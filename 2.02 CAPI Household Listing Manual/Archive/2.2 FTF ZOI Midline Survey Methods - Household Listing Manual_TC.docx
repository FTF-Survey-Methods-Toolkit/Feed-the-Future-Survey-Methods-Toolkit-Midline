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00000001" w14:textId="77777777" w:rsidR="00CA4C6D" w:rsidRPr="00C212DA" w:rsidRDefault="00CA4C6D">
      <w:pPr>
        <w:pBdr>
          <w:top w:val="nil"/>
          <w:left w:val="nil"/>
          <w:bottom w:val="nil"/>
          <w:right w:val="nil"/>
          <w:between w:val="nil"/>
        </w:pBdr>
        <w:spacing w:after="0"/>
        <w:rPr>
          <w:rFonts w:ascii="Gill Sans MT" w:eastAsia="Arial" w:hAnsi="Gill Sans MT" w:cs="Arial"/>
          <w:color w:val="000000"/>
          <w:sz w:val="72"/>
          <w:szCs w:val="72"/>
        </w:rPr>
      </w:pPr>
    </w:p>
    <w:p w14:paraId="00000002" w14:textId="77777777" w:rsidR="00CA4C6D" w:rsidRPr="00C212DA" w:rsidRDefault="00CA4C6D">
      <w:pPr>
        <w:pBdr>
          <w:top w:val="nil"/>
          <w:left w:val="nil"/>
          <w:bottom w:val="nil"/>
          <w:right w:val="nil"/>
          <w:between w:val="nil"/>
        </w:pBdr>
        <w:spacing w:after="0"/>
        <w:rPr>
          <w:rFonts w:ascii="Gill Sans MT" w:eastAsia="Arial" w:hAnsi="Gill Sans MT" w:cs="Arial"/>
          <w:color w:val="000000"/>
          <w:sz w:val="72"/>
          <w:szCs w:val="72"/>
        </w:rPr>
      </w:pPr>
    </w:p>
    <w:p w14:paraId="00000003" w14:textId="77777777" w:rsidR="00CA4C6D" w:rsidRPr="00C212DA" w:rsidRDefault="00D650E5">
      <w:pPr>
        <w:rPr>
          <w:rFonts w:ascii="Gill Sans MT" w:eastAsia="Gill Sans" w:hAnsi="Gill Sans MT" w:cs="Gill Sans"/>
          <w:color w:val="387990"/>
          <w:sz w:val="52"/>
          <w:szCs w:val="52"/>
        </w:rPr>
      </w:pPr>
      <w:r w:rsidRPr="00C212DA">
        <w:rPr>
          <w:rFonts w:ascii="Gill Sans MT" w:eastAsia="Gill Sans" w:hAnsi="Gill Sans MT" w:cs="Gill Sans"/>
          <w:color w:val="387990"/>
          <w:sz w:val="52"/>
          <w:szCs w:val="52"/>
        </w:rPr>
        <w:t>Feed the Future</w:t>
      </w:r>
    </w:p>
    <w:p w14:paraId="00000004" w14:textId="77777777" w:rsidR="00CA4C6D" w:rsidRPr="00C212DA" w:rsidRDefault="00D650E5">
      <w:pPr>
        <w:rPr>
          <w:rFonts w:ascii="Gill Sans MT" w:eastAsia="Gill Sans" w:hAnsi="Gill Sans MT" w:cs="Gill Sans"/>
          <w:color w:val="387990"/>
          <w:sz w:val="52"/>
          <w:szCs w:val="52"/>
        </w:rPr>
      </w:pPr>
      <w:r w:rsidRPr="00C212DA">
        <w:rPr>
          <w:rFonts w:ascii="Gill Sans MT" w:eastAsia="Gill Sans" w:hAnsi="Gill Sans MT" w:cs="Gill Sans"/>
          <w:color w:val="387990"/>
          <w:sz w:val="52"/>
          <w:szCs w:val="52"/>
        </w:rPr>
        <w:t>Survey Implementation</w:t>
      </w:r>
    </w:p>
    <w:p w14:paraId="00000005" w14:textId="77777777" w:rsidR="00CA4C6D" w:rsidRPr="00C212DA" w:rsidRDefault="00D650E5">
      <w:pPr>
        <w:rPr>
          <w:rFonts w:ascii="Gill Sans MT" w:eastAsia="Gill Sans" w:hAnsi="Gill Sans MT" w:cs="Gill Sans"/>
          <w:color w:val="387990"/>
          <w:sz w:val="52"/>
          <w:szCs w:val="52"/>
        </w:rPr>
      </w:pPr>
      <w:r w:rsidRPr="00C212DA">
        <w:rPr>
          <w:rFonts w:ascii="Gill Sans MT" w:eastAsia="Gill Sans" w:hAnsi="Gill Sans MT" w:cs="Gill Sans"/>
          <w:color w:val="387990"/>
          <w:sz w:val="52"/>
          <w:szCs w:val="52"/>
        </w:rPr>
        <w:t>Document</w:t>
      </w:r>
    </w:p>
    <w:p w14:paraId="00000006" w14:textId="77777777" w:rsidR="00CA4C6D" w:rsidRPr="00C212DA" w:rsidRDefault="00CA4C6D">
      <w:pPr>
        <w:rPr>
          <w:rFonts w:ascii="Gill Sans MT" w:eastAsia="Gill Sans" w:hAnsi="Gill Sans MT" w:cs="Gill Sans"/>
          <w:color w:val="387990"/>
          <w:sz w:val="56"/>
          <w:szCs w:val="56"/>
        </w:rPr>
      </w:pPr>
    </w:p>
    <w:p w14:paraId="00000007" w14:textId="77777777" w:rsidR="00CA4C6D" w:rsidRPr="00C212DA" w:rsidRDefault="00CA4C6D">
      <w:pPr>
        <w:rPr>
          <w:rFonts w:ascii="Gill Sans MT" w:eastAsia="Gill Sans" w:hAnsi="Gill Sans MT" w:cs="Gill Sans"/>
          <w:color w:val="387990"/>
          <w:sz w:val="56"/>
          <w:szCs w:val="56"/>
        </w:rPr>
      </w:pPr>
    </w:p>
    <w:p w14:paraId="00000008" w14:textId="77777777" w:rsidR="00CA4C6D" w:rsidRPr="00C212DA" w:rsidRDefault="00D650E5">
      <w:pPr>
        <w:rPr>
          <w:rFonts w:ascii="Gill Sans MT" w:eastAsia="Gill Sans" w:hAnsi="Gill Sans MT" w:cs="Gill Sans"/>
          <w:color w:val="387990"/>
          <w:sz w:val="52"/>
          <w:szCs w:val="52"/>
        </w:rPr>
      </w:pPr>
      <w:r w:rsidRPr="00C212DA">
        <w:rPr>
          <w:rFonts w:ascii="Gill Sans MT" w:eastAsia="Gill Sans" w:hAnsi="Gill Sans MT" w:cs="Gill Sans"/>
          <w:color w:val="387990"/>
          <w:sz w:val="52"/>
          <w:szCs w:val="52"/>
        </w:rPr>
        <w:t xml:space="preserve">Household Listing Manual </w:t>
      </w:r>
    </w:p>
    <w:p w14:paraId="00000009" w14:textId="77777777" w:rsidR="00CA4C6D" w:rsidRPr="00C212DA" w:rsidRDefault="00D650E5">
      <w:pPr>
        <w:rPr>
          <w:rFonts w:ascii="Gill Sans MT" w:eastAsia="Gill Sans" w:hAnsi="Gill Sans MT" w:cs="Gill Sans"/>
          <w:color w:val="387990"/>
          <w:sz w:val="52"/>
          <w:szCs w:val="52"/>
        </w:rPr>
      </w:pPr>
      <w:r w:rsidRPr="00C212DA">
        <w:rPr>
          <w:rFonts w:ascii="Gill Sans MT" w:eastAsia="Gill Sans" w:hAnsi="Gill Sans MT" w:cs="Gill Sans"/>
          <w:color w:val="387990"/>
          <w:sz w:val="52"/>
          <w:szCs w:val="52"/>
        </w:rPr>
        <w:t>Zone of Influence Midline Survey</w:t>
      </w:r>
    </w:p>
    <w:p w14:paraId="0000000A" w14:textId="77777777" w:rsidR="00CA4C6D" w:rsidRPr="00C212DA" w:rsidRDefault="00D650E5">
      <w:pPr>
        <w:rPr>
          <w:rFonts w:ascii="Gill Sans MT" w:eastAsia="Gill Sans" w:hAnsi="Gill Sans MT" w:cs="Gill Sans"/>
          <w:color w:val="387990"/>
          <w:sz w:val="52"/>
          <w:szCs w:val="52"/>
        </w:rPr>
      </w:pPr>
      <w:r w:rsidRPr="00C212DA">
        <w:rPr>
          <w:rFonts w:ascii="Gill Sans MT" w:eastAsia="Gill Sans" w:hAnsi="Gill Sans MT" w:cs="Gill Sans"/>
          <w:color w:val="387990"/>
          <w:sz w:val="52"/>
          <w:szCs w:val="52"/>
          <w:highlight w:val="yellow"/>
        </w:rPr>
        <w:t>[COUNTRY] [YEAR]</w:t>
      </w:r>
    </w:p>
    <w:p w14:paraId="0000000B" w14:textId="77777777" w:rsidR="00CA4C6D" w:rsidRPr="00C212DA" w:rsidRDefault="00CA4C6D">
      <w:pPr>
        <w:rPr>
          <w:rFonts w:ascii="Gill Sans MT" w:eastAsia="Gill Sans" w:hAnsi="Gill Sans MT" w:cs="Gill Sans"/>
          <w:color w:val="387990"/>
        </w:rPr>
      </w:pPr>
    </w:p>
    <w:p w14:paraId="0000000C" w14:textId="77777777" w:rsidR="00CA4C6D" w:rsidRPr="00C212DA" w:rsidRDefault="00CA4C6D">
      <w:pPr>
        <w:spacing w:line="240" w:lineRule="auto"/>
        <w:rPr>
          <w:rFonts w:ascii="Gill Sans MT" w:eastAsia="Gill Sans" w:hAnsi="Gill Sans MT" w:cs="Gill Sans"/>
          <w:color w:val="387990"/>
          <w:sz w:val="24"/>
          <w:szCs w:val="24"/>
          <w:highlight w:val="yellow"/>
        </w:rPr>
      </w:pPr>
    </w:p>
    <w:p w14:paraId="0000000D" w14:textId="13E7203C" w:rsidR="00CA4C6D" w:rsidRPr="00C212DA" w:rsidRDefault="00D650E5">
      <w:pPr>
        <w:spacing w:line="240" w:lineRule="auto"/>
        <w:rPr>
          <w:rFonts w:ascii="Gill Sans MT" w:eastAsia="Gill Sans" w:hAnsi="Gill Sans MT" w:cs="Gill Sans"/>
          <w:color w:val="387990"/>
          <w:sz w:val="24"/>
          <w:szCs w:val="24"/>
          <w:highlight w:val="yellow"/>
        </w:rPr>
      </w:pPr>
      <w:del w:id="0" w:author="Kaur, Jasbir" w:date="2021-04-30T01:24:00Z">
        <w:r w:rsidRPr="00C212DA" w:rsidDel="00AB2841">
          <w:rPr>
            <w:rFonts w:ascii="Gill Sans MT" w:eastAsia="Gill Sans" w:hAnsi="Gill Sans MT" w:cs="Gill Sans"/>
            <w:color w:val="387990"/>
            <w:sz w:val="24"/>
            <w:szCs w:val="24"/>
            <w:highlight w:val="yellow"/>
          </w:rPr>
          <w:delText>March 2021</w:delText>
        </w:r>
      </w:del>
      <w:ins w:id="1" w:author="Kaur, Jasbir" w:date="2021-04-30T01:24:00Z">
        <w:r w:rsidR="00AB2841">
          <w:rPr>
            <w:rFonts w:ascii="Gill Sans MT" w:eastAsia="Gill Sans" w:hAnsi="Gill Sans MT" w:cs="Gill Sans"/>
            <w:color w:val="387990"/>
            <w:sz w:val="24"/>
            <w:szCs w:val="24"/>
            <w:highlight w:val="yellow"/>
          </w:rPr>
          <w:t>February 2018</w:t>
        </w:r>
      </w:ins>
    </w:p>
    <w:p w14:paraId="0000000F" w14:textId="36D3D0A0" w:rsidR="00CA4C6D" w:rsidRPr="00C212DA" w:rsidRDefault="00D650E5" w:rsidP="00407A93">
      <w:pPr>
        <w:tabs>
          <w:tab w:val="left" w:pos="6492"/>
        </w:tabs>
        <w:spacing w:line="240" w:lineRule="auto"/>
        <w:rPr>
          <w:rFonts w:ascii="Gill Sans MT" w:eastAsia="Gill Sans" w:hAnsi="Gill Sans MT" w:cs="Gill Sans"/>
        </w:rPr>
      </w:pPr>
      <w:r w:rsidRPr="00C212DA">
        <w:rPr>
          <w:rFonts w:ascii="Gill Sans MT" w:eastAsia="Gill Sans" w:hAnsi="Gill Sans MT" w:cs="Gill Sans"/>
        </w:rPr>
        <w:tab/>
      </w:r>
    </w:p>
    <w:p w14:paraId="00000010" w14:textId="77777777" w:rsidR="00CA4C6D" w:rsidRPr="00C212DA" w:rsidRDefault="00CA4C6D">
      <w:pPr>
        <w:spacing w:line="240" w:lineRule="auto"/>
        <w:rPr>
          <w:rFonts w:ascii="Gill Sans MT" w:eastAsia="Gill Sans" w:hAnsi="Gill Sans MT" w:cs="Gill Sans"/>
        </w:rPr>
      </w:pPr>
    </w:p>
    <w:p w14:paraId="00000011" w14:textId="795CBF68" w:rsidR="00CA4C6D" w:rsidRPr="00C212DA" w:rsidRDefault="00D650E5">
      <w:pPr>
        <w:spacing w:line="240" w:lineRule="auto"/>
        <w:rPr>
          <w:rFonts w:ascii="Gill Sans MT" w:eastAsia="Gill Sans" w:hAnsi="Gill Sans MT" w:cs="Gill Sans"/>
          <w:sz w:val="20"/>
          <w:szCs w:val="20"/>
        </w:rPr>
        <w:sectPr w:rsidR="00CA4C6D" w:rsidRPr="00C212DA">
          <w:footerReference w:type="default" r:id="rId12"/>
          <w:headerReference w:type="first" r:id="rId13"/>
          <w:footerReference w:type="first" r:id="rId14"/>
          <w:pgSz w:w="12240" w:h="15840"/>
          <w:pgMar w:top="1440" w:right="1440" w:bottom="1440" w:left="1440" w:header="720" w:footer="720" w:gutter="0"/>
          <w:pgNumType w:start="1"/>
          <w:cols w:space="720"/>
          <w:titlePg/>
        </w:sectPr>
      </w:pPr>
      <w:r w:rsidRPr="00C212DA">
        <w:rPr>
          <w:rFonts w:ascii="Gill Sans MT" w:eastAsia="Gill Sans" w:hAnsi="Gill Sans MT" w:cs="Gill Sans"/>
          <w:sz w:val="20"/>
          <w:szCs w:val="20"/>
        </w:rPr>
        <w:t>This publication was prepared for review by the United States Agency for International Development. It was prepared by ICF for the United States Agency for International Development, USAID Contract Number GS-23F-8144H/AID-OAA-M-12-00006</w:t>
      </w:r>
      <w:r w:rsidR="00407A93">
        <w:rPr>
          <w:rFonts w:ascii="Gill Sans MT" w:eastAsia="Gill Sans" w:hAnsi="Gill Sans MT" w:cs="Gill Sans"/>
          <w:sz w:val="20"/>
          <w:szCs w:val="20"/>
        </w:rPr>
        <w:t>.</w:t>
      </w:r>
    </w:p>
    <w:p w14:paraId="00000012" w14:textId="77777777" w:rsidR="00CA4C6D" w:rsidRPr="00C212DA" w:rsidRDefault="00D650E5">
      <w:pPr>
        <w:widowControl w:val="0"/>
        <w:spacing w:after="0"/>
        <w:rPr>
          <w:rFonts w:ascii="Gill Sans MT" w:eastAsia="Gill Sans" w:hAnsi="Gill Sans MT" w:cs="Gill Sans"/>
          <w:b/>
          <w:color w:val="000000"/>
        </w:rPr>
      </w:pPr>
      <w:r w:rsidRPr="00C212DA">
        <w:rPr>
          <w:rFonts w:ascii="Gill Sans MT" w:eastAsia="Gill Sans" w:hAnsi="Gill Sans MT" w:cs="Gill Sans"/>
          <w:b/>
          <w:color w:val="000000"/>
        </w:rPr>
        <w:lastRenderedPageBreak/>
        <w:t>Recommended Citation</w:t>
      </w:r>
    </w:p>
    <w:p w14:paraId="00000013" w14:textId="77777777" w:rsidR="00CA4C6D" w:rsidRPr="00C212DA" w:rsidRDefault="00CA4C6D">
      <w:pPr>
        <w:widowControl w:val="0"/>
        <w:spacing w:after="0"/>
        <w:rPr>
          <w:rFonts w:ascii="Gill Sans MT" w:eastAsia="Gill Sans" w:hAnsi="Gill Sans MT" w:cs="Gill Sans"/>
          <w:color w:val="000000"/>
        </w:rPr>
      </w:pPr>
    </w:p>
    <w:p w14:paraId="00000014" w14:textId="1B22B8D2" w:rsidR="00CA4C6D" w:rsidRPr="00C212DA" w:rsidRDefault="00D650E5">
      <w:pPr>
        <w:widowControl w:val="0"/>
        <w:spacing w:after="0"/>
        <w:rPr>
          <w:rFonts w:ascii="Gill Sans MT" w:eastAsia="Gill Sans" w:hAnsi="Gill Sans MT" w:cs="Gill Sans"/>
          <w:color w:val="000000"/>
        </w:rPr>
      </w:pPr>
      <w:r w:rsidRPr="00C212DA">
        <w:rPr>
          <w:rFonts w:ascii="Gill Sans MT" w:eastAsia="Gill Sans" w:hAnsi="Gill Sans MT" w:cs="Gill Sans"/>
          <w:color w:val="000000"/>
        </w:rPr>
        <w:t xml:space="preserve">Kiersten B. Johnson (adapted from the Demographic and Health Surveys). </w:t>
      </w:r>
      <w:sdt>
        <w:sdtPr>
          <w:rPr>
            <w:rFonts w:ascii="Gill Sans MT" w:hAnsi="Gill Sans MT"/>
          </w:rPr>
          <w:tag w:val="goog_rdk_2"/>
          <w:id w:val="-1232538133"/>
        </w:sdtPr>
        <w:sdtEndPr/>
        <w:sdtContent/>
      </w:sdt>
      <w:sdt>
        <w:sdtPr>
          <w:rPr>
            <w:rFonts w:ascii="Gill Sans MT" w:hAnsi="Gill Sans MT"/>
          </w:rPr>
          <w:tag w:val="goog_rdk_3"/>
          <w:id w:val="-1455170840"/>
        </w:sdtPr>
        <w:sdtEndPr/>
        <w:sdtContent/>
      </w:sdt>
      <w:sdt>
        <w:sdtPr>
          <w:rPr>
            <w:rFonts w:ascii="Gill Sans MT" w:hAnsi="Gill Sans MT"/>
          </w:rPr>
          <w:tag w:val="goog_rdk_4"/>
          <w:id w:val="1768728657"/>
        </w:sdtPr>
        <w:sdtEndPr/>
        <w:sdtContent/>
      </w:sdt>
      <w:sdt>
        <w:sdtPr>
          <w:rPr>
            <w:rFonts w:ascii="Gill Sans MT" w:hAnsi="Gill Sans MT"/>
          </w:rPr>
          <w:tag w:val="goog_rdk_5"/>
          <w:id w:val="2102981606"/>
        </w:sdtPr>
        <w:sdtEndPr/>
        <w:sdtContent/>
      </w:sdt>
      <w:r w:rsidRPr="00C212DA">
        <w:rPr>
          <w:rFonts w:ascii="Gill Sans MT" w:eastAsia="Gill Sans" w:hAnsi="Gill Sans MT" w:cs="Gill Sans"/>
          <w:color w:val="000000"/>
        </w:rPr>
        <w:t>20</w:t>
      </w:r>
      <w:ins w:id="2" w:author="Kaur, Jasbir" w:date="2021-04-30T01:24:00Z">
        <w:r w:rsidR="00AB2841">
          <w:rPr>
            <w:rFonts w:ascii="Gill Sans MT" w:eastAsia="Gill Sans" w:hAnsi="Gill Sans MT" w:cs="Gill Sans"/>
            <w:color w:val="000000"/>
          </w:rPr>
          <w:t>18</w:t>
        </w:r>
      </w:ins>
      <w:del w:id="3" w:author="Kaur, Jasbir" w:date="2021-04-30T01:24:00Z">
        <w:r w:rsidRPr="00C212DA" w:rsidDel="00AB2841">
          <w:rPr>
            <w:rFonts w:ascii="Gill Sans MT" w:eastAsia="Gill Sans" w:hAnsi="Gill Sans MT" w:cs="Gill Sans"/>
            <w:color w:val="000000"/>
          </w:rPr>
          <w:delText>21</w:delText>
        </w:r>
      </w:del>
      <w:r w:rsidRPr="00C212DA">
        <w:rPr>
          <w:rFonts w:ascii="Gill Sans MT" w:eastAsia="Gill Sans" w:hAnsi="Gill Sans MT" w:cs="Gill Sans"/>
          <w:color w:val="000000"/>
        </w:rPr>
        <w:t>.</w:t>
      </w:r>
    </w:p>
    <w:p w14:paraId="00000015" w14:textId="77777777" w:rsidR="00CA4C6D" w:rsidRPr="00C212DA" w:rsidRDefault="00D650E5">
      <w:pPr>
        <w:widowControl w:val="0"/>
        <w:spacing w:after="0"/>
        <w:rPr>
          <w:rFonts w:ascii="Gill Sans MT" w:eastAsia="Gill Sans" w:hAnsi="Gill Sans MT" w:cs="Gill Sans"/>
          <w:i/>
          <w:color w:val="000000"/>
        </w:rPr>
      </w:pPr>
      <w:r w:rsidRPr="00C212DA">
        <w:rPr>
          <w:rFonts w:ascii="Gill Sans MT" w:eastAsia="Gill Sans" w:hAnsi="Gill Sans MT" w:cs="Gill Sans"/>
          <w:i/>
          <w:color w:val="000000"/>
        </w:rPr>
        <w:t>Feed the Future Zone of Influence Surveys: Household Listing Manual.</w:t>
      </w:r>
    </w:p>
    <w:p w14:paraId="00000016" w14:textId="77777777" w:rsidR="00CA4C6D" w:rsidRPr="00C212DA" w:rsidRDefault="00D650E5">
      <w:pPr>
        <w:widowControl w:val="0"/>
        <w:spacing w:after="0"/>
        <w:rPr>
          <w:rFonts w:ascii="Gill Sans MT" w:eastAsia="Gill Sans" w:hAnsi="Gill Sans MT" w:cs="Gill Sans"/>
          <w:color w:val="000000"/>
        </w:rPr>
      </w:pPr>
      <w:r w:rsidRPr="00C212DA">
        <w:rPr>
          <w:rFonts w:ascii="Gill Sans MT" w:eastAsia="Gill Sans" w:hAnsi="Gill Sans MT" w:cs="Gill Sans"/>
          <w:color w:val="000000"/>
        </w:rPr>
        <w:t>Washington, DC: Bureau for Resilience and Food Security, USAID</w:t>
      </w:r>
    </w:p>
    <w:p w14:paraId="00000017" w14:textId="77777777" w:rsidR="00CA4C6D" w:rsidRPr="00C212DA" w:rsidRDefault="00CA4C6D">
      <w:pPr>
        <w:widowControl w:val="0"/>
        <w:spacing w:after="0"/>
        <w:rPr>
          <w:rFonts w:ascii="Gill Sans MT" w:eastAsia="Gill Sans" w:hAnsi="Gill Sans MT" w:cs="Gill Sans"/>
          <w:color w:val="000000"/>
        </w:rPr>
      </w:pPr>
    </w:p>
    <w:p w14:paraId="00000018" w14:textId="77777777" w:rsidR="00CA4C6D" w:rsidRPr="00C212DA" w:rsidRDefault="00D650E5">
      <w:pPr>
        <w:widowControl w:val="0"/>
        <w:spacing w:after="0"/>
        <w:rPr>
          <w:rFonts w:ascii="Gill Sans MT" w:eastAsia="Gill Sans" w:hAnsi="Gill Sans MT" w:cs="Gill Sans"/>
          <w:b/>
          <w:color w:val="000000"/>
        </w:rPr>
      </w:pPr>
      <w:r w:rsidRPr="00C212DA">
        <w:rPr>
          <w:rFonts w:ascii="Gill Sans MT" w:eastAsia="Gill Sans" w:hAnsi="Gill Sans MT" w:cs="Gill Sans"/>
          <w:b/>
          <w:color w:val="000000"/>
        </w:rPr>
        <w:t xml:space="preserve">Contact Information </w:t>
      </w:r>
    </w:p>
    <w:p w14:paraId="00000019" w14:textId="77777777" w:rsidR="00CA4C6D" w:rsidRPr="00C212DA" w:rsidRDefault="00CA4C6D">
      <w:pPr>
        <w:widowControl w:val="0"/>
        <w:spacing w:after="0"/>
        <w:rPr>
          <w:rFonts w:ascii="Gill Sans MT" w:eastAsia="Gill Sans" w:hAnsi="Gill Sans MT" w:cs="Gill Sans"/>
          <w:b/>
          <w:color w:val="000000"/>
        </w:rPr>
      </w:pPr>
    </w:p>
    <w:p w14:paraId="0000001A" w14:textId="03D1DF9F" w:rsidR="00CA4C6D" w:rsidRDefault="00D650E5">
      <w:pPr>
        <w:widowControl w:val="0"/>
        <w:spacing w:after="0"/>
        <w:rPr>
          <w:rFonts w:ascii="Gill Sans MT" w:eastAsia="Gill Sans" w:hAnsi="Gill Sans MT" w:cs="Gill Sans"/>
          <w:color w:val="000000"/>
        </w:rPr>
      </w:pPr>
      <w:r w:rsidRPr="00C212DA">
        <w:rPr>
          <w:rFonts w:ascii="Gill Sans MT" w:eastAsia="Gill Sans" w:hAnsi="Gill Sans MT" w:cs="Gill Sans"/>
          <w:color w:val="000000"/>
        </w:rPr>
        <w:t>Feed the Future</w:t>
      </w:r>
    </w:p>
    <w:p w14:paraId="257C7748" w14:textId="0AAEF9B9" w:rsidR="00407A93" w:rsidRPr="00C212DA" w:rsidRDefault="00407A93">
      <w:pPr>
        <w:widowControl w:val="0"/>
        <w:spacing w:after="0"/>
        <w:rPr>
          <w:rFonts w:ascii="Gill Sans MT" w:eastAsia="Gill Sans" w:hAnsi="Gill Sans MT" w:cs="Gill Sans"/>
          <w:color w:val="000000"/>
        </w:rPr>
      </w:pPr>
      <w:ins w:id="4" w:author="Kaur, Jasbir" w:date="2021-04-19T22:09:00Z">
        <w:r>
          <w:rPr>
            <w:rFonts w:ascii="Gill Sans MT" w:eastAsia="Gill Sans" w:hAnsi="Gill Sans MT" w:cs="Gill Sans"/>
            <w:color w:val="000000"/>
          </w:rPr>
          <w:t xml:space="preserve">United States Agency for International Development </w:t>
        </w:r>
      </w:ins>
    </w:p>
    <w:p w14:paraId="0000001B" w14:textId="77777777" w:rsidR="00CA4C6D" w:rsidRPr="00C212DA" w:rsidRDefault="00D650E5">
      <w:pPr>
        <w:widowControl w:val="0"/>
        <w:spacing w:after="0"/>
        <w:rPr>
          <w:rFonts w:ascii="Gill Sans MT" w:eastAsia="Gill Sans" w:hAnsi="Gill Sans MT" w:cs="Gill Sans"/>
          <w:color w:val="000000"/>
        </w:rPr>
      </w:pPr>
      <w:r w:rsidRPr="00C212DA">
        <w:rPr>
          <w:rFonts w:ascii="Gill Sans MT" w:eastAsia="Gill Sans" w:hAnsi="Gill Sans MT" w:cs="Gill Sans"/>
          <w:color w:val="000000"/>
        </w:rPr>
        <w:t>1300 Pennsylvania Ave, NW</w:t>
      </w:r>
    </w:p>
    <w:p w14:paraId="0000001C" w14:textId="77777777" w:rsidR="00CA4C6D" w:rsidRPr="00C212DA" w:rsidRDefault="00D650E5">
      <w:pPr>
        <w:widowControl w:val="0"/>
        <w:spacing w:after="0"/>
        <w:rPr>
          <w:rFonts w:ascii="Gill Sans MT" w:eastAsia="Gill Sans" w:hAnsi="Gill Sans MT" w:cs="Gill Sans"/>
          <w:color w:val="000000"/>
        </w:rPr>
      </w:pPr>
      <w:r w:rsidRPr="00C212DA">
        <w:rPr>
          <w:rFonts w:ascii="Gill Sans MT" w:eastAsia="Gill Sans" w:hAnsi="Gill Sans MT" w:cs="Gill Sans"/>
          <w:color w:val="000000"/>
        </w:rPr>
        <w:t>Washington, DC 20004</w:t>
      </w:r>
    </w:p>
    <w:p w14:paraId="0000001D" w14:textId="77777777" w:rsidR="00CA4C6D" w:rsidRPr="00C212DA" w:rsidRDefault="00D650E5">
      <w:pPr>
        <w:widowControl w:val="0"/>
        <w:spacing w:after="0"/>
        <w:rPr>
          <w:rFonts w:ascii="Gill Sans MT" w:eastAsia="Gill Sans" w:hAnsi="Gill Sans MT" w:cs="Gill Sans"/>
          <w:color w:val="000000"/>
        </w:rPr>
        <w:sectPr w:rsidR="00CA4C6D" w:rsidRPr="00C212DA" w:rsidSect="005C3049">
          <w:headerReference w:type="first" r:id="rId15"/>
          <w:footerReference w:type="first" r:id="rId16"/>
          <w:pgSz w:w="12240" w:h="15840" w:code="1"/>
          <w:pgMar w:top="1440" w:right="1440" w:bottom="1440" w:left="1440" w:header="720" w:footer="720" w:gutter="0"/>
          <w:pgNumType w:start="1"/>
          <w:cols w:space="720"/>
          <w:vAlign w:val="bottom"/>
          <w:titlePg/>
        </w:sectPr>
      </w:pPr>
      <w:r w:rsidRPr="00C212DA">
        <w:rPr>
          <w:rFonts w:ascii="Gill Sans MT" w:eastAsia="Gill Sans" w:hAnsi="Gill Sans MT" w:cs="Gill Sans"/>
          <w:color w:val="0000FF"/>
          <w:u w:val="single"/>
        </w:rPr>
        <w:t>www.feedthefuture,gov</w:t>
      </w:r>
    </w:p>
    <w:p w14:paraId="0000001E" w14:textId="77777777" w:rsidR="00CA4C6D" w:rsidRPr="00C212DA" w:rsidRDefault="00D650E5">
      <w:pPr>
        <w:widowControl w:val="0"/>
        <w:pBdr>
          <w:top w:val="nil"/>
          <w:left w:val="nil"/>
          <w:bottom w:val="nil"/>
          <w:right w:val="nil"/>
          <w:between w:val="nil"/>
        </w:pBdr>
        <w:spacing w:after="240" w:line="240" w:lineRule="auto"/>
        <w:rPr>
          <w:rFonts w:ascii="Gill Sans MT" w:eastAsia="Gill Sans" w:hAnsi="Gill Sans MT" w:cs="Gill Sans"/>
          <w:b/>
          <w:smallCaps/>
          <w:color w:val="94A545"/>
          <w:sz w:val="28"/>
          <w:szCs w:val="28"/>
        </w:rPr>
      </w:pPr>
      <w:r w:rsidRPr="00C212DA">
        <w:rPr>
          <w:rFonts w:ascii="Gill Sans MT" w:eastAsia="Gill Sans" w:hAnsi="Gill Sans MT" w:cs="Gill Sans"/>
          <w:b/>
          <w:smallCaps/>
          <w:color w:val="94A545"/>
          <w:sz w:val="28"/>
          <w:szCs w:val="28"/>
        </w:rPr>
        <w:lastRenderedPageBreak/>
        <w:t>Table of Contents</w:t>
      </w:r>
    </w:p>
    <w:p w14:paraId="78FB5BD7" w14:textId="20C7BA09" w:rsidR="005C3049" w:rsidRDefault="005C3049">
      <w:pPr>
        <w:pStyle w:val="TOC1"/>
        <w:rPr>
          <w:rFonts w:asciiTheme="minorHAnsi" w:eastAsiaTheme="minorEastAsia" w:hAnsiTheme="minorHAnsi" w:cstheme="minorBidi"/>
          <w:noProof/>
        </w:rPr>
      </w:pPr>
      <w:r>
        <w:fldChar w:fldCharType="begin"/>
      </w:r>
      <w:r>
        <w:instrText xml:space="preserve"> TOC \o "1-3" \h \z \u </w:instrText>
      </w:r>
      <w:r>
        <w:fldChar w:fldCharType="separate"/>
      </w:r>
      <w:hyperlink w:anchor="_Toc71619698" w:history="1">
        <w:r w:rsidRPr="00E004E1">
          <w:rPr>
            <w:rStyle w:val="Hyperlink"/>
            <w:noProof/>
          </w:rPr>
          <w:t>1.</w:t>
        </w:r>
        <w:r>
          <w:rPr>
            <w:rFonts w:asciiTheme="minorHAnsi" w:eastAsiaTheme="minorEastAsia" w:hAnsiTheme="minorHAnsi" w:cstheme="minorBidi"/>
            <w:noProof/>
          </w:rPr>
          <w:tab/>
        </w:r>
        <w:r w:rsidRPr="00E004E1">
          <w:rPr>
            <w:rStyle w:val="Hyperlink"/>
            <w:noProof/>
          </w:rPr>
          <w:t>Introduction</w:t>
        </w:r>
        <w:r>
          <w:rPr>
            <w:noProof/>
            <w:webHidden/>
          </w:rPr>
          <w:tab/>
        </w:r>
        <w:r>
          <w:rPr>
            <w:noProof/>
            <w:webHidden/>
          </w:rPr>
          <w:fldChar w:fldCharType="begin"/>
        </w:r>
        <w:r>
          <w:rPr>
            <w:noProof/>
            <w:webHidden/>
          </w:rPr>
          <w:instrText xml:space="preserve"> PAGEREF _Toc71619698 \h </w:instrText>
        </w:r>
        <w:r>
          <w:rPr>
            <w:noProof/>
            <w:webHidden/>
          </w:rPr>
        </w:r>
        <w:r>
          <w:rPr>
            <w:noProof/>
            <w:webHidden/>
          </w:rPr>
          <w:fldChar w:fldCharType="separate"/>
        </w:r>
        <w:r>
          <w:rPr>
            <w:noProof/>
            <w:webHidden/>
          </w:rPr>
          <w:t>1</w:t>
        </w:r>
        <w:r>
          <w:rPr>
            <w:noProof/>
            <w:webHidden/>
          </w:rPr>
          <w:fldChar w:fldCharType="end"/>
        </w:r>
      </w:hyperlink>
    </w:p>
    <w:p w14:paraId="5DFF4BCD" w14:textId="7F3B50BB" w:rsidR="005C3049" w:rsidRDefault="007C086C">
      <w:pPr>
        <w:pStyle w:val="TOC2"/>
        <w:rPr>
          <w:rFonts w:asciiTheme="minorHAnsi" w:eastAsiaTheme="minorEastAsia" w:hAnsiTheme="minorHAnsi" w:cstheme="minorBidi"/>
          <w:noProof/>
        </w:rPr>
      </w:pPr>
      <w:hyperlink w:anchor="_Toc71619699" w:history="1">
        <w:r w:rsidR="005C3049" w:rsidRPr="00E004E1">
          <w:rPr>
            <w:rStyle w:val="Hyperlink"/>
            <w:noProof/>
          </w:rPr>
          <w:t>1.1</w:t>
        </w:r>
        <w:r w:rsidR="005C3049">
          <w:rPr>
            <w:rFonts w:asciiTheme="minorHAnsi" w:eastAsiaTheme="minorEastAsia" w:hAnsiTheme="minorHAnsi" w:cstheme="minorBidi"/>
            <w:noProof/>
          </w:rPr>
          <w:tab/>
        </w:r>
        <w:r w:rsidR="005C3049" w:rsidRPr="00E004E1">
          <w:rPr>
            <w:rStyle w:val="Hyperlink"/>
            <w:noProof/>
          </w:rPr>
          <w:t>Purpose of the survey</w:t>
        </w:r>
        <w:r w:rsidR="005C3049">
          <w:rPr>
            <w:noProof/>
            <w:webHidden/>
          </w:rPr>
          <w:tab/>
        </w:r>
        <w:r w:rsidR="005C3049">
          <w:rPr>
            <w:noProof/>
            <w:webHidden/>
          </w:rPr>
          <w:fldChar w:fldCharType="begin"/>
        </w:r>
        <w:r w:rsidR="005C3049">
          <w:rPr>
            <w:noProof/>
            <w:webHidden/>
          </w:rPr>
          <w:instrText xml:space="preserve"> PAGEREF _Toc71619699 \h </w:instrText>
        </w:r>
        <w:r w:rsidR="005C3049">
          <w:rPr>
            <w:noProof/>
            <w:webHidden/>
          </w:rPr>
        </w:r>
        <w:r w:rsidR="005C3049">
          <w:rPr>
            <w:noProof/>
            <w:webHidden/>
          </w:rPr>
          <w:fldChar w:fldCharType="separate"/>
        </w:r>
        <w:r w:rsidR="005C3049">
          <w:rPr>
            <w:noProof/>
            <w:webHidden/>
          </w:rPr>
          <w:t>1</w:t>
        </w:r>
        <w:r w:rsidR="005C3049">
          <w:rPr>
            <w:noProof/>
            <w:webHidden/>
          </w:rPr>
          <w:fldChar w:fldCharType="end"/>
        </w:r>
      </w:hyperlink>
    </w:p>
    <w:p w14:paraId="260BEBB0" w14:textId="41C74CE4" w:rsidR="005C3049" w:rsidRDefault="007C086C">
      <w:pPr>
        <w:pStyle w:val="TOC2"/>
        <w:rPr>
          <w:rFonts w:asciiTheme="minorHAnsi" w:eastAsiaTheme="minorEastAsia" w:hAnsiTheme="minorHAnsi" w:cstheme="minorBidi"/>
          <w:noProof/>
        </w:rPr>
      </w:pPr>
      <w:hyperlink w:anchor="_Toc71619700" w:history="1">
        <w:r w:rsidR="005C3049" w:rsidRPr="00E004E1">
          <w:rPr>
            <w:rStyle w:val="Hyperlink"/>
            <w:noProof/>
          </w:rPr>
          <w:t>1.2</w:t>
        </w:r>
        <w:r w:rsidR="005C3049">
          <w:rPr>
            <w:rFonts w:asciiTheme="minorHAnsi" w:eastAsiaTheme="minorEastAsia" w:hAnsiTheme="minorHAnsi" w:cstheme="minorBidi"/>
            <w:noProof/>
          </w:rPr>
          <w:tab/>
        </w:r>
        <w:r w:rsidR="005C3049" w:rsidRPr="00E004E1">
          <w:rPr>
            <w:rStyle w:val="Hyperlink"/>
            <w:noProof/>
          </w:rPr>
          <w:t>Steps in selecting the sample for a ZOI Midline Survey</w:t>
        </w:r>
        <w:r w:rsidR="005C3049">
          <w:rPr>
            <w:noProof/>
            <w:webHidden/>
          </w:rPr>
          <w:tab/>
        </w:r>
        <w:r w:rsidR="005C3049">
          <w:rPr>
            <w:noProof/>
            <w:webHidden/>
          </w:rPr>
          <w:fldChar w:fldCharType="begin"/>
        </w:r>
        <w:r w:rsidR="005C3049">
          <w:rPr>
            <w:noProof/>
            <w:webHidden/>
          </w:rPr>
          <w:instrText xml:space="preserve"> PAGEREF _Toc71619700 \h </w:instrText>
        </w:r>
        <w:r w:rsidR="005C3049">
          <w:rPr>
            <w:noProof/>
            <w:webHidden/>
          </w:rPr>
        </w:r>
        <w:r w:rsidR="005C3049">
          <w:rPr>
            <w:noProof/>
            <w:webHidden/>
          </w:rPr>
          <w:fldChar w:fldCharType="separate"/>
        </w:r>
        <w:r w:rsidR="005C3049">
          <w:rPr>
            <w:noProof/>
            <w:webHidden/>
          </w:rPr>
          <w:t>4</w:t>
        </w:r>
        <w:r w:rsidR="005C3049">
          <w:rPr>
            <w:noProof/>
            <w:webHidden/>
          </w:rPr>
          <w:fldChar w:fldCharType="end"/>
        </w:r>
      </w:hyperlink>
    </w:p>
    <w:p w14:paraId="325D8E36" w14:textId="502FBC92" w:rsidR="005C3049" w:rsidRDefault="007C086C">
      <w:pPr>
        <w:pStyle w:val="TOC2"/>
        <w:rPr>
          <w:rFonts w:asciiTheme="minorHAnsi" w:eastAsiaTheme="minorEastAsia" w:hAnsiTheme="minorHAnsi" w:cstheme="minorBidi"/>
          <w:noProof/>
        </w:rPr>
      </w:pPr>
      <w:hyperlink w:anchor="_Toc71619701" w:history="1">
        <w:r w:rsidR="005C3049" w:rsidRPr="00E004E1">
          <w:rPr>
            <w:rStyle w:val="Hyperlink"/>
            <w:noProof/>
          </w:rPr>
          <w:t>1.3</w:t>
        </w:r>
        <w:r w:rsidR="005C3049">
          <w:rPr>
            <w:rFonts w:asciiTheme="minorHAnsi" w:eastAsiaTheme="minorEastAsia" w:hAnsiTheme="minorHAnsi" w:cstheme="minorBidi"/>
            <w:noProof/>
          </w:rPr>
          <w:tab/>
        </w:r>
        <w:r w:rsidR="005C3049" w:rsidRPr="00E004E1">
          <w:rPr>
            <w:rStyle w:val="Hyperlink"/>
            <w:noProof/>
          </w:rPr>
          <w:t>Confidentiality</w:t>
        </w:r>
        <w:r w:rsidR="005C3049">
          <w:rPr>
            <w:noProof/>
            <w:webHidden/>
          </w:rPr>
          <w:tab/>
        </w:r>
        <w:r w:rsidR="005C3049">
          <w:rPr>
            <w:noProof/>
            <w:webHidden/>
          </w:rPr>
          <w:fldChar w:fldCharType="begin"/>
        </w:r>
        <w:r w:rsidR="005C3049">
          <w:rPr>
            <w:noProof/>
            <w:webHidden/>
          </w:rPr>
          <w:instrText xml:space="preserve"> PAGEREF _Toc71619701 \h </w:instrText>
        </w:r>
        <w:r w:rsidR="005C3049">
          <w:rPr>
            <w:noProof/>
            <w:webHidden/>
          </w:rPr>
        </w:r>
        <w:r w:rsidR="005C3049">
          <w:rPr>
            <w:noProof/>
            <w:webHidden/>
          </w:rPr>
          <w:fldChar w:fldCharType="separate"/>
        </w:r>
        <w:r w:rsidR="005C3049">
          <w:rPr>
            <w:noProof/>
            <w:webHidden/>
          </w:rPr>
          <w:t>4</w:t>
        </w:r>
        <w:r w:rsidR="005C3049">
          <w:rPr>
            <w:noProof/>
            <w:webHidden/>
          </w:rPr>
          <w:fldChar w:fldCharType="end"/>
        </w:r>
      </w:hyperlink>
    </w:p>
    <w:p w14:paraId="4A258E33" w14:textId="047CE60C" w:rsidR="005C3049" w:rsidRDefault="007C086C">
      <w:pPr>
        <w:pStyle w:val="TOC2"/>
        <w:rPr>
          <w:rFonts w:asciiTheme="minorHAnsi" w:eastAsiaTheme="minorEastAsia" w:hAnsiTheme="minorHAnsi" w:cstheme="minorBidi"/>
          <w:noProof/>
        </w:rPr>
      </w:pPr>
      <w:hyperlink w:anchor="_Toc71619702" w:history="1">
        <w:r w:rsidR="005C3049" w:rsidRPr="00E004E1">
          <w:rPr>
            <w:rStyle w:val="Hyperlink"/>
            <w:noProof/>
          </w:rPr>
          <w:t>1.4</w:t>
        </w:r>
        <w:r w:rsidR="005C3049">
          <w:rPr>
            <w:rFonts w:asciiTheme="minorHAnsi" w:eastAsiaTheme="minorEastAsia" w:hAnsiTheme="minorHAnsi" w:cstheme="minorBidi"/>
            <w:noProof/>
          </w:rPr>
          <w:tab/>
        </w:r>
        <w:r w:rsidR="005C3049" w:rsidRPr="00E004E1">
          <w:rPr>
            <w:rStyle w:val="Hyperlink"/>
            <w:noProof/>
          </w:rPr>
          <w:t>Terms you need to understand to perform the household listing</w:t>
        </w:r>
        <w:r w:rsidR="005C3049">
          <w:rPr>
            <w:noProof/>
            <w:webHidden/>
          </w:rPr>
          <w:tab/>
        </w:r>
        <w:r w:rsidR="005C3049">
          <w:rPr>
            <w:noProof/>
            <w:webHidden/>
          </w:rPr>
          <w:fldChar w:fldCharType="begin"/>
        </w:r>
        <w:r w:rsidR="005C3049">
          <w:rPr>
            <w:noProof/>
            <w:webHidden/>
          </w:rPr>
          <w:instrText xml:space="preserve"> PAGEREF _Toc71619702 \h </w:instrText>
        </w:r>
        <w:r w:rsidR="005C3049">
          <w:rPr>
            <w:noProof/>
            <w:webHidden/>
          </w:rPr>
        </w:r>
        <w:r w:rsidR="005C3049">
          <w:rPr>
            <w:noProof/>
            <w:webHidden/>
          </w:rPr>
          <w:fldChar w:fldCharType="separate"/>
        </w:r>
        <w:r w:rsidR="005C3049">
          <w:rPr>
            <w:noProof/>
            <w:webHidden/>
          </w:rPr>
          <w:t>4</w:t>
        </w:r>
        <w:r w:rsidR="005C3049">
          <w:rPr>
            <w:noProof/>
            <w:webHidden/>
          </w:rPr>
          <w:fldChar w:fldCharType="end"/>
        </w:r>
      </w:hyperlink>
    </w:p>
    <w:p w14:paraId="1DCD198A" w14:textId="09CF3309" w:rsidR="005C3049" w:rsidRDefault="007C086C">
      <w:pPr>
        <w:pStyle w:val="TOC2"/>
        <w:rPr>
          <w:rFonts w:asciiTheme="minorHAnsi" w:eastAsiaTheme="minorEastAsia" w:hAnsiTheme="minorHAnsi" w:cstheme="minorBidi"/>
          <w:noProof/>
        </w:rPr>
      </w:pPr>
      <w:hyperlink w:anchor="_Toc71619703" w:history="1">
        <w:r w:rsidR="005C3049" w:rsidRPr="00E004E1">
          <w:rPr>
            <w:rStyle w:val="Hyperlink"/>
            <w:noProof/>
          </w:rPr>
          <w:t>1.5</w:t>
        </w:r>
        <w:r w:rsidR="005C3049">
          <w:rPr>
            <w:rFonts w:asciiTheme="minorHAnsi" w:eastAsiaTheme="minorEastAsia" w:hAnsiTheme="minorHAnsi" w:cstheme="minorBidi"/>
            <w:noProof/>
          </w:rPr>
          <w:tab/>
        </w:r>
        <w:r w:rsidR="005C3049" w:rsidRPr="00E004E1">
          <w:rPr>
            <w:rStyle w:val="Hyperlink"/>
            <w:noProof/>
          </w:rPr>
          <w:t>Overview of household listing staff and responsibilities</w:t>
        </w:r>
        <w:r w:rsidR="005C3049">
          <w:rPr>
            <w:noProof/>
            <w:webHidden/>
          </w:rPr>
          <w:tab/>
        </w:r>
        <w:r w:rsidR="005C3049">
          <w:rPr>
            <w:noProof/>
            <w:webHidden/>
          </w:rPr>
          <w:fldChar w:fldCharType="begin"/>
        </w:r>
        <w:r w:rsidR="005C3049">
          <w:rPr>
            <w:noProof/>
            <w:webHidden/>
          </w:rPr>
          <w:instrText xml:space="preserve"> PAGEREF _Toc71619703 \h </w:instrText>
        </w:r>
        <w:r w:rsidR="005C3049">
          <w:rPr>
            <w:noProof/>
            <w:webHidden/>
          </w:rPr>
        </w:r>
        <w:r w:rsidR="005C3049">
          <w:rPr>
            <w:noProof/>
            <w:webHidden/>
          </w:rPr>
          <w:fldChar w:fldCharType="separate"/>
        </w:r>
        <w:r w:rsidR="005C3049">
          <w:rPr>
            <w:noProof/>
            <w:webHidden/>
          </w:rPr>
          <w:t>6</w:t>
        </w:r>
        <w:r w:rsidR="005C3049">
          <w:rPr>
            <w:noProof/>
            <w:webHidden/>
          </w:rPr>
          <w:fldChar w:fldCharType="end"/>
        </w:r>
      </w:hyperlink>
    </w:p>
    <w:p w14:paraId="605982E5" w14:textId="3FE339BC" w:rsidR="005C3049" w:rsidRDefault="007C086C">
      <w:pPr>
        <w:pStyle w:val="TOC2"/>
        <w:rPr>
          <w:rFonts w:asciiTheme="minorHAnsi" w:eastAsiaTheme="minorEastAsia" w:hAnsiTheme="minorHAnsi" w:cstheme="minorBidi"/>
          <w:noProof/>
        </w:rPr>
      </w:pPr>
      <w:hyperlink w:anchor="_Toc71619704" w:history="1">
        <w:r w:rsidR="005C3049" w:rsidRPr="00E004E1">
          <w:rPr>
            <w:rStyle w:val="Hyperlink"/>
            <w:noProof/>
          </w:rPr>
          <w:t>1.6</w:t>
        </w:r>
        <w:r w:rsidR="005C3049">
          <w:rPr>
            <w:rFonts w:asciiTheme="minorHAnsi" w:eastAsiaTheme="minorEastAsia" w:hAnsiTheme="minorHAnsi" w:cstheme="minorBidi"/>
            <w:noProof/>
          </w:rPr>
          <w:tab/>
        </w:r>
        <w:r w:rsidR="005C3049" w:rsidRPr="00E004E1">
          <w:rPr>
            <w:rStyle w:val="Hyperlink"/>
            <w:noProof/>
          </w:rPr>
          <w:t>Supplies needed to complete the household listing operation</w:t>
        </w:r>
        <w:r w:rsidR="005C3049">
          <w:rPr>
            <w:noProof/>
            <w:webHidden/>
          </w:rPr>
          <w:tab/>
        </w:r>
        <w:r w:rsidR="005C3049">
          <w:rPr>
            <w:noProof/>
            <w:webHidden/>
          </w:rPr>
          <w:fldChar w:fldCharType="begin"/>
        </w:r>
        <w:r w:rsidR="005C3049">
          <w:rPr>
            <w:noProof/>
            <w:webHidden/>
          </w:rPr>
          <w:instrText xml:space="preserve"> PAGEREF _Toc71619704 \h </w:instrText>
        </w:r>
        <w:r w:rsidR="005C3049">
          <w:rPr>
            <w:noProof/>
            <w:webHidden/>
          </w:rPr>
        </w:r>
        <w:r w:rsidR="005C3049">
          <w:rPr>
            <w:noProof/>
            <w:webHidden/>
          </w:rPr>
          <w:fldChar w:fldCharType="separate"/>
        </w:r>
        <w:r w:rsidR="005C3049">
          <w:rPr>
            <w:noProof/>
            <w:webHidden/>
          </w:rPr>
          <w:t>7</w:t>
        </w:r>
        <w:r w:rsidR="005C3049">
          <w:rPr>
            <w:noProof/>
            <w:webHidden/>
          </w:rPr>
          <w:fldChar w:fldCharType="end"/>
        </w:r>
      </w:hyperlink>
    </w:p>
    <w:p w14:paraId="64FF7B22" w14:textId="7149D90C" w:rsidR="005C3049" w:rsidRDefault="007C086C">
      <w:pPr>
        <w:pStyle w:val="TOC1"/>
        <w:rPr>
          <w:rFonts w:asciiTheme="minorHAnsi" w:eastAsiaTheme="minorEastAsia" w:hAnsiTheme="minorHAnsi" w:cstheme="minorBidi"/>
          <w:noProof/>
        </w:rPr>
      </w:pPr>
      <w:hyperlink w:anchor="_Toc71619705" w:history="1">
        <w:r w:rsidR="005C3049" w:rsidRPr="00E004E1">
          <w:rPr>
            <w:rStyle w:val="Hyperlink"/>
            <w:noProof/>
          </w:rPr>
          <w:t>2.</w:t>
        </w:r>
        <w:r w:rsidR="005C3049">
          <w:rPr>
            <w:rFonts w:asciiTheme="minorHAnsi" w:eastAsiaTheme="minorEastAsia" w:hAnsiTheme="minorHAnsi" w:cstheme="minorBidi"/>
            <w:noProof/>
          </w:rPr>
          <w:tab/>
        </w:r>
        <w:r w:rsidR="005C3049" w:rsidRPr="00E004E1">
          <w:rPr>
            <w:rStyle w:val="Hyperlink"/>
            <w:noProof/>
          </w:rPr>
          <w:t>Household listing procedures</w:t>
        </w:r>
        <w:r w:rsidR="005C3049">
          <w:rPr>
            <w:noProof/>
            <w:webHidden/>
          </w:rPr>
          <w:tab/>
        </w:r>
        <w:r w:rsidR="005C3049">
          <w:rPr>
            <w:noProof/>
            <w:webHidden/>
          </w:rPr>
          <w:fldChar w:fldCharType="begin"/>
        </w:r>
        <w:r w:rsidR="005C3049">
          <w:rPr>
            <w:noProof/>
            <w:webHidden/>
          </w:rPr>
          <w:instrText xml:space="preserve"> PAGEREF _Toc71619705 \h </w:instrText>
        </w:r>
        <w:r w:rsidR="005C3049">
          <w:rPr>
            <w:noProof/>
            <w:webHidden/>
          </w:rPr>
        </w:r>
        <w:r w:rsidR="005C3049">
          <w:rPr>
            <w:noProof/>
            <w:webHidden/>
          </w:rPr>
          <w:fldChar w:fldCharType="separate"/>
        </w:r>
        <w:r w:rsidR="005C3049">
          <w:rPr>
            <w:noProof/>
            <w:webHidden/>
          </w:rPr>
          <w:t>8</w:t>
        </w:r>
        <w:r w:rsidR="005C3049">
          <w:rPr>
            <w:noProof/>
            <w:webHidden/>
          </w:rPr>
          <w:fldChar w:fldCharType="end"/>
        </w:r>
      </w:hyperlink>
    </w:p>
    <w:p w14:paraId="3823AF6E" w14:textId="3E40DE8E" w:rsidR="005C3049" w:rsidRDefault="007C086C">
      <w:pPr>
        <w:pStyle w:val="TOC2"/>
        <w:rPr>
          <w:rFonts w:asciiTheme="minorHAnsi" w:eastAsiaTheme="minorEastAsia" w:hAnsiTheme="minorHAnsi" w:cstheme="minorBidi"/>
          <w:noProof/>
        </w:rPr>
      </w:pPr>
      <w:hyperlink w:anchor="_Toc71619706" w:history="1">
        <w:r w:rsidR="005C3049" w:rsidRPr="00E004E1">
          <w:rPr>
            <w:rStyle w:val="Hyperlink"/>
            <w:noProof/>
          </w:rPr>
          <w:t>2.1</w:t>
        </w:r>
        <w:r w:rsidR="005C3049">
          <w:rPr>
            <w:rFonts w:asciiTheme="minorHAnsi" w:eastAsiaTheme="minorEastAsia" w:hAnsiTheme="minorHAnsi" w:cstheme="minorBidi"/>
            <w:noProof/>
          </w:rPr>
          <w:tab/>
        </w:r>
        <w:r w:rsidR="005C3049" w:rsidRPr="00E004E1">
          <w:rPr>
            <w:rStyle w:val="Hyperlink"/>
            <w:noProof/>
          </w:rPr>
          <w:t>Preparation</w:t>
        </w:r>
        <w:r w:rsidR="005C3049">
          <w:rPr>
            <w:noProof/>
            <w:webHidden/>
          </w:rPr>
          <w:tab/>
        </w:r>
        <w:r w:rsidR="005C3049">
          <w:rPr>
            <w:noProof/>
            <w:webHidden/>
          </w:rPr>
          <w:fldChar w:fldCharType="begin"/>
        </w:r>
        <w:r w:rsidR="005C3049">
          <w:rPr>
            <w:noProof/>
            <w:webHidden/>
          </w:rPr>
          <w:instrText xml:space="preserve"> PAGEREF _Toc71619706 \h </w:instrText>
        </w:r>
        <w:r w:rsidR="005C3049">
          <w:rPr>
            <w:noProof/>
            <w:webHidden/>
          </w:rPr>
        </w:r>
        <w:r w:rsidR="005C3049">
          <w:rPr>
            <w:noProof/>
            <w:webHidden/>
          </w:rPr>
          <w:fldChar w:fldCharType="separate"/>
        </w:r>
        <w:r w:rsidR="005C3049">
          <w:rPr>
            <w:noProof/>
            <w:webHidden/>
          </w:rPr>
          <w:t>8</w:t>
        </w:r>
        <w:r w:rsidR="005C3049">
          <w:rPr>
            <w:noProof/>
            <w:webHidden/>
          </w:rPr>
          <w:fldChar w:fldCharType="end"/>
        </w:r>
      </w:hyperlink>
    </w:p>
    <w:p w14:paraId="4C0DCDE6" w14:textId="59F9522F" w:rsidR="005C3049" w:rsidRDefault="007C086C">
      <w:pPr>
        <w:pStyle w:val="TOC2"/>
        <w:rPr>
          <w:rFonts w:asciiTheme="minorHAnsi" w:eastAsiaTheme="minorEastAsia" w:hAnsiTheme="minorHAnsi" w:cstheme="minorBidi"/>
          <w:noProof/>
        </w:rPr>
      </w:pPr>
      <w:hyperlink w:anchor="_Toc71619707" w:history="1">
        <w:r w:rsidR="005C3049" w:rsidRPr="00E004E1">
          <w:rPr>
            <w:rStyle w:val="Hyperlink"/>
            <w:noProof/>
          </w:rPr>
          <w:t>2.2</w:t>
        </w:r>
        <w:r w:rsidR="005C3049">
          <w:rPr>
            <w:rFonts w:asciiTheme="minorHAnsi" w:eastAsiaTheme="minorEastAsia" w:hAnsiTheme="minorHAnsi" w:cstheme="minorBidi"/>
            <w:noProof/>
          </w:rPr>
          <w:tab/>
        </w:r>
        <w:r w:rsidR="005C3049" w:rsidRPr="00E004E1">
          <w:rPr>
            <w:rStyle w:val="Hyperlink"/>
            <w:noProof/>
          </w:rPr>
          <w:t>Locating the cluster correctly</w:t>
        </w:r>
        <w:r w:rsidR="005C3049">
          <w:rPr>
            <w:noProof/>
            <w:webHidden/>
          </w:rPr>
          <w:tab/>
        </w:r>
        <w:r w:rsidR="005C3049">
          <w:rPr>
            <w:noProof/>
            <w:webHidden/>
          </w:rPr>
          <w:fldChar w:fldCharType="begin"/>
        </w:r>
        <w:r w:rsidR="005C3049">
          <w:rPr>
            <w:noProof/>
            <w:webHidden/>
          </w:rPr>
          <w:instrText xml:space="preserve"> PAGEREF _Toc71619707 \h </w:instrText>
        </w:r>
        <w:r w:rsidR="005C3049">
          <w:rPr>
            <w:noProof/>
            <w:webHidden/>
          </w:rPr>
        </w:r>
        <w:r w:rsidR="005C3049">
          <w:rPr>
            <w:noProof/>
            <w:webHidden/>
          </w:rPr>
          <w:fldChar w:fldCharType="separate"/>
        </w:r>
        <w:r w:rsidR="005C3049">
          <w:rPr>
            <w:noProof/>
            <w:webHidden/>
          </w:rPr>
          <w:t>8</w:t>
        </w:r>
        <w:r w:rsidR="005C3049">
          <w:rPr>
            <w:noProof/>
            <w:webHidden/>
          </w:rPr>
          <w:fldChar w:fldCharType="end"/>
        </w:r>
      </w:hyperlink>
    </w:p>
    <w:p w14:paraId="48A0E093" w14:textId="4FC78407" w:rsidR="005C3049" w:rsidRDefault="007C086C">
      <w:pPr>
        <w:pStyle w:val="TOC2"/>
        <w:rPr>
          <w:rFonts w:asciiTheme="minorHAnsi" w:eastAsiaTheme="minorEastAsia" w:hAnsiTheme="minorHAnsi" w:cstheme="minorBidi"/>
          <w:noProof/>
        </w:rPr>
      </w:pPr>
      <w:hyperlink w:anchor="_Toc71619708" w:history="1">
        <w:r w:rsidR="005C3049" w:rsidRPr="00E004E1">
          <w:rPr>
            <w:rStyle w:val="Hyperlink"/>
            <w:noProof/>
          </w:rPr>
          <w:t>2.3</w:t>
        </w:r>
        <w:r w:rsidR="005C3049">
          <w:rPr>
            <w:rFonts w:asciiTheme="minorHAnsi" w:eastAsiaTheme="minorEastAsia" w:hAnsiTheme="minorHAnsi" w:cstheme="minorBidi"/>
            <w:noProof/>
          </w:rPr>
          <w:tab/>
        </w:r>
        <w:r w:rsidR="005C3049" w:rsidRPr="00E004E1">
          <w:rPr>
            <w:rStyle w:val="Hyperlink"/>
            <w:noProof/>
          </w:rPr>
          <w:t>Segmentation of large clusters</w:t>
        </w:r>
        <w:r w:rsidR="005C3049">
          <w:rPr>
            <w:noProof/>
            <w:webHidden/>
          </w:rPr>
          <w:tab/>
        </w:r>
        <w:r w:rsidR="005C3049">
          <w:rPr>
            <w:noProof/>
            <w:webHidden/>
          </w:rPr>
          <w:fldChar w:fldCharType="begin"/>
        </w:r>
        <w:r w:rsidR="005C3049">
          <w:rPr>
            <w:noProof/>
            <w:webHidden/>
          </w:rPr>
          <w:instrText xml:space="preserve"> PAGEREF _Toc71619708 \h </w:instrText>
        </w:r>
        <w:r w:rsidR="005C3049">
          <w:rPr>
            <w:noProof/>
            <w:webHidden/>
          </w:rPr>
        </w:r>
        <w:r w:rsidR="005C3049">
          <w:rPr>
            <w:noProof/>
            <w:webHidden/>
          </w:rPr>
          <w:fldChar w:fldCharType="separate"/>
        </w:r>
        <w:r w:rsidR="005C3049">
          <w:rPr>
            <w:noProof/>
            <w:webHidden/>
          </w:rPr>
          <w:t>9</w:t>
        </w:r>
        <w:r w:rsidR="005C3049">
          <w:rPr>
            <w:noProof/>
            <w:webHidden/>
          </w:rPr>
          <w:fldChar w:fldCharType="end"/>
        </w:r>
      </w:hyperlink>
    </w:p>
    <w:p w14:paraId="5ED43015" w14:textId="4052CFA9" w:rsidR="005C3049" w:rsidRDefault="007C086C">
      <w:pPr>
        <w:pStyle w:val="TOC2"/>
        <w:rPr>
          <w:rFonts w:asciiTheme="minorHAnsi" w:eastAsiaTheme="minorEastAsia" w:hAnsiTheme="minorHAnsi" w:cstheme="minorBidi"/>
          <w:noProof/>
        </w:rPr>
      </w:pPr>
      <w:hyperlink w:anchor="_Toc71619709" w:history="1">
        <w:r w:rsidR="005C3049" w:rsidRPr="00E004E1">
          <w:rPr>
            <w:rStyle w:val="Hyperlink"/>
            <w:noProof/>
          </w:rPr>
          <w:t>2.4</w:t>
        </w:r>
        <w:r w:rsidR="005C3049">
          <w:rPr>
            <w:rFonts w:asciiTheme="minorHAnsi" w:eastAsiaTheme="minorEastAsia" w:hAnsiTheme="minorHAnsi" w:cstheme="minorBidi"/>
            <w:noProof/>
          </w:rPr>
          <w:tab/>
        </w:r>
        <w:r w:rsidR="005C3049" w:rsidRPr="00E004E1">
          <w:rPr>
            <w:rStyle w:val="Hyperlink"/>
            <w:noProof/>
          </w:rPr>
          <w:t>Preparing the location and sketch maps</w:t>
        </w:r>
        <w:r w:rsidR="005C3049">
          <w:rPr>
            <w:noProof/>
            <w:webHidden/>
          </w:rPr>
          <w:tab/>
        </w:r>
        <w:r w:rsidR="005C3049">
          <w:rPr>
            <w:noProof/>
            <w:webHidden/>
          </w:rPr>
          <w:fldChar w:fldCharType="begin"/>
        </w:r>
        <w:r w:rsidR="005C3049">
          <w:rPr>
            <w:noProof/>
            <w:webHidden/>
          </w:rPr>
          <w:instrText xml:space="preserve"> PAGEREF _Toc71619709 \h </w:instrText>
        </w:r>
        <w:r w:rsidR="005C3049">
          <w:rPr>
            <w:noProof/>
            <w:webHidden/>
          </w:rPr>
        </w:r>
        <w:r w:rsidR="005C3049">
          <w:rPr>
            <w:noProof/>
            <w:webHidden/>
          </w:rPr>
          <w:fldChar w:fldCharType="separate"/>
        </w:r>
        <w:r w:rsidR="005C3049">
          <w:rPr>
            <w:noProof/>
            <w:webHidden/>
          </w:rPr>
          <w:t>9</w:t>
        </w:r>
        <w:r w:rsidR="005C3049">
          <w:rPr>
            <w:noProof/>
            <w:webHidden/>
          </w:rPr>
          <w:fldChar w:fldCharType="end"/>
        </w:r>
      </w:hyperlink>
    </w:p>
    <w:p w14:paraId="0D4576D0" w14:textId="6486E6AC" w:rsidR="005C3049" w:rsidRPr="005C3049" w:rsidRDefault="007C086C" w:rsidP="005C3049">
      <w:pPr>
        <w:pStyle w:val="TOC3"/>
      </w:pPr>
      <w:hyperlink w:anchor="_Toc71619710" w:history="1">
        <w:r w:rsidR="005C3049" w:rsidRPr="005C3049">
          <w:rPr>
            <w:rStyle w:val="Hyperlink"/>
            <w:color w:val="auto"/>
            <w:u w:val="none"/>
          </w:rPr>
          <w:t>Listing apartment buildings and multi-unit structures</w:t>
        </w:r>
        <w:r w:rsidR="005C3049" w:rsidRPr="005C3049">
          <w:rPr>
            <w:webHidden/>
          </w:rPr>
          <w:tab/>
        </w:r>
        <w:r w:rsidR="005C3049" w:rsidRPr="005C3049">
          <w:rPr>
            <w:webHidden/>
          </w:rPr>
          <w:fldChar w:fldCharType="begin"/>
        </w:r>
        <w:r w:rsidR="005C3049" w:rsidRPr="005C3049">
          <w:rPr>
            <w:webHidden/>
          </w:rPr>
          <w:instrText xml:space="preserve"> PAGEREF _Toc71619710 \h </w:instrText>
        </w:r>
        <w:r w:rsidR="005C3049" w:rsidRPr="005C3049">
          <w:rPr>
            <w:webHidden/>
          </w:rPr>
        </w:r>
        <w:r w:rsidR="005C3049" w:rsidRPr="005C3049">
          <w:rPr>
            <w:webHidden/>
          </w:rPr>
          <w:fldChar w:fldCharType="separate"/>
        </w:r>
        <w:r w:rsidR="005C3049" w:rsidRPr="005C3049">
          <w:rPr>
            <w:webHidden/>
          </w:rPr>
          <w:t>15</w:t>
        </w:r>
        <w:r w:rsidR="005C3049" w:rsidRPr="005C3049">
          <w:rPr>
            <w:webHidden/>
          </w:rPr>
          <w:fldChar w:fldCharType="end"/>
        </w:r>
      </w:hyperlink>
    </w:p>
    <w:p w14:paraId="3CEBD398" w14:textId="4C2F1943" w:rsidR="005C3049" w:rsidRDefault="007C086C" w:rsidP="005C3049">
      <w:pPr>
        <w:pStyle w:val="TOC3"/>
        <w:rPr>
          <w:rFonts w:asciiTheme="minorHAnsi" w:eastAsiaTheme="minorEastAsia" w:hAnsiTheme="minorHAnsi" w:cstheme="minorBidi"/>
        </w:rPr>
      </w:pPr>
      <w:hyperlink w:anchor="_Toc71619711" w:history="1">
        <w:r w:rsidR="005C3049" w:rsidRPr="00E004E1">
          <w:rPr>
            <w:rStyle w:val="Hyperlink"/>
          </w:rPr>
          <w:t>Listing compounds</w:t>
        </w:r>
        <w:r w:rsidR="005C3049">
          <w:rPr>
            <w:webHidden/>
          </w:rPr>
          <w:tab/>
        </w:r>
        <w:r w:rsidR="005C3049">
          <w:rPr>
            <w:webHidden/>
          </w:rPr>
          <w:fldChar w:fldCharType="begin"/>
        </w:r>
        <w:r w:rsidR="005C3049">
          <w:rPr>
            <w:webHidden/>
          </w:rPr>
          <w:instrText xml:space="preserve"> PAGEREF _Toc71619711 \h </w:instrText>
        </w:r>
        <w:r w:rsidR="005C3049">
          <w:rPr>
            <w:webHidden/>
          </w:rPr>
        </w:r>
        <w:r w:rsidR="005C3049">
          <w:rPr>
            <w:webHidden/>
          </w:rPr>
          <w:fldChar w:fldCharType="separate"/>
        </w:r>
        <w:r w:rsidR="005C3049">
          <w:rPr>
            <w:webHidden/>
          </w:rPr>
          <w:t>15</w:t>
        </w:r>
        <w:r w:rsidR="005C3049">
          <w:rPr>
            <w:webHidden/>
          </w:rPr>
          <w:fldChar w:fldCharType="end"/>
        </w:r>
      </w:hyperlink>
    </w:p>
    <w:p w14:paraId="3E213361" w14:textId="08E95757" w:rsidR="005C3049" w:rsidRDefault="007C086C" w:rsidP="005C3049">
      <w:pPr>
        <w:pStyle w:val="TOC3"/>
        <w:rPr>
          <w:rFonts w:asciiTheme="minorHAnsi" w:eastAsiaTheme="minorEastAsia" w:hAnsiTheme="minorHAnsi" w:cstheme="minorBidi"/>
        </w:rPr>
      </w:pPr>
      <w:hyperlink w:anchor="_Toc71619712" w:history="1">
        <w:r w:rsidR="005C3049" w:rsidRPr="00E004E1">
          <w:rPr>
            <w:rStyle w:val="Hyperlink"/>
          </w:rPr>
          <w:t>Using shape files and satellite imagery</w:t>
        </w:r>
        <w:r w:rsidR="005C3049">
          <w:rPr>
            <w:webHidden/>
          </w:rPr>
          <w:tab/>
        </w:r>
        <w:r w:rsidR="005C3049">
          <w:rPr>
            <w:webHidden/>
          </w:rPr>
          <w:fldChar w:fldCharType="begin"/>
        </w:r>
        <w:r w:rsidR="005C3049">
          <w:rPr>
            <w:webHidden/>
          </w:rPr>
          <w:instrText xml:space="preserve"> PAGEREF _Toc71619712 \h </w:instrText>
        </w:r>
        <w:r w:rsidR="005C3049">
          <w:rPr>
            <w:webHidden/>
          </w:rPr>
        </w:r>
        <w:r w:rsidR="005C3049">
          <w:rPr>
            <w:webHidden/>
          </w:rPr>
          <w:fldChar w:fldCharType="separate"/>
        </w:r>
        <w:r w:rsidR="005C3049">
          <w:rPr>
            <w:webHidden/>
          </w:rPr>
          <w:t>15</w:t>
        </w:r>
        <w:r w:rsidR="005C3049">
          <w:rPr>
            <w:webHidden/>
          </w:rPr>
          <w:fldChar w:fldCharType="end"/>
        </w:r>
      </w:hyperlink>
    </w:p>
    <w:p w14:paraId="1ABCDCD1" w14:textId="01821185" w:rsidR="005C3049" w:rsidRDefault="007C086C">
      <w:pPr>
        <w:pStyle w:val="TOC2"/>
        <w:rPr>
          <w:rFonts w:asciiTheme="minorHAnsi" w:eastAsiaTheme="minorEastAsia" w:hAnsiTheme="minorHAnsi" w:cstheme="minorBidi"/>
          <w:noProof/>
        </w:rPr>
      </w:pPr>
      <w:hyperlink w:anchor="_Toc71619713" w:history="1">
        <w:r w:rsidR="005C3049" w:rsidRPr="00E004E1">
          <w:rPr>
            <w:rStyle w:val="Hyperlink"/>
            <w:noProof/>
          </w:rPr>
          <w:t>2.5</w:t>
        </w:r>
        <w:r w:rsidR="005C3049">
          <w:rPr>
            <w:rFonts w:asciiTheme="minorHAnsi" w:eastAsiaTheme="minorEastAsia" w:hAnsiTheme="minorHAnsi" w:cstheme="minorBidi"/>
            <w:noProof/>
          </w:rPr>
          <w:tab/>
        </w:r>
        <w:r w:rsidR="005C3049" w:rsidRPr="00E004E1">
          <w:rPr>
            <w:rStyle w:val="Hyperlink"/>
            <w:noProof/>
          </w:rPr>
          <w:t>Listing the households</w:t>
        </w:r>
        <w:r w:rsidR="005C3049">
          <w:rPr>
            <w:noProof/>
            <w:webHidden/>
          </w:rPr>
          <w:tab/>
        </w:r>
        <w:r w:rsidR="005C3049">
          <w:rPr>
            <w:noProof/>
            <w:webHidden/>
          </w:rPr>
          <w:fldChar w:fldCharType="begin"/>
        </w:r>
        <w:r w:rsidR="005C3049">
          <w:rPr>
            <w:noProof/>
            <w:webHidden/>
          </w:rPr>
          <w:instrText xml:space="preserve"> PAGEREF _Toc71619713 \h </w:instrText>
        </w:r>
        <w:r w:rsidR="005C3049">
          <w:rPr>
            <w:noProof/>
            <w:webHidden/>
          </w:rPr>
        </w:r>
        <w:r w:rsidR="005C3049">
          <w:rPr>
            <w:noProof/>
            <w:webHidden/>
          </w:rPr>
          <w:fldChar w:fldCharType="separate"/>
        </w:r>
        <w:r w:rsidR="005C3049">
          <w:rPr>
            <w:noProof/>
            <w:webHidden/>
          </w:rPr>
          <w:t>16</w:t>
        </w:r>
        <w:r w:rsidR="005C3049">
          <w:rPr>
            <w:noProof/>
            <w:webHidden/>
          </w:rPr>
          <w:fldChar w:fldCharType="end"/>
        </w:r>
      </w:hyperlink>
    </w:p>
    <w:p w14:paraId="5A7009D4" w14:textId="6390FBBE" w:rsidR="005C3049" w:rsidRDefault="007C086C">
      <w:pPr>
        <w:pStyle w:val="TOC2"/>
        <w:rPr>
          <w:rFonts w:asciiTheme="minorHAnsi" w:eastAsiaTheme="minorEastAsia" w:hAnsiTheme="minorHAnsi" w:cstheme="minorBidi"/>
          <w:noProof/>
        </w:rPr>
      </w:pPr>
      <w:hyperlink w:anchor="_Toc71619714" w:history="1">
        <w:r w:rsidR="005C3049" w:rsidRPr="00E004E1">
          <w:rPr>
            <w:rStyle w:val="Hyperlink"/>
            <w:noProof/>
          </w:rPr>
          <w:t>2.6</w:t>
        </w:r>
        <w:r w:rsidR="005C3049">
          <w:rPr>
            <w:rFonts w:asciiTheme="minorHAnsi" w:eastAsiaTheme="minorEastAsia" w:hAnsiTheme="minorHAnsi" w:cstheme="minorBidi"/>
            <w:noProof/>
          </w:rPr>
          <w:tab/>
        </w:r>
        <w:r w:rsidR="005C3049" w:rsidRPr="00E004E1">
          <w:rPr>
            <w:rStyle w:val="Hyperlink"/>
            <w:noProof/>
          </w:rPr>
          <w:t>Recording cluster characteristics</w:t>
        </w:r>
        <w:r w:rsidR="005C3049">
          <w:rPr>
            <w:noProof/>
            <w:webHidden/>
          </w:rPr>
          <w:tab/>
        </w:r>
        <w:r w:rsidR="005C3049">
          <w:rPr>
            <w:noProof/>
            <w:webHidden/>
          </w:rPr>
          <w:fldChar w:fldCharType="begin"/>
        </w:r>
        <w:r w:rsidR="005C3049">
          <w:rPr>
            <w:noProof/>
            <w:webHidden/>
          </w:rPr>
          <w:instrText xml:space="preserve"> PAGEREF _Toc71619714 \h </w:instrText>
        </w:r>
        <w:r w:rsidR="005C3049">
          <w:rPr>
            <w:noProof/>
            <w:webHidden/>
          </w:rPr>
        </w:r>
        <w:r w:rsidR="005C3049">
          <w:rPr>
            <w:noProof/>
            <w:webHidden/>
          </w:rPr>
          <w:fldChar w:fldCharType="separate"/>
        </w:r>
        <w:r w:rsidR="005C3049">
          <w:rPr>
            <w:noProof/>
            <w:webHidden/>
          </w:rPr>
          <w:t>20</w:t>
        </w:r>
        <w:r w:rsidR="005C3049">
          <w:rPr>
            <w:noProof/>
            <w:webHidden/>
          </w:rPr>
          <w:fldChar w:fldCharType="end"/>
        </w:r>
      </w:hyperlink>
    </w:p>
    <w:p w14:paraId="1735E3EF" w14:textId="41C8580C" w:rsidR="005C3049" w:rsidRDefault="007C086C">
      <w:pPr>
        <w:pStyle w:val="TOC1"/>
        <w:rPr>
          <w:rFonts w:asciiTheme="minorHAnsi" w:eastAsiaTheme="minorEastAsia" w:hAnsiTheme="minorHAnsi" w:cstheme="minorBidi"/>
          <w:noProof/>
        </w:rPr>
      </w:pPr>
      <w:hyperlink w:anchor="_Toc71619715" w:history="1">
        <w:r w:rsidR="005C3049" w:rsidRPr="00E004E1">
          <w:rPr>
            <w:rStyle w:val="Hyperlink"/>
            <w:noProof/>
          </w:rPr>
          <w:t>3.</w:t>
        </w:r>
        <w:r w:rsidR="005C3049">
          <w:rPr>
            <w:rFonts w:asciiTheme="minorHAnsi" w:eastAsiaTheme="minorEastAsia" w:hAnsiTheme="minorHAnsi" w:cstheme="minorBidi"/>
            <w:noProof/>
          </w:rPr>
          <w:tab/>
        </w:r>
        <w:r w:rsidR="005C3049" w:rsidRPr="00E004E1">
          <w:rPr>
            <w:rStyle w:val="Hyperlink"/>
            <w:noProof/>
          </w:rPr>
          <w:t>Quality control</w:t>
        </w:r>
        <w:r w:rsidR="005C3049">
          <w:rPr>
            <w:noProof/>
            <w:webHidden/>
          </w:rPr>
          <w:tab/>
        </w:r>
        <w:r w:rsidR="005C3049">
          <w:rPr>
            <w:noProof/>
            <w:webHidden/>
          </w:rPr>
          <w:fldChar w:fldCharType="begin"/>
        </w:r>
        <w:r w:rsidR="005C3049">
          <w:rPr>
            <w:noProof/>
            <w:webHidden/>
          </w:rPr>
          <w:instrText xml:space="preserve"> PAGEREF _Toc71619715 \h </w:instrText>
        </w:r>
        <w:r w:rsidR="005C3049">
          <w:rPr>
            <w:noProof/>
            <w:webHidden/>
          </w:rPr>
        </w:r>
        <w:r w:rsidR="005C3049">
          <w:rPr>
            <w:noProof/>
            <w:webHidden/>
          </w:rPr>
          <w:fldChar w:fldCharType="separate"/>
        </w:r>
        <w:r w:rsidR="005C3049">
          <w:rPr>
            <w:noProof/>
            <w:webHidden/>
          </w:rPr>
          <w:t>21</w:t>
        </w:r>
        <w:r w:rsidR="005C3049">
          <w:rPr>
            <w:noProof/>
            <w:webHidden/>
          </w:rPr>
          <w:fldChar w:fldCharType="end"/>
        </w:r>
      </w:hyperlink>
    </w:p>
    <w:p w14:paraId="0975FA1B" w14:textId="35F22F32" w:rsidR="005C3049" w:rsidRDefault="007C086C">
      <w:pPr>
        <w:pStyle w:val="TOC1"/>
        <w:rPr>
          <w:rFonts w:asciiTheme="minorHAnsi" w:eastAsiaTheme="minorEastAsia" w:hAnsiTheme="minorHAnsi" w:cstheme="minorBidi"/>
          <w:noProof/>
        </w:rPr>
      </w:pPr>
      <w:hyperlink w:anchor="_Toc71619716" w:history="1">
        <w:r w:rsidR="005C3049" w:rsidRPr="00E004E1">
          <w:rPr>
            <w:rStyle w:val="Hyperlink"/>
            <w:noProof/>
          </w:rPr>
          <w:t>4.</w:t>
        </w:r>
        <w:r w:rsidR="005C3049">
          <w:rPr>
            <w:rFonts w:asciiTheme="minorHAnsi" w:eastAsiaTheme="minorEastAsia" w:hAnsiTheme="minorHAnsi" w:cstheme="minorBidi"/>
            <w:noProof/>
          </w:rPr>
          <w:tab/>
        </w:r>
        <w:r w:rsidR="005C3049" w:rsidRPr="00E004E1">
          <w:rPr>
            <w:rStyle w:val="Hyperlink"/>
            <w:noProof/>
          </w:rPr>
          <w:t>Community outreach</w:t>
        </w:r>
        <w:r w:rsidR="005C3049">
          <w:rPr>
            <w:noProof/>
            <w:webHidden/>
          </w:rPr>
          <w:tab/>
        </w:r>
        <w:r w:rsidR="005C3049">
          <w:rPr>
            <w:noProof/>
            <w:webHidden/>
          </w:rPr>
          <w:fldChar w:fldCharType="begin"/>
        </w:r>
        <w:r w:rsidR="005C3049">
          <w:rPr>
            <w:noProof/>
            <w:webHidden/>
          </w:rPr>
          <w:instrText xml:space="preserve"> PAGEREF _Toc71619716 \h </w:instrText>
        </w:r>
        <w:r w:rsidR="005C3049">
          <w:rPr>
            <w:noProof/>
            <w:webHidden/>
          </w:rPr>
        </w:r>
        <w:r w:rsidR="005C3049">
          <w:rPr>
            <w:noProof/>
            <w:webHidden/>
          </w:rPr>
          <w:fldChar w:fldCharType="separate"/>
        </w:r>
        <w:r w:rsidR="005C3049">
          <w:rPr>
            <w:noProof/>
            <w:webHidden/>
          </w:rPr>
          <w:t>22</w:t>
        </w:r>
        <w:r w:rsidR="005C3049">
          <w:rPr>
            <w:noProof/>
            <w:webHidden/>
          </w:rPr>
          <w:fldChar w:fldCharType="end"/>
        </w:r>
      </w:hyperlink>
    </w:p>
    <w:p w14:paraId="0E088CB8" w14:textId="0A069228" w:rsidR="005C3049" w:rsidRDefault="007C086C">
      <w:pPr>
        <w:pStyle w:val="TOC1"/>
        <w:rPr>
          <w:rFonts w:asciiTheme="minorHAnsi" w:eastAsiaTheme="minorEastAsia" w:hAnsiTheme="minorHAnsi" w:cstheme="minorBidi"/>
          <w:noProof/>
        </w:rPr>
      </w:pPr>
      <w:hyperlink w:anchor="_Toc71619717" w:history="1">
        <w:r w:rsidR="005C3049" w:rsidRPr="00E004E1">
          <w:rPr>
            <w:rStyle w:val="Hyperlink"/>
            <w:noProof/>
          </w:rPr>
          <w:t>Appendix A: Segmenting large clusters</w:t>
        </w:r>
        <w:r w:rsidR="005C3049">
          <w:rPr>
            <w:noProof/>
            <w:webHidden/>
          </w:rPr>
          <w:tab/>
        </w:r>
        <w:r w:rsidR="005C3049">
          <w:rPr>
            <w:noProof/>
            <w:webHidden/>
          </w:rPr>
          <w:fldChar w:fldCharType="begin"/>
        </w:r>
        <w:r w:rsidR="005C3049">
          <w:rPr>
            <w:noProof/>
            <w:webHidden/>
          </w:rPr>
          <w:instrText xml:space="preserve"> PAGEREF _Toc71619717 \h </w:instrText>
        </w:r>
        <w:r w:rsidR="005C3049">
          <w:rPr>
            <w:noProof/>
            <w:webHidden/>
          </w:rPr>
        </w:r>
        <w:r w:rsidR="005C3049">
          <w:rPr>
            <w:noProof/>
            <w:webHidden/>
          </w:rPr>
          <w:fldChar w:fldCharType="separate"/>
        </w:r>
        <w:r w:rsidR="005C3049">
          <w:rPr>
            <w:noProof/>
            <w:webHidden/>
          </w:rPr>
          <w:t>23</w:t>
        </w:r>
        <w:r w:rsidR="005C3049">
          <w:rPr>
            <w:noProof/>
            <w:webHidden/>
          </w:rPr>
          <w:fldChar w:fldCharType="end"/>
        </w:r>
      </w:hyperlink>
    </w:p>
    <w:p w14:paraId="790B1714" w14:textId="0A62D2EC" w:rsidR="005C3049" w:rsidRDefault="007C086C">
      <w:pPr>
        <w:pStyle w:val="TOC1"/>
        <w:rPr>
          <w:rFonts w:asciiTheme="minorHAnsi" w:eastAsiaTheme="minorEastAsia" w:hAnsiTheme="minorHAnsi" w:cstheme="minorBidi"/>
          <w:noProof/>
        </w:rPr>
      </w:pPr>
      <w:hyperlink w:anchor="_Toc71619718" w:history="1">
        <w:r w:rsidR="005C3049" w:rsidRPr="00E004E1">
          <w:rPr>
            <w:rStyle w:val="Hyperlink"/>
            <w:noProof/>
          </w:rPr>
          <w:t>Appendix B: Blank listing forms</w:t>
        </w:r>
        <w:r w:rsidR="005C3049">
          <w:rPr>
            <w:noProof/>
            <w:webHidden/>
          </w:rPr>
          <w:tab/>
        </w:r>
        <w:r w:rsidR="005C3049">
          <w:rPr>
            <w:noProof/>
            <w:webHidden/>
          </w:rPr>
          <w:fldChar w:fldCharType="begin"/>
        </w:r>
        <w:r w:rsidR="005C3049">
          <w:rPr>
            <w:noProof/>
            <w:webHidden/>
          </w:rPr>
          <w:instrText xml:space="preserve"> PAGEREF _Toc71619718 \h </w:instrText>
        </w:r>
        <w:r w:rsidR="005C3049">
          <w:rPr>
            <w:noProof/>
            <w:webHidden/>
          </w:rPr>
        </w:r>
        <w:r w:rsidR="005C3049">
          <w:rPr>
            <w:noProof/>
            <w:webHidden/>
          </w:rPr>
          <w:fldChar w:fldCharType="separate"/>
        </w:r>
        <w:r w:rsidR="005C3049">
          <w:rPr>
            <w:noProof/>
            <w:webHidden/>
          </w:rPr>
          <w:t>26</w:t>
        </w:r>
        <w:r w:rsidR="005C3049">
          <w:rPr>
            <w:noProof/>
            <w:webHidden/>
          </w:rPr>
          <w:fldChar w:fldCharType="end"/>
        </w:r>
      </w:hyperlink>
    </w:p>
    <w:p w14:paraId="398148DC" w14:textId="59B1D10B" w:rsidR="005C3049" w:rsidRDefault="007C086C">
      <w:pPr>
        <w:pStyle w:val="TOC2"/>
        <w:rPr>
          <w:rFonts w:asciiTheme="minorHAnsi" w:eastAsiaTheme="minorEastAsia" w:hAnsiTheme="minorHAnsi" w:cstheme="minorBidi"/>
          <w:noProof/>
        </w:rPr>
      </w:pPr>
      <w:hyperlink w:anchor="_Toc71619719" w:history="1">
        <w:r w:rsidR="005C3049" w:rsidRPr="00E004E1">
          <w:rPr>
            <w:rStyle w:val="Hyperlink"/>
            <w:noProof/>
          </w:rPr>
          <w:t>B.1</w:t>
        </w:r>
        <w:r w:rsidR="005C3049">
          <w:rPr>
            <w:rFonts w:asciiTheme="minorHAnsi" w:eastAsiaTheme="minorEastAsia" w:hAnsiTheme="minorHAnsi" w:cstheme="minorBidi"/>
            <w:noProof/>
          </w:rPr>
          <w:tab/>
        </w:r>
        <w:r w:rsidR="005C3049" w:rsidRPr="00E004E1">
          <w:rPr>
            <w:rStyle w:val="Hyperlink"/>
            <w:noProof/>
          </w:rPr>
          <w:t>LIST/1 Listing Summary Form</w:t>
        </w:r>
        <w:r w:rsidR="005C3049">
          <w:rPr>
            <w:noProof/>
            <w:webHidden/>
          </w:rPr>
          <w:tab/>
        </w:r>
        <w:r w:rsidR="005C3049">
          <w:rPr>
            <w:noProof/>
            <w:webHidden/>
          </w:rPr>
          <w:fldChar w:fldCharType="begin"/>
        </w:r>
        <w:r w:rsidR="005C3049">
          <w:rPr>
            <w:noProof/>
            <w:webHidden/>
          </w:rPr>
          <w:instrText xml:space="preserve"> PAGEREF _Toc71619719 \h </w:instrText>
        </w:r>
        <w:r w:rsidR="005C3049">
          <w:rPr>
            <w:noProof/>
            <w:webHidden/>
          </w:rPr>
        </w:r>
        <w:r w:rsidR="005C3049">
          <w:rPr>
            <w:noProof/>
            <w:webHidden/>
          </w:rPr>
          <w:fldChar w:fldCharType="separate"/>
        </w:r>
        <w:r w:rsidR="005C3049">
          <w:rPr>
            <w:noProof/>
            <w:webHidden/>
          </w:rPr>
          <w:t>27</w:t>
        </w:r>
        <w:r w:rsidR="005C3049">
          <w:rPr>
            <w:noProof/>
            <w:webHidden/>
          </w:rPr>
          <w:fldChar w:fldCharType="end"/>
        </w:r>
      </w:hyperlink>
    </w:p>
    <w:p w14:paraId="2FD4FDA9" w14:textId="22C75519" w:rsidR="005C3049" w:rsidRDefault="007C086C">
      <w:pPr>
        <w:pStyle w:val="TOC2"/>
        <w:rPr>
          <w:rFonts w:asciiTheme="minorHAnsi" w:eastAsiaTheme="minorEastAsia" w:hAnsiTheme="minorHAnsi" w:cstheme="minorBidi"/>
          <w:noProof/>
        </w:rPr>
      </w:pPr>
      <w:hyperlink w:anchor="_Toc71619720" w:history="1">
        <w:r w:rsidR="005C3049" w:rsidRPr="00E004E1">
          <w:rPr>
            <w:rStyle w:val="Hyperlink"/>
            <w:noProof/>
          </w:rPr>
          <w:t xml:space="preserve">B.2 </w:t>
        </w:r>
        <w:r w:rsidR="005C3049">
          <w:rPr>
            <w:rFonts w:asciiTheme="minorHAnsi" w:eastAsiaTheme="minorEastAsia" w:hAnsiTheme="minorHAnsi" w:cstheme="minorBidi"/>
            <w:noProof/>
          </w:rPr>
          <w:tab/>
        </w:r>
        <w:r w:rsidR="005C3049" w:rsidRPr="00E004E1">
          <w:rPr>
            <w:rStyle w:val="Hyperlink"/>
            <w:noProof/>
          </w:rPr>
          <w:t>LIST/2 Cluster Location Form</w:t>
        </w:r>
        <w:r w:rsidR="005C3049">
          <w:rPr>
            <w:noProof/>
            <w:webHidden/>
          </w:rPr>
          <w:tab/>
        </w:r>
        <w:r w:rsidR="005C3049">
          <w:rPr>
            <w:noProof/>
            <w:webHidden/>
          </w:rPr>
          <w:fldChar w:fldCharType="begin"/>
        </w:r>
        <w:r w:rsidR="005C3049">
          <w:rPr>
            <w:noProof/>
            <w:webHidden/>
          </w:rPr>
          <w:instrText xml:space="preserve"> PAGEREF _Toc71619720 \h </w:instrText>
        </w:r>
        <w:r w:rsidR="005C3049">
          <w:rPr>
            <w:noProof/>
            <w:webHidden/>
          </w:rPr>
        </w:r>
        <w:r w:rsidR="005C3049">
          <w:rPr>
            <w:noProof/>
            <w:webHidden/>
          </w:rPr>
          <w:fldChar w:fldCharType="separate"/>
        </w:r>
        <w:r w:rsidR="005C3049">
          <w:rPr>
            <w:noProof/>
            <w:webHidden/>
          </w:rPr>
          <w:t>28</w:t>
        </w:r>
        <w:r w:rsidR="005C3049">
          <w:rPr>
            <w:noProof/>
            <w:webHidden/>
          </w:rPr>
          <w:fldChar w:fldCharType="end"/>
        </w:r>
      </w:hyperlink>
    </w:p>
    <w:p w14:paraId="1913F8CA" w14:textId="4921998A" w:rsidR="005C3049" w:rsidRDefault="007C086C">
      <w:pPr>
        <w:pStyle w:val="TOC2"/>
        <w:rPr>
          <w:rFonts w:asciiTheme="minorHAnsi" w:eastAsiaTheme="minorEastAsia" w:hAnsiTheme="minorHAnsi" w:cstheme="minorBidi"/>
          <w:noProof/>
        </w:rPr>
      </w:pPr>
      <w:hyperlink w:anchor="_Toc71619721" w:history="1">
        <w:r w:rsidR="005C3049" w:rsidRPr="00E004E1">
          <w:rPr>
            <w:rStyle w:val="Hyperlink"/>
            <w:noProof/>
          </w:rPr>
          <w:t xml:space="preserve">B.3 </w:t>
        </w:r>
        <w:r w:rsidR="005C3049">
          <w:rPr>
            <w:rFonts w:asciiTheme="minorHAnsi" w:eastAsiaTheme="minorEastAsia" w:hAnsiTheme="minorHAnsi" w:cstheme="minorBidi"/>
            <w:noProof/>
          </w:rPr>
          <w:tab/>
        </w:r>
        <w:r w:rsidR="005C3049" w:rsidRPr="00E004E1">
          <w:rPr>
            <w:rStyle w:val="Hyperlink"/>
            <w:noProof/>
          </w:rPr>
          <w:t>LIST/3 Cluster Sketch Map Form</w:t>
        </w:r>
        <w:r w:rsidR="005C3049">
          <w:rPr>
            <w:noProof/>
            <w:webHidden/>
          </w:rPr>
          <w:tab/>
        </w:r>
        <w:r w:rsidR="005C3049">
          <w:rPr>
            <w:noProof/>
            <w:webHidden/>
          </w:rPr>
          <w:fldChar w:fldCharType="begin"/>
        </w:r>
        <w:r w:rsidR="005C3049">
          <w:rPr>
            <w:noProof/>
            <w:webHidden/>
          </w:rPr>
          <w:instrText xml:space="preserve"> PAGEREF _Toc71619721 \h </w:instrText>
        </w:r>
        <w:r w:rsidR="005C3049">
          <w:rPr>
            <w:noProof/>
            <w:webHidden/>
          </w:rPr>
        </w:r>
        <w:r w:rsidR="005C3049">
          <w:rPr>
            <w:noProof/>
            <w:webHidden/>
          </w:rPr>
          <w:fldChar w:fldCharType="separate"/>
        </w:r>
        <w:r w:rsidR="005C3049">
          <w:rPr>
            <w:noProof/>
            <w:webHidden/>
          </w:rPr>
          <w:t>30</w:t>
        </w:r>
        <w:r w:rsidR="005C3049">
          <w:rPr>
            <w:noProof/>
            <w:webHidden/>
          </w:rPr>
          <w:fldChar w:fldCharType="end"/>
        </w:r>
      </w:hyperlink>
    </w:p>
    <w:p w14:paraId="2E3C204C" w14:textId="0B4441E6" w:rsidR="005C3049" w:rsidRDefault="007C086C">
      <w:pPr>
        <w:pStyle w:val="TOC2"/>
        <w:rPr>
          <w:rFonts w:asciiTheme="minorHAnsi" w:eastAsiaTheme="minorEastAsia" w:hAnsiTheme="minorHAnsi" w:cstheme="minorBidi"/>
          <w:noProof/>
        </w:rPr>
      </w:pPr>
      <w:hyperlink w:anchor="_Toc71619722" w:history="1">
        <w:r w:rsidR="005C3049" w:rsidRPr="00E004E1">
          <w:rPr>
            <w:rStyle w:val="Hyperlink"/>
            <w:noProof/>
          </w:rPr>
          <w:t xml:space="preserve">B.4 </w:t>
        </w:r>
        <w:r w:rsidR="005C3049">
          <w:rPr>
            <w:rFonts w:asciiTheme="minorHAnsi" w:eastAsiaTheme="minorEastAsia" w:hAnsiTheme="minorHAnsi" w:cstheme="minorBidi"/>
            <w:noProof/>
          </w:rPr>
          <w:tab/>
        </w:r>
        <w:r w:rsidR="005C3049" w:rsidRPr="00E004E1">
          <w:rPr>
            <w:rStyle w:val="Hyperlink"/>
            <w:noProof/>
          </w:rPr>
          <w:t>LIST/4 Household Listing Form</w:t>
        </w:r>
        <w:r w:rsidR="005C3049">
          <w:rPr>
            <w:noProof/>
            <w:webHidden/>
          </w:rPr>
          <w:tab/>
        </w:r>
        <w:r w:rsidR="005C3049">
          <w:rPr>
            <w:noProof/>
            <w:webHidden/>
          </w:rPr>
          <w:fldChar w:fldCharType="begin"/>
        </w:r>
        <w:r w:rsidR="005C3049">
          <w:rPr>
            <w:noProof/>
            <w:webHidden/>
          </w:rPr>
          <w:instrText xml:space="preserve"> PAGEREF _Toc71619722 \h </w:instrText>
        </w:r>
        <w:r w:rsidR="005C3049">
          <w:rPr>
            <w:noProof/>
            <w:webHidden/>
          </w:rPr>
        </w:r>
        <w:r w:rsidR="005C3049">
          <w:rPr>
            <w:noProof/>
            <w:webHidden/>
          </w:rPr>
          <w:fldChar w:fldCharType="separate"/>
        </w:r>
        <w:r w:rsidR="005C3049">
          <w:rPr>
            <w:noProof/>
            <w:webHidden/>
          </w:rPr>
          <w:t>31</w:t>
        </w:r>
        <w:r w:rsidR="005C3049">
          <w:rPr>
            <w:noProof/>
            <w:webHidden/>
          </w:rPr>
          <w:fldChar w:fldCharType="end"/>
        </w:r>
      </w:hyperlink>
    </w:p>
    <w:p w14:paraId="53AFBEF4" w14:textId="7FDB5ED4" w:rsidR="005C3049" w:rsidRDefault="007C086C">
      <w:pPr>
        <w:pStyle w:val="TOC2"/>
        <w:rPr>
          <w:rFonts w:asciiTheme="minorHAnsi" w:eastAsiaTheme="minorEastAsia" w:hAnsiTheme="minorHAnsi" w:cstheme="minorBidi"/>
          <w:noProof/>
        </w:rPr>
      </w:pPr>
      <w:hyperlink w:anchor="_Toc71619723" w:history="1">
        <w:r w:rsidR="005C3049" w:rsidRPr="00E004E1">
          <w:rPr>
            <w:rStyle w:val="Hyperlink"/>
            <w:noProof/>
          </w:rPr>
          <w:t>B.5</w:t>
        </w:r>
        <w:r w:rsidR="005C3049">
          <w:rPr>
            <w:rFonts w:asciiTheme="minorHAnsi" w:eastAsiaTheme="minorEastAsia" w:hAnsiTheme="minorHAnsi" w:cstheme="minorBidi"/>
            <w:noProof/>
          </w:rPr>
          <w:tab/>
        </w:r>
        <w:r w:rsidR="005C3049" w:rsidRPr="00E004E1">
          <w:rPr>
            <w:rStyle w:val="Hyperlink"/>
            <w:noProof/>
          </w:rPr>
          <w:t>LIST/5 Cluster Characteristics Form</w:t>
        </w:r>
        <w:r w:rsidR="005C3049">
          <w:rPr>
            <w:noProof/>
            <w:webHidden/>
          </w:rPr>
          <w:tab/>
        </w:r>
        <w:r w:rsidR="005C3049">
          <w:rPr>
            <w:noProof/>
            <w:webHidden/>
          </w:rPr>
          <w:fldChar w:fldCharType="begin"/>
        </w:r>
        <w:r w:rsidR="005C3049">
          <w:rPr>
            <w:noProof/>
            <w:webHidden/>
          </w:rPr>
          <w:instrText xml:space="preserve"> PAGEREF _Toc71619723 \h </w:instrText>
        </w:r>
        <w:r w:rsidR="005C3049">
          <w:rPr>
            <w:noProof/>
            <w:webHidden/>
          </w:rPr>
        </w:r>
        <w:r w:rsidR="005C3049">
          <w:rPr>
            <w:noProof/>
            <w:webHidden/>
          </w:rPr>
          <w:fldChar w:fldCharType="separate"/>
        </w:r>
        <w:r w:rsidR="005C3049">
          <w:rPr>
            <w:noProof/>
            <w:webHidden/>
          </w:rPr>
          <w:t>33</w:t>
        </w:r>
        <w:r w:rsidR="005C3049">
          <w:rPr>
            <w:noProof/>
            <w:webHidden/>
          </w:rPr>
          <w:fldChar w:fldCharType="end"/>
        </w:r>
      </w:hyperlink>
    </w:p>
    <w:p w14:paraId="183D6B16" w14:textId="79D15512" w:rsidR="005C3049" w:rsidRDefault="007C086C">
      <w:pPr>
        <w:pStyle w:val="TOC2"/>
        <w:rPr>
          <w:rFonts w:asciiTheme="minorHAnsi" w:eastAsiaTheme="minorEastAsia" w:hAnsiTheme="minorHAnsi" w:cstheme="minorBidi"/>
          <w:noProof/>
        </w:rPr>
      </w:pPr>
      <w:hyperlink w:anchor="_Toc71619724" w:history="1">
        <w:r w:rsidR="005C3049" w:rsidRPr="00E004E1">
          <w:rPr>
            <w:rStyle w:val="Hyperlink"/>
            <w:noProof/>
          </w:rPr>
          <w:t>B.6</w:t>
        </w:r>
        <w:r w:rsidR="005C3049">
          <w:rPr>
            <w:rFonts w:asciiTheme="minorHAnsi" w:eastAsiaTheme="minorEastAsia" w:hAnsiTheme="minorHAnsi" w:cstheme="minorBidi"/>
            <w:noProof/>
          </w:rPr>
          <w:tab/>
        </w:r>
        <w:r w:rsidR="005C3049" w:rsidRPr="00E004E1">
          <w:rPr>
            <w:rStyle w:val="Hyperlink"/>
            <w:noProof/>
          </w:rPr>
          <w:t>LIST/6 Cluster Segmentation Form</w:t>
        </w:r>
        <w:r w:rsidR="005C3049">
          <w:rPr>
            <w:noProof/>
            <w:webHidden/>
          </w:rPr>
          <w:tab/>
        </w:r>
        <w:r w:rsidR="005C3049">
          <w:rPr>
            <w:noProof/>
            <w:webHidden/>
          </w:rPr>
          <w:fldChar w:fldCharType="begin"/>
        </w:r>
        <w:r w:rsidR="005C3049">
          <w:rPr>
            <w:noProof/>
            <w:webHidden/>
          </w:rPr>
          <w:instrText xml:space="preserve"> PAGEREF _Toc71619724 \h </w:instrText>
        </w:r>
        <w:r w:rsidR="005C3049">
          <w:rPr>
            <w:noProof/>
            <w:webHidden/>
          </w:rPr>
        </w:r>
        <w:r w:rsidR="005C3049">
          <w:rPr>
            <w:noProof/>
            <w:webHidden/>
          </w:rPr>
          <w:fldChar w:fldCharType="separate"/>
        </w:r>
        <w:r w:rsidR="005C3049">
          <w:rPr>
            <w:noProof/>
            <w:webHidden/>
          </w:rPr>
          <w:t>34</w:t>
        </w:r>
        <w:r w:rsidR="005C3049">
          <w:rPr>
            <w:noProof/>
            <w:webHidden/>
          </w:rPr>
          <w:fldChar w:fldCharType="end"/>
        </w:r>
      </w:hyperlink>
    </w:p>
    <w:p w14:paraId="0741F9AC" w14:textId="3AE79EC5" w:rsidR="005C3049" w:rsidRDefault="007C086C">
      <w:pPr>
        <w:pStyle w:val="TOC2"/>
        <w:rPr>
          <w:rFonts w:asciiTheme="minorHAnsi" w:eastAsiaTheme="minorEastAsia" w:hAnsiTheme="minorHAnsi" w:cstheme="minorBidi"/>
          <w:noProof/>
        </w:rPr>
      </w:pPr>
      <w:hyperlink w:anchor="_Toc71619725" w:history="1">
        <w:r w:rsidR="005C3049" w:rsidRPr="00E004E1">
          <w:rPr>
            <w:rStyle w:val="Hyperlink"/>
            <w:noProof/>
          </w:rPr>
          <w:t>B.7</w:t>
        </w:r>
        <w:r w:rsidR="005C3049">
          <w:rPr>
            <w:rFonts w:asciiTheme="minorHAnsi" w:eastAsiaTheme="minorEastAsia" w:hAnsiTheme="minorHAnsi" w:cstheme="minorBidi"/>
            <w:noProof/>
          </w:rPr>
          <w:tab/>
        </w:r>
        <w:r w:rsidR="005C3049" w:rsidRPr="00E004E1">
          <w:rPr>
            <w:rStyle w:val="Hyperlink"/>
            <w:noProof/>
          </w:rPr>
          <w:t>LIST/7 Listing Team Assignment Form</w:t>
        </w:r>
        <w:r w:rsidR="005C3049">
          <w:rPr>
            <w:noProof/>
            <w:webHidden/>
          </w:rPr>
          <w:tab/>
        </w:r>
        <w:r w:rsidR="005C3049">
          <w:rPr>
            <w:noProof/>
            <w:webHidden/>
          </w:rPr>
          <w:fldChar w:fldCharType="begin"/>
        </w:r>
        <w:r w:rsidR="005C3049">
          <w:rPr>
            <w:noProof/>
            <w:webHidden/>
          </w:rPr>
          <w:instrText xml:space="preserve"> PAGEREF _Toc71619725 \h </w:instrText>
        </w:r>
        <w:r w:rsidR="005C3049">
          <w:rPr>
            <w:noProof/>
            <w:webHidden/>
          </w:rPr>
        </w:r>
        <w:r w:rsidR="005C3049">
          <w:rPr>
            <w:noProof/>
            <w:webHidden/>
          </w:rPr>
          <w:fldChar w:fldCharType="separate"/>
        </w:r>
        <w:r w:rsidR="005C3049">
          <w:rPr>
            <w:noProof/>
            <w:webHidden/>
          </w:rPr>
          <w:t>35</w:t>
        </w:r>
        <w:r w:rsidR="005C3049">
          <w:rPr>
            <w:noProof/>
            <w:webHidden/>
          </w:rPr>
          <w:fldChar w:fldCharType="end"/>
        </w:r>
      </w:hyperlink>
    </w:p>
    <w:p w14:paraId="0000003A" w14:textId="0913E453" w:rsidR="00CA4C6D" w:rsidRPr="00C212DA" w:rsidRDefault="005C3049">
      <w:pPr>
        <w:rPr>
          <w:rFonts w:ascii="Gill Sans MT" w:eastAsia="Gill Sans" w:hAnsi="Gill Sans MT" w:cs="Gill Sans"/>
          <w:sz w:val="24"/>
          <w:szCs w:val="24"/>
        </w:rPr>
      </w:pPr>
      <w:r>
        <w:rPr>
          <w:rFonts w:ascii="Gill Sans MT" w:hAnsi="Gill Sans MT"/>
        </w:rPr>
        <w:fldChar w:fldCharType="end"/>
      </w:r>
      <w:r w:rsidR="00D650E5" w:rsidRPr="00C212DA">
        <w:rPr>
          <w:rFonts w:ascii="Gill Sans MT" w:hAnsi="Gill Sans MT"/>
        </w:rPr>
        <w:br w:type="page"/>
      </w:r>
    </w:p>
    <w:p w14:paraId="00000042" w14:textId="44D93BB6" w:rsidR="00CA4C6D" w:rsidRDefault="00D650E5" w:rsidP="009C3398">
      <w:pPr>
        <w:rPr>
          <w:rFonts w:ascii="Gill Sans MT" w:eastAsia="Gill Sans" w:hAnsi="Gill Sans MT" w:cs="Gill Sans"/>
          <w:b/>
          <w:sz w:val="24"/>
          <w:szCs w:val="24"/>
        </w:rPr>
      </w:pPr>
      <w:r w:rsidRPr="00C212DA">
        <w:rPr>
          <w:rFonts w:ascii="Gill Sans MT" w:eastAsia="Gill Sans" w:hAnsi="Gill Sans MT" w:cs="Gill Sans"/>
          <w:b/>
          <w:sz w:val="24"/>
          <w:szCs w:val="24"/>
        </w:rPr>
        <w:t>List of figures</w:t>
      </w:r>
    </w:p>
    <w:p w14:paraId="509B1259" w14:textId="7C0A73F4" w:rsidR="005C3049" w:rsidRDefault="005C3049">
      <w:pPr>
        <w:pStyle w:val="TOC1"/>
        <w:rPr>
          <w:rFonts w:asciiTheme="minorHAnsi" w:eastAsiaTheme="minorEastAsia" w:hAnsiTheme="minorHAnsi" w:cstheme="minorBidi"/>
          <w:noProof/>
        </w:rPr>
      </w:pPr>
      <w:r>
        <w:rPr>
          <w:rFonts w:eastAsia="Gill Sans" w:cs="Gill Sans"/>
          <w:b/>
          <w:sz w:val="24"/>
          <w:szCs w:val="24"/>
        </w:rPr>
        <w:fldChar w:fldCharType="begin"/>
      </w:r>
      <w:r>
        <w:rPr>
          <w:rFonts w:eastAsia="Gill Sans" w:cs="Gill Sans"/>
          <w:b/>
          <w:sz w:val="24"/>
          <w:szCs w:val="24"/>
        </w:rPr>
        <w:instrText xml:space="preserve"> TOC \h \z \t "Figure title,1" </w:instrText>
      </w:r>
      <w:r>
        <w:rPr>
          <w:rFonts w:eastAsia="Gill Sans" w:cs="Gill Sans"/>
          <w:b/>
          <w:sz w:val="24"/>
          <w:szCs w:val="24"/>
        </w:rPr>
        <w:fldChar w:fldCharType="separate"/>
      </w:r>
      <w:hyperlink w:anchor="_Toc71619743" w:history="1">
        <w:r w:rsidRPr="00BF4848">
          <w:rPr>
            <w:rStyle w:val="Hyperlink"/>
            <w:noProof/>
          </w:rPr>
          <w:t>Figure 1: Schedule for Conducting a Zone of Influence Survey</w:t>
        </w:r>
        <w:r>
          <w:rPr>
            <w:noProof/>
            <w:webHidden/>
          </w:rPr>
          <w:tab/>
        </w:r>
        <w:r>
          <w:rPr>
            <w:noProof/>
            <w:webHidden/>
          </w:rPr>
          <w:fldChar w:fldCharType="begin"/>
        </w:r>
        <w:r>
          <w:rPr>
            <w:noProof/>
            <w:webHidden/>
          </w:rPr>
          <w:instrText xml:space="preserve"> PAGEREF _Toc71619743 \h </w:instrText>
        </w:r>
        <w:r>
          <w:rPr>
            <w:noProof/>
            <w:webHidden/>
          </w:rPr>
        </w:r>
        <w:r>
          <w:rPr>
            <w:noProof/>
            <w:webHidden/>
          </w:rPr>
          <w:fldChar w:fldCharType="separate"/>
        </w:r>
        <w:r>
          <w:rPr>
            <w:noProof/>
            <w:webHidden/>
          </w:rPr>
          <w:t>2</w:t>
        </w:r>
        <w:r>
          <w:rPr>
            <w:noProof/>
            <w:webHidden/>
          </w:rPr>
          <w:fldChar w:fldCharType="end"/>
        </w:r>
      </w:hyperlink>
    </w:p>
    <w:p w14:paraId="681BAE1B" w14:textId="00954DC9" w:rsidR="005C3049" w:rsidRDefault="007C086C">
      <w:pPr>
        <w:pStyle w:val="TOC1"/>
        <w:rPr>
          <w:rFonts w:asciiTheme="minorHAnsi" w:eastAsiaTheme="minorEastAsia" w:hAnsiTheme="minorHAnsi" w:cstheme="minorBidi"/>
          <w:noProof/>
        </w:rPr>
      </w:pPr>
      <w:hyperlink w:anchor="_Toc71619744" w:history="1">
        <w:r w:rsidR="005C3049" w:rsidRPr="00BF4848">
          <w:rPr>
            <w:rStyle w:val="Hyperlink"/>
            <w:noProof/>
          </w:rPr>
          <w:t>Figure 2: Example of a Completed (List/2) Cluster Location Form</w:t>
        </w:r>
        <w:r w:rsidR="005C3049">
          <w:rPr>
            <w:noProof/>
            <w:webHidden/>
          </w:rPr>
          <w:tab/>
        </w:r>
        <w:r w:rsidR="005C3049">
          <w:rPr>
            <w:noProof/>
            <w:webHidden/>
          </w:rPr>
          <w:fldChar w:fldCharType="begin"/>
        </w:r>
        <w:r w:rsidR="005C3049">
          <w:rPr>
            <w:noProof/>
            <w:webHidden/>
          </w:rPr>
          <w:instrText xml:space="preserve"> PAGEREF _Toc71619744 \h </w:instrText>
        </w:r>
        <w:r w:rsidR="005C3049">
          <w:rPr>
            <w:noProof/>
            <w:webHidden/>
          </w:rPr>
        </w:r>
        <w:r w:rsidR="005C3049">
          <w:rPr>
            <w:noProof/>
            <w:webHidden/>
          </w:rPr>
          <w:fldChar w:fldCharType="separate"/>
        </w:r>
        <w:r w:rsidR="005C3049">
          <w:rPr>
            <w:noProof/>
            <w:webHidden/>
          </w:rPr>
          <w:t>11</w:t>
        </w:r>
        <w:r w:rsidR="005C3049">
          <w:rPr>
            <w:noProof/>
            <w:webHidden/>
          </w:rPr>
          <w:fldChar w:fldCharType="end"/>
        </w:r>
      </w:hyperlink>
    </w:p>
    <w:p w14:paraId="08F3307B" w14:textId="440546D0" w:rsidR="005C3049" w:rsidRDefault="007C086C">
      <w:pPr>
        <w:pStyle w:val="TOC1"/>
        <w:rPr>
          <w:rFonts w:asciiTheme="minorHAnsi" w:eastAsiaTheme="minorEastAsia" w:hAnsiTheme="minorHAnsi" w:cstheme="minorBidi"/>
          <w:noProof/>
        </w:rPr>
      </w:pPr>
      <w:hyperlink w:anchor="_Toc71619745" w:history="1">
        <w:r w:rsidR="005C3049" w:rsidRPr="00BF4848">
          <w:rPr>
            <w:rStyle w:val="Hyperlink"/>
            <w:noProof/>
          </w:rPr>
          <w:t>Figure 3: Suggested Symbols for Mapping</w:t>
        </w:r>
        <w:r w:rsidR="005C3049">
          <w:rPr>
            <w:noProof/>
            <w:webHidden/>
          </w:rPr>
          <w:tab/>
        </w:r>
        <w:r w:rsidR="005C3049">
          <w:rPr>
            <w:noProof/>
            <w:webHidden/>
          </w:rPr>
          <w:fldChar w:fldCharType="begin"/>
        </w:r>
        <w:r w:rsidR="005C3049">
          <w:rPr>
            <w:noProof/>
            <w:webHidden/>
          </w:rPr>
          <w:instrText xml:space="preserve"> PAGEREF _Toc71619745 \h </w:instrText>
        </w:r>
        <w:r w:rsidR="005C3049">
          <w:rPr>
            <w:noProof/>
            <w:webHidden/>
          </w:rPr>
        </w:r>
        <w:r w:rsidR="005C3049">
          <w:rPr>
            <w:noProof/>
            <w:webHidden/>
          </w:rPr>
          <w:fldChar w:fldCharType="separate"/>
        </w:r>
        <w:r w:rsidR="005C3049">
          <w:rPr>
            <w:noProof/>
            <w:webHidden/>
          </w:rPr>
          <w:t>12</w:t>
        </w:r>
        <w:r w:rsidR="005C3049">
          <w:rPr>
            <w:noProof/>
            <w:webHidden/>
          </w:rPr>
          <w:fldChar w:fldCharType="end"/>
        </w:r>
      </w:hyperlink>
    </w:p>
    <w:p w14:paraId="74979D05" w14:textId="166181E0" w:rsidR="005C3049" w:rsidRDefault="007C086C">
      <w:pPr>
        <w:pStyle w:val="TOC1"/>
        <w:rPr>
          <w:rFonts w:asciiTheme="minorHAnsi" w:eastAsiaTheme="minorEastAsia" w:hAnsiTheme="minorHAnsi" w:cstheme="minorBidi"/>
          <w:noProof/>
        </w:rPr>
      </w:pPr>
      <w:hyperlink w:anchor="_Toc71619746" w:history="1">
        <w:r w:rsidR="005C3049" w:rsidRPr="00BF4848">
          <w:rPr>
            <w:rStyle w:val="Hyperlink"/>
            <w:noProof/>
          </w:rPr>
          <w:t>Figure 4: Example of a Completed (List/3) Cluster Sketch Map Form</w:t>
        </w:r>
        <w:r w:rsidR="005C3049">
          <w:rPr>
            <w:noProof/>
            <w:webHidden/>
          </w:rPr>
          <w:tab/>
        </w:r>
        <w:r w:rsidR="005C3049">
          <w:rPr>
            <w:noProof/>
            <w:webHidden/>
          </w:rPr>
          <w:fldChar w:fldCharType="begin"/>
        </w:r>
        <w:r w:rsidR="005C3049">
          <w:rPr>
            <w:noProof/>
            <w:webHidden/>
          </w:rPr>
          <w:instrText xml:space="preserve"> PAGEREF _Toc71619746 \h </w:instrText>
        </w:r>
        <w:r w:rsidR="005C3049">
          <w:rPr>
            <w:noProof/>
            <w:webHidden/>
          </w:rPr>
        </w:r>
        <w:r w:rsidR="005C3049">
          <w:rPr>
            <w:noProof/>
            <w:webHidden/>
          </w:rPr>
          <w:fldChar w:fldCharType="separate"/>
        </w:r>
        <w:r w:rsidR="005C3049">
          <w:rPr>
            <w:noProof/>
            <w:webHidden/>
          </w:rPr>
          <w:t>14</w:t>
        </w:r>
        <w:r w:rsidR="005C3049">
          <w:rPr>
            <w:noProof/>
            <w:webHidden/>
          </w:rPr>
          <w:fldChar w:fldCharType="end"/>
        </w:r>
      </w:hyperlink>
    </w:p>
    <w:p w14:paraId="776FCDD0" w14:textId="5A5C2D89" w:rsidR="005C3049" w:rsidRDefault="007C086C">
      <w:pPr>
        <w:pStyle w:val="TOC1"/>
        <w:rPr>
          <w:rFonts w:asciiTheme="minorHAnsi" w:eastAsiaTheme="minorEastAsia" w:hAnsiTheme="minorHAnsi" w:cstheme="minorBidi"/>
          <w:noProof/>
        </w:rPr>
      </w:pPr>
      <w:hyperlink w:anchor="_Toc71619747" w:history="1">
        <w:r w:rsidR="005C3049" w:rsidRPr="00BF4848">
          <w:rPr>
            <w:rStyle w:val="Hyperlink"/>
            <w:noProof/>
          </w:rPr>
          <w:t>Figure 5: Example of a Completed Household Listing Form</w:t>
        </w:r>
        <w:r w:rsidR="005C3049">
          <w:rPr>
            <w:noProof/>
            <w:webHidden/>
          </w:rPr>
          <w:tab/>
        </w:r>
        <w:r w:rsidR="005C3049">
          <w:rPr>
            <w:noProof/>
            <w:webHidden/>
          </w:rPr>
          <w:fldChar w:fldCharType="begin"/>
        </w:r>
        <w:r w:rsidR="005C3049">
          <w:rPr>
            <w:noProof/>
            <w:webHidden/>
          </w:rPr>
          <w:instrText xml:space="preserve"> PAGEREF _Toc71619747 \h </w:instrText>
        </w:r>
        <w:r w:rsidR="005C3049">
          <w:rPr>
            <w:noProof/>
            <w:webHidden/>
          </w:rPr>
        </w:r>
        <w:r w:rsidR="005C3049">
          <w:rPr>
            <w:noProof/>
            <w:webHidden/>
          </w:rPr>
          <w:fldChar w:fldCharType="separate"/>
        </w:r>
        <w:r w:rsidR="005C3049">
          <w:rPr>
            <w:noProof/>
            <w:webHidden/>
          </w:rPr>
          <w:t>19</w:t>
        </w:r>
        <w:r w:rsidR="005C3049">
          <w:rPr>
            <w:noProof/>
            <w:webHidden/>
          </w:rPr>
          <w:fldChar w:fldCharType="end"/>
        </w:r>
      </w:hyperlink>
    </w:p>
    <w:p w14:paraId="17378E4A" w14:textId="7B625F98" w:rsidR="005C3049" w:rsidRDefault="007C086C">
      <w:pPr>
        <w:pStyle w:val="TOC1"/>
        <w:rPr>
          <w:rFonts w:asciiTheme="minorHAnsi" w:eastAsiaTheme="minorEastAsia" w:hAnsiTheme="minorHAnsi" w:cstheme="minorBidi"/>
          <w:noProof/>
        </w:rPr>
      </w:pPr>
      <w:hyperlink w:anchor="_Toc71619748" w:history="1">
        <w:r w:rsidR="005C3049" w:rsidRPr="00BF4848">
          <w:rPr>
            <w:rStyle w:val="Hyperlink"/>
            <w:noProof/>
          </w:rPr>
          <w:t>Figure A.1: Example of Completed Segmentation Form</w:t>
        </w:r>
        <w:r w:rsidR="005C3049">
          <w:rPr>
            <w:noProof/>
            <w:webHidden/>
          </w:rPr>
          <w:tab/>
        </w:r>
        <w:r w:rsidR="005C3049">
          <w:rPr>
            <w:noProof/>
            <w:webHidden/>
          </w:rPr>
          <w:fldChar w:fldCharType="begin"/>
        </w:r>
        <w:r w:rsidR="005C3049">
          <w:rPr>
            <w:noProof/>
            <w:webHidden/>
          </w:rPr>
          <w:instrText xml:space="preserve"> PAGEREF _Toc71619748 \h </w:instrText>
        </w:r>
        <w:r w:rsidR="005C3049">
          <w:rPr>
            <w:noProof/>
            <w:webHidden/>
          </w:rPr>
        </w:r>
        <w:r w:rsidR="005C3049">
          <w:rPr>
            <w:noProof/>
            <w:webHidden/>
          </w:rPr>
          <w:fldChar w:fldCharType="separate"/>
        </w:r>
        <w:r w:rsidR="005C3049">
          <w:rPr>
            <w:noProof/>
            <w:webHidden/>
          </w:rPr>
          <w:t>25</w:t>
        </w:r>
        <w:r w:rsidR="005C3049">
          <w:rPr>
            <w:noProof/>
            <w:webHidden/>
          </w:rPr>
          <w:fldChar w:fldCharType="end"/>
        </w:r>
      </w:hyperlink>
    </w:p>
    <w:p w14:paraId="774D6725" w14:textId="495A6BBF" w:rsidR="000838F3" w:rsidRDefault="005C3049">
      <w:pPr>
        <w:rPr>
          <w:rFonts w:ascii="Gill Sans MT" w:eastAsia="Gill Sans" w:hAnsi="Gill Sans MT" w:cs="Gill Sans"/>
          <w:b/>
          <w:sz w:val="24"/>
          <w:szCs w:val="24"/>
        </w:rPr>
      </w:pPr>
      <w:r>
        <w:rPr>
          <w:rFonts w:ascii="Gill Sans MT" w:eastAsia="Gill Sans" w:hAnsi="Gill Sans MT" w:cs="Gill Sans"/>
          <w:b/>
          <w:sz w:val="24"/>
          <w:szCs w:val="24"/>
        </w:rPr>
        <w:fldChar w:fldCharType="end"/>
      </w:r>
    </w:p>
    <w:p w14:paraId="00000044" w14:textId="64DBB256" w:rsidR="00CA4C6D" w:rsidRDefault="00D650E5">
      <w:pPr>
        <w:rPr>
          <w:rFonts w:ascii="Gill Sans MT" w:eastAsia="Gill Sans" w:hAnsi="Gill Sans MT" w:cs="Gill Sans"/>
          <w:b/>
          <w:sz w:val="24"/>
          <w:szCs w:val="24"/>
        </w:rPr>
      </w:pPr>
      <w:r w:rsidRPr="00C212DA">
        <w:rPr>
          <w:rFonts w:ascii="Gill Sans MT" w:eastAsia="Gill Sans" w:hAnsi="Gill Sans MT" w:cs="Gill Sans"/>
          <w:b/>
          <w:sz w:val="24"/>
          <w:szCs w:val="24"/>
        </w:rPr>
        <w:t>List of tables</w:t>
      </w:r>
    </w:p>
    <w:p w14:paraId="3A95C280" w14:textId="2ADB233B" w:rsidR="005C3049" w:rsidRDefault="005C3049">
      <w:pPr>
        <w:pStyle w:val="TOC1"/>
        <w:rPr>
          <w:rFonts w:asciiTheme="minorHAnsi" w:eastAsiaTheme="minorEastAsia" w:hAnsiTheme="minorHAnsi" w:cstheme="minorBidi"/>
          <w:noProof/>
        </w:rPr>
      </w:pPr>
      <w:r>
        <w:fldChar w:fldCharType="begin"/>
      </w:r>
      <w:r>
        <w:instrText xml:space="preserve"> TOC \h \z \t "Table Title,1" </w:instrText>
      </w:r>
      <w:r>
        <w:fldChar w:fldCharType="separate"/>
      </w:r>
      <w:hyperlink w:anchor="_Toc71619827" w:history="1">
        <w:r w:rsidRPr="00103079">
          <w:rPr>
            <w:rStyle w:val="Hyperlink"/>
            <w:noProof/>
          </w:rPr>
          <w:t>Table A.1: Example of Cluster Segmentation</w:t>
        </w:r>
        <w:r>
          <w:rPr>
            <w:noProof/>
            <w:webHidden/>
          </w:rPr>
          <w:tab/>
        </w:r>
        <w:r>
          <w:rPr>
            <w:noProof/>
            <w:webHidden/>
          </w:rPr>
          <w:fldChar w:fldCharType="begin"/>
        </w:r>
        <w:r>
          <w:rPr>
            <w:noProof/>
            <w:webHidden/>
          </w:rPr>
          <w:instrText xml:space="preserve"> PAGEREF _Toc71619827 \h </w:instrText>
        </w:r>
        <w:r>
          <w:rPr>
            <w:noProof/>
            <w:webHidden/>
          </w:rPr>
        </w:r>
        <w:r>
          <w:rPr>
            <w:noProof/>
            <w:webHidden/>
          </w:rPr>
          <w:fldChar w:fldCharType="separate"/>
        </w:r>
        <w:r>
          <w:rPr>
            <w:noProof/>
            <w:webHidden/>
          </w:rPr>
          <w:t>24</w:t>
        </w:r>
        <w:r>
          <w:rPr>
            <w:noProof/>
            <w:webHidden/>
          </w:rPr>
          <w:fldChar w:fldCharType="end"/>
        </w:r>
      </w:hyperlink>
    </w:p>
    <w:p w14:paraId="04A5E29B" w14:textId="1E538B68" w:rsidR="005C3049" w:rsidRDefault="005C3049">
      <w:pPr>
        <w:rPr>
          <w:rFonts w:ascii="Gill Sans MT" w:hAnsi="Gill Sans MT"/>
        </w:rPr>
      </w:pPr>
      <w:r>
        <w:rPr>
          <w:rFonts w:ascii="Gill Sans MT" w:hAnsi="Gill Sans MT"/>
        </w:rPr>
        <w:fldChar w:fldCharType="end"/>
      </w:r>
    </w:p>
    <w:p w14:paraId="00000047" w14:textId="4AC1B768" w:rsidR="00CA4C6D" w:rsidRPr="00C212DA" w:rsidRDefault="00D650E5">
      <w:pPr>
        <w:rPr>
          <w:rFonts w:ascii="Gill Sans MT" w:eastAsia="Gill Sans" w:hAnsi="Gill Sans MT" w:cs="Gill Sans"/>
          <w:b/>
          <w:color w:val="365F91"/>
          <w:sz w:val="24"/>
          <w:szCs w:val="24"/>
        </w:rPr>
        <w:sectPr w:rsidR="00CA4C6D" w:rsidRPr="00C212DA" w:rsidSect="00E33C8F">
          <w:pgSz w:w="12240" w:h="15840"/>
          <w:pgMar w:top="1440" w:right="1440" w:bottom="1440" w:left="1440" w:header="720" w:footer="720" w:gutter="0"/>
          <w:pgNumType w:fmt="lowerRoman" w:start="1"/>
          <w:cols w:space="720"/>
        </w:sectPr>
      </w:pPr>
      <w:r w:rsidRPr="00C212DA">
        <w:rPr>
          <w:rFonts w:ascii="Gill Sans MT" w:hAnsi="Gill Sans MT"/>
        </w:rPr>
        <w:br w:type="page"/>
      </w:r>
    </w:p>
    <w:p w14:paraId="00000048" w14:textId="77777777" w:rsidR="00CA4C6D" w:rsidRPr="00C212DA" w:rsidRDefault="00D650E5">
      <w:pPr>
        <w:pStyle w:val="Heading1"/>
        <w:ind w:left="360"/>
      </w:pPr>
      <w:bookmarkStart w:id="5" w:name="bookmark=id.30j0zll" w:colFirst="0" w:colLast="0"/>
      <w:bookmarkStart w:id="6" w:name="_Toc69803317"/>
      <w:bookmarkStart w:id="7" w:name="_Toc70638329"/>
      <w:bookmarkStart w:id="8" w:name="_Toc71619698"/>
      <w:bookmarkEnd w:id="5"/>
      <w:r w:rsidRPr="00C212DA">
        <w:t>1.</w:t>
      </w:r>
      <w:r w:rsidRPr="00C212DA">
        <w:tab/>
        <w:t>Introduction</w:t>
      </w:r>
      <w:bookmarkEnd w:id="6"/>
      <w:bookmarkEnd w:id="7"/>
      <w:bookmarkEnd w:id="8"/>
    </w:p>
    <w:p w14:paraId="00000049"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This manual provides detailed instructions on how to implement a critical component of the United States Agency for International Development’s Feed the Future Zone of Influence (ZOI) Midline Surveys: the household listing.</w:t>
      </w:r>
    </w:p>
    <w:p w14:paraId="0000004A"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 xml:space="preserve">The household listing is the foundation of the scientific process used to select the survey </w:t>
      </w:r>
      <w:proofErr w:type="gramStart"/>
      <w:r w:rsidRPr="00C212DA">
        <w:rPr>
          <w:rFonts w:ascii="Gill Sans MT" w:eastAsia="Gill Sans" w:hAnsi="Gill Sans MT" w:cs="Gill Sans"/>
          <w:color w:val="000000"/>
        </w:rPr>
        <w:t>sample;</w:t>
      </w:r>
      <w:proofErr w:type="gramEnd"/>
      <w:r w:rsidRPr="00C212DA">
        <w:rPr>
          <w:rFonts w:ascii="Gill Sans MT" w:eastAsia="Gill Sans" w:hAnsi="Gill Sans MT" w:cs="Gill Sans"/>
          <w:color w:val="000000"/>
        </w:rPr>
        <w:t xml:space="preserve"> the integrity of the entire survey operation rests on the production of a rigorous, accurate household listing. As such, the household listing teams play a critical role in ensuring the success of this important food security survey.</w:t>
      </w:r>
    </w:p>
    <w:p w14:paraId="0000004B" w14:textId="77777777" w:rsidR="00CA4C6D" w:rsidRPr="00C212DA" w:rsidRDefault="00D650E5">
      <w:pPr>
        <w:pStyle w:val="Heading2"/>
        <w:ind w:firstLine="720"/>
      </w:pPr>
      <w:bookmarkStart w:id="9" w:name="_Toc69803318"/>
      <w:bookmarkStart w:id="10" w:name="_Toc70638330"/>
      <w:bookmarkStart w:id="11" w:name="_Toc71619699"/>
      <w:r w:rsidRPr="00C212DA">
        <w:t>1.1</w:t>
      </w:r>
      <w:r w:rsidRPr="00C212DA">
        <w:tab/>
        <w:t>Purpose of the survey</w:t>
      </w:r>
      <w:bookmarkEnd w:id="9"/>
      <w:bookmarkEnd w:id="10"/>
      <w:bookmarkEnd w:id="11"/>
    </w:p>
    <w:p w14:paraId="0000004C" w14:textId="77777777" w:rsidR="00CA4C6D" w:rsidRPr="00C212DA" w:rsidRDefault="00D650E5">
      <w:pPr>
        <w:spacing w:after="240"/>
        <w:rPr>
          <w:rFonts w:ascii="Gill Sans MT" w:eastAsia="Gill Sans" w:hAnsi="Gill Sans MT" w:cs="Gill Sans"/>
        </w:rPr>
      </w:pPr>
      <w:r w:rsidRPr="00C212DA">
        <w:rPr>
          <w:rFonts w:ascii="Gill Sans MT" w:eastAsia="Gill Sans" w:hAnsi="Gill Sans MT" w:cs="Gill Sans"/>
        </w:rPr>
        <w:t xml:space="preserve">Feed the Future is the U.S. Government’s global food security initiative that seeks to reduce poverty, hunger, and undernutrition among women and children and to increase resilience, income, women’s empowerment, dietary diversity, and appropriate feeding practices. Feed the Future’s programmatic efforts are concentrated in ZOIs in a number of countries, including </w:t>
      </w:r>
      <w:r w:rsidRPr="00C212DA">
        <w:rPr>
          <w:rFonts w:ascii="Gill Sans MT" w:eastAsia="Gill Sans" w:hAnsi="Gill Sans MT" w:cs="Gill Sans"/>
          <w:highlight w:val="yellow"/>
        </w:rPr>
        <w:t>[COUNTRY]</w:t>
      </w:r>
      <w:r w:rsidRPr="00C212DA">
        <w:rPr>
          <w:rFonts w:ascii="Gill Sans MT" w:eastAsia="Gill Sans" w:hAnsi="Gill Sans MT" w:cs="Gill Sans"/>
        </w:rPr>
        <w:t xml:space="preserve">. </w:t>
      </w:r>
    </w:p>
    <w:p w14:paraId="0000004D"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 xml:space="preserve">Progress in achieving Feed the Future’s objectives is tracked using information collected through representative cluster sample surveys called ZOI Surveys. These surveys are designed to provide estimates for key Feed the Future indicators related to poverty, agriculture, nutrition, hunger, and resilience, with a 95 percent confidence level. </w:t>
      </w:r>
    </w:p>
    <w:p w14:paraId="0000004E" w14:textId="77777777" w:rsidR="00CA4C6D" w:rsidRPr="00C212DA" w:rsidRDefault="00D650E5">
      <w:pPr>
        <w:pBdr>
          <w:top w:val="nil"/>
          <w:left w:val="nil"/>
          <w:bottom w:val="nil"/>
          <w:right w:val="nil"/>
          <w:between w:val="nil"/>
        </w:pBdr>
        <w:rPr>
          <w:rFonts w:ascii="Gill Sans MT" w:eastAsia="Gill Sans" w:hAnsi="Gill Sans MT" w:cs="Gill Sans"/>
          <w:color w:val="000000"/>
        </w:rPr>
        <w:sectPr w:rsidR="00CA4C6D" w:rsidRPr="00C212DA">
          <w:footerReference w:type="default" r:id="rId17"/>
          <w:pgSz w:w="12240" w:h="15840"/>
          <w:pgMar w:top="1440" w:right="1440" w:bottom="1440" w:left="1440" w:header="720" w:footer="720" w:gutter="0"/>
          <w:pgNumType w:start="1"/>
          <w:cols w:space="720"/>
        </w:sectPr>
      </w:pPr>
      <w:r w:rsidRPr="00C212DA">
        <w:rPr>
          <w:rFonts w:ascii="Gill Sans MT" w:eastAsia="Gill Sans" w:hAnsi="Gill Sans MT" w:cs="Gill Sans"/>
          <w:color w:val="000000"/>
        </w:rPr>
        <w:t>In a typical schedule for implementing a ZOI Survey, the listing operation is implemented in month 6, with the main fieldwork taking place about 2 months later.</w:t>
      </w:r>
    </w:p>
    <w:p w14:paraId="7F0B1542" w14:textId="7571BA0F" w:rsidR="007C086C" w:rsidRPr="00E33C8F" w:rsidRDefault="00D650E5" w:rsidP="007C086C">
      <w:pPr>
        <w:pStyle w:val="Figuretitle"/>
      </w:pPr>
      <w:bookmarkStart w:id="12" w:name="_Toc71619743"/>
      <w:r w:rsidRPr="00C212DA">
        <w:t xml:space="preserve">Figure 1: Schedule for Conducting a </w:t>
      </w:r>
      <w:r w:rsidR="007C086C">
        <w:t xml:space="preserve">Midline </w:t>
      </w:r>
      <w:r w:rsidRPr="00C212DA">
        <w:t xml:space="preserve">Zone of Influence </w:t>
      </w:r>
      <w:sdt>
        <w:sdtPr>
          <w:tag w:val="goog_rdk_16"/>
          <w:id w:val="-1634627405"/>
        </w:sdtPr>
        <w:sdtEndPr/>
        <w:sdtContent>
          <w:commentRangeStart w:id="13"/>
        </w:sdtContent>
      </w:sdt>
      <w:sdt>
        <w:sdtPr>
          <w:tag w:val="goog_rdk_17"/>
          <w:id w:val="1876047602"/>
        </w:sdtPr>
        <w:sdtEndPr/>
        <w:sdtContent>
          <w:commentRangeStart w:id="14"/>
          <w:commentRangeStart w:id="15"/>
        </w:sdtContent>
      </w:sdt>
      <w:r w:rsidRPr="00C212DA">
        <w:t>Survey</w:t>
      </w:r>
      <w:commentRangeEnd w:id="13"/>
      <w:r w:rsidRPr="00C212DA">
        <w:commentReference w:id="13"/>
      </w:r>
      <w:commentRangeEnd w:id="15"/>
      <w:r w:rsidRPr="00C212DA">
        <w:commentReference w:id="15"/>
      </w:r>
      <w:commentRangeEnd w:id="14"/>
      <w:r w:rsidR="00C212DA">
        <w:rPr>
          <w:rStyle w:val="CommentReference"/>
        </w:rPr>
        <w:commentReference w:id="14"/>
      </w:r>
      <w:bookmarkEnd w:id="12"/>
    </w:p>
    <w:tbl>
      <w:tblPr>
        <w:tblW w:w="5000" w:type="pct"/>
        <w:tblCellMar>
          <w:left w:w="43" w:type="dxa"/>
          <w:right w:w="43" w:type="dxa"/>
        </w:tblCellMar>
        <w:tblLook w:val="04A0" w:firstRow="1" w:lastRow="0" w:firstColumn="1" w:lastColumn="0" w:noHBand="0" w:noVBand="1"/>
      </w:tblPr>
      <w:tblGrid>
        <w:gridCol w:w="277"/>
        <w:gridCol w:w="6766"/>
        <w:gridCol w:w="295"/>
        <w:gridCol w:w="295"/>
        <w:gridCol w:w="295"/>
        <w:gridCol w:w="296"/>
        <w:gridCol w:w="296"/>
        <w:gridCol w:w="296"/>
        <w:gridCol w:w="296"/>
        <w:gridCol w:w="296"/>
        <w:gridCol w:w="296"/>
        <w:gridCol w:w="296"/>
        <w:gridCol w:w="296"/>
        <w:gridCol w:w="296"/>
        <w:gridCol w:w="296"/>
        <w:gridCol w:w="296"/>
        <w:gridCol w:w="296"/>
        <w:gridCol w:w="296"/>
        <w:gridCol w:w="296"/>
        <w:gridCol w:w="296"/>
        <w:gridCol w:w="296"/>
        <w:gridCol w:w="296"/>
      </w:tblGrid>
      <w:tr w:rsidR="007C086C" w:rsidRPr="00C84C69" w14:paraId="0CCE9B7B" w14:textId="77777777" w:rsidTr="00132FE8">
        <w:trPr>
          <w:trHeight w:val="312"/>
          <w:tblHeader/>
        </w:trPr>
        <w:tc>
          <w:tcPr>
            <w:tcW w:w="7043" w:type="dxa"/>
            <w:gridSpan w:val="2"/>
            <w:vMerge w:val="restart"/>
            <w:tcBorders>
              <w:top w:val="single" w:sz="4" w:space="0" w:color="auto"/>
              <w:left w:val="nil"/>
              <w:bottom w:val="single" w:sz="8" w:space="0" w:color="000000"/>
              <w:right w:val="nil"/>
            </w:tcBorders>
            <w:shd w:val="clear" w:color="auto" w:fill="387990"/>
            <w:vAlign w:val="bottom"/>
            <w:hideMark/>
          </w:tcPr>
          <w:p w14:paraId="673B74FE" w14:textId="77777777" w:rsidR="007C086C" w:rsidRPr="00C84C69" w:rsidRDefault="007C086C" w:rsidP="00132FE8">
            <w:pPr>
              <w:spacing w:after="0" w:line="240" w:lineRule="auto"/>
              <w:rPr>
                <w:rFonts w:ascii="Gill Sans MT" w:eastAsia="Times New Roman" w:hAnsi="Gill Sans MT" w:cs="Calibri"/>
                <w:b/>
                <w:bCs/>
                <w:color w:val="FFFFFF"/>
                <w:sz w:val="18"/>
                <w:szCs w:val="18"/>
              </w:rPr>
            </w:pPr>
            <w:r w:rsidRPr="00C84C69">
              <w:rPr>
                <w:rFonts w:ascii="Gill Sans MT" w:eastAsia="Times New Roman" w:hAnsi="Gill Sans MT" w:cs="Calibri"/>
                <w:b/>
                <w:bCs/>
                <w:color w:val="FFFFFF"/>
                <w:sz w:val="18"/>
                <w:szCs w:val="18"/>
              </w:rPr>
              <w:t>Feed the Future Zone of Influence Midline Survey Tasks and Timeline</w:t>
            </w:r>
          </w:p>
        </w:tc>
        <w:tc>
          <w:tcPr>
            <w:tcW w:w="5917" w:type="dxa"/>
            <w:gridSpan w:val="20"/>
            <w:tcBorders>
              <w:top w:val="single" w:sz="4" w:space="0" w:color="auto"/>
              <w:left w:val="nil"/>
              <w:bottom w:val="nil"/>
              <w:right w:val="nil"/>
            </w:tcBorders>
            <w:shd w:val="clear" w:color="auto" w:fill="387990"/>
            <w:vAlign w:val="center"/>
            <w:hideMark/>
          </w:tcPr>
          <w:p w14:paraId="6F042364" w14:textId="77777777" w:rsidR="007C086C" w:rsidRPr="00C84C69" w:rsidRDefault="007C086C" w:rsidP="00132FE8">
            <w:pPr>
              <w:spacing w:after="0" w:line="240" w:lineRule="auto"/>
              <w:jc w:val="center"/>
              <w:rPr>
                <w:rFonts w:ascii="Gill Sans MT" w:eastAsia="Times New Roman" w:hAnsi="Gill Sans MT" w:cs="Calibri"/>
                <w:b/>
                <w:bCs/>
                <w:color w:val="FFFFFF"/>
                <w:sz w:val="18"/>
                <w:szCs w:val="18"/>
              </w:rPr>
            </w:pPr>
            <w:r w:rsidRPr="00C84C69">
              <w:rPr>
                <w:rFonts w:ascii="Gill Sans MT" w:eastAsia="Times New Roman" w:hAnsi="Gill Sans MT" w:cs="Calibri"/>
                <w:b/>
                <w:bCs/>
                <w:color w:val="FFFFFF"/>
                <w:sz w:val="18"/>
                <w:szCs w:val="18"/>
              </w:rPr>
              <w:t>MONTH</w:t>
            </w:r>
          </w:p>
        </w:tc>
      </w:tr>
      <w:tr w:rsidR="007C086C" w:rsidRPr="00C84C69" w14:paraId="3E3A72E7" w14:textId="77777777" w:rsidTr="00132FE8">
        <w:trPr>
          <w:trHeight w:val="223"/>
          <w:tblHeader/>
        </w:trPr>
        <w:tc>
          <w:tcPr>
            <w:tcW w:w="7043" w:type="dxa"/>
            <w:gridSpan w:val="2"/>
            <w:vMerge/>
            <w:tcBorders>
              <w:top w:val="single" w:sz="4" w:space="0" w:color="auto"/>
              <w:left w:val="nil"/>
              <w:bottom w:val="single" w:sz="8" w:space="0" w:color="000000"/>
              <w:right w:val="nil"/>
            </w:tcBorders>
            <w:shd w:val="clear" w:color="auto" w:fill="387990"/>
            <w:vAlign w:val="center"/>
            <w:hideMark/>
          </w:tcPr>
          <w:p w14:paraId="6D2F83BD" w14:textId="77777777" w:rsidR="007C086C" w:rsidRPr="00C84C69" w:rsidRDefault="007C086C" w:rsidP="00132FE8">
            <w:pPr>
              <w:spacing w:after="0" w:line="240" w:lineRule="auto"/>
              <w:rPr>
                <w:rFonts w:ascii="Gill Sans MT" w:eastAsia="Times New Roman" w:hAnsi="Gill Sans MT" w:cs="Calibri"/>
                <w:b/>
                <w:bCs/>
                <w:color w:val="FFFFFF"/>
                <w:sz w:val="16"/>
                <w:szCs w:val="16"/>
              </w:rPr>
            </w:pPr>
          </w:p>
        </w:tc>
        <w:tc>
          <w:tcPr>
            <w:tcW w:w="295" w:type="dxa"/>
            <w:tcBorders>
              <w:top w:val="nil"/>
              <w:left w:val="nil"/>
              <w:bottom w:val="single" w:sz="8" w:space="0" w:color="auto"/>
              <w:right w:val="nil"/>
            </w:tcBorders>
            <w:shd w:val="clear" w:color="auto" w:fill="387990"/>
            <w:noWrap/>
            <w:vAlign w:val="center"/>
            <w:hideMark/>
          </w:tcPr>
          <w:p w14:paraId="52DDE37E" w14:textId="77777777" w:rsidR="007C086C" w:rsidRPr="00C84C69" w:rsidRDefault="007C086C" w:rsidP="00132FE8">
            <w:pPr>
              <w:spacing w:after="0" w:line="240" w:lineRule="auto"/>
              <w:jc w:val="right"/>
              <w:rPr>
                <w:rFonts w:ascii="Gill Sans MT" w:eastAsia="Times New Roman" w:hAnsi="Gill Sans MT" w:cs="Calibri"/>
                <w:b/>
                <w:bCs/>
                <w:color w:val="FFFFFF"/>
                <w:sz w:val="16"/>
                <w:szCs w:val="16"/>
              </w:rPr>
            </w:pPr>
            <w:r w:rsidRPr="00C84C69">
              <w:rPr>
                <w:rFonts w:ascii="Gill Sans MT" w:eastAsia="Times New Roman" w:hAnsi="Gill Sans MT" w:cs="Calibri"/>
                <w:b/>
                <w:bCs/>
                <w:color w:val="FFFFFF"/>
                <w:sz w:val="16"/>
                <w:szCs w:val="16"/>
              </w:rPr>
              <w:t>1</w:t>
            </w:r>
          </w:p>
        </w:tc>
        <w:tc>
          <w:tcPr>
            <w:tcW w:w="295" w:type="dxa"/>
            <w:tcBorders>
              <w:top w:val="nil"/>
              <w:left w:val="nil"/>
              <w:bottom w:val="nil"/>
              <w:right w:val="nil"/>
            </w:tcBorders>
            <w:shd w:val="clear" w:color="auto" w:fill="387990"/>
            <w:noWrap/>
            <w:vAlign w:val="center"/>
            <w:hideMark/>
          </w:tcPr>
          <w:p w14:paraId="256D401A" w14:textId="77777777" w:rsidR="007C086C" w:rsidRPr="00C84C69" w:rsidRDefault="007C086C" w:rsidP="00132FE8">
            <w:pPr>
              <w:spacing w:after="0" w:line="240" w:lineRule="auto"/>
              <w:jc w:val="right"/>
              <w:rPr>
                <w:rFonts w:ascii="Gill Sans MT" w:eastAsia="Times New Roman" w:hAnsi="Gill Sans MT" w:cs="Calibri"/>
                <w:b/>
                <w:bCs/>
                <w:color w:val="FFFFFF"/>
                <w:sz w:val="16"/>
                <w:szCs w:val="16"/>
              </w:rPr>
            </w:pPr>
            <w:r w:rsidRPr="00C84C69">
              <w:rPr>
                <w:rFonts w:ascii="Gill Sans MT" w:eastAsia="Times New Roman" w:hAnsi="Gill Sans MT" w:cs="Calibri"/>
                <w:b/>
                <w:bCs/>
                <w:color w:val="FFFFFF"/>
                <w:sz w:val="16"/>
                <w:szCs w:val="16"/>
              </w:rPr>
              <w:t>2</w:t>
            </w:r>
          </w:p>
        </w:tc>
        <w:tc>
          <w:tcPr>
            <w:tcW w:w="295" w:type="dxa"/>
            <w:tcBorders>
              <w:top w:val="nil"/>
              <w:left w:val="nil"/>
              <w:bottom w:val="nil"/>
              <w:right w:val="nil"/>
            </w:tcBorders>
            <w:shd w:val="clear" w:color="auto" w:fill="387990"/>
            <w:noWrap/>
            <w:vAlign w:val="center"/>
            <w:hideMark/>
          </w:tcPr>
          <w:p w14:paraId="6B40EB6D" w14:textId="77777777" w:rsidR="007C086C" w:rsidRPr="00C84C69" w:rsidRDefault="007C086C" w:rsidP="00132FE8">
            <w:pPr>
              <w:spacing w:after="0" w:line="240" w:lineRule="auto"/>
              <w:jc w:val="right"/>
              <w:rPr>
                <w:rFonts w:ascii="Gill Sans MT" w:eastAsia="Times New Roman" w:hAnsi="Gill Sans MT" w:cs="Calibri"/>
                <w:b/>
                <w:bCs/>
                <w:color w:val="FFFFFF"/>
                <w:sz w:val="16"/>
                <w:szCs w:val="16"/>
              </w:rPr>
            </w:pPr>
            <w:r w:rsidRPr="00C84C69">
              <w:rPr>
                <w:rFonts w:ascii="Gill Sans MT" w:eastAsia="Times New Roman" w:hAnsi="Gill Sans MT" w:cs="Calibri"/>
                <w:b/>
                <w:bCs/>
                <w:color w:val="FFFFFF"/>
                <w:sz w:val="16"/>
                <w:szCs w:val="16"/>
              </w:rPr>
              <w:t>3</w:t>
            </w:r>
          </w:p>
        </w:tc>
        <w:tc>
          <w:tcPr>
            <w:tcW w:w="296" w:type="dxa"/>
            <w:tcBorders>
              <w:top w:val="nil"/>
              <w:left w:val="nil"/>
              <w:bottom w:val="nil"/>
              <w:right w:val="nil"/>
            </w:tcBorders>
            <w:shd w:val="clear" w:color="auto" w:fill="387990"/>
            <w:noWrap/>
            <w:vAlign w:val="center"/>
            <w:hideMark/>
          </w:tcPr>
          <w:p w14:paraId="3494A777" w14:textId="77777777" w:rsidR="007C086C" w:rsidRPr="00C84C69" w:rsidRDefault="007C086C" w:rsidP="00132FE8">
            <w:pPr>
              <w:spacing w:after="0" w:line="240" w:lineRule="auto"/>
              <w:jc w:val="right"/>
              <w:rPr>
                <w:rFonts w:ascii="Gill Sans MT" w:eastAsia="Times New Roman" w:hAnsi="Gill Sans MT" w:cs="Calibri"/>
                <w:b/>
                <w:bCs/>
                <w:color w:val="FFFFFF"/>
                <w:sz w:val="16"/>
                <w:szCs w:val="16"/>
              </w:rPr>
            </w:pPr>
            <w:r w:rsidRPr="00C84C69">
              <w:rPr>
                <w:rFonts w:ascii="Gill Sans MT" w:eastAsia="Times New Roman" w:hAnsi="Gill Sans MT" w:cs="Calibri"/>
                <w:b/>
                <w:bCs/>
                <w:color w:val="FFFFFF"/>
                <w:sz w:val="16"/>
                <w:szCs w:val="16"/>
              </w:rPr>
              <w:t>4</w:t>
            </w:r>
          </w:p>
        </w:tc>
        <w:tc>
          <w:tcPr>
            <w:tcW w:w="296" w:type="dxa"/>
            <w:tcBorders>
              <w:top w:val="nil"/>
              <w:left w:val="nil"/>
              <w:bottom w:val="nil"/>
              <w:right w:val="nil"/>
            </w:tcBorders>
            <w:shd w:val="clear" w:color="auto" w:fill="387990"/>
            <w:noWrap/>
            <w:vAlign w:val="center"/>
            <w:hideMark/>
          </w:tcPr>
          <w:p w14:paraId="45E9453D" w14:textId="77777777" w:rsidR="007C086C" w:rsidRPr="00C84C69" w:rsidRDefault="007C086C" w:rsidP="00132FE8">
            <w:pPr>
              <w:spacing w:after="0" w:line="240" w:lineRule="auto"/>
              <w:jc w:val="right"/>
              <w:rPr>
                <w:rFonts w:ascii="Gill Sans MT" w:eastAsia="Times New Roman" w:hAnsi="Gill Sans MT" w:cs="Calibri"/>
                <w:b/>
                <w:bCs/>
                <w:color w:val="FFFFFF"/>
                <w:sz w:val="16"/>
                <w:szCs w:val="16"/>
              </w:rPr>
            </w:pPr>
            <w:r w:rsidRPr="00C84C69">
              <w:rPr>
                <w:rFonts w:ascii="Gill Sans MT" w:eastAsia="Times New Roman" w:hAnsi="Gill Sans MT" w:cs="Calibri"/>
                <w:b/>
                <w:bCs/>
                <w:color w:val="FFFFFF"/>
                <w:sz w:val="16"/>
                <w:szCs w:val="16"/>
              </w:rPr>
              <w:t>5</w:t>
            </w:r>
          </w:p>
        </w:tc>
        <w:tc>
          <w:tcPr>
            <w:tcW w:w="296" w:type="dxa"/>
            <w:tcBorders>
              <w:top w:val="nil"/>
              <w:left w:val="nil"/>
              <w:bottom w:val="nil"/>
              <w:right w:val="nil"/>
            </w:tcBorders>
            <w:shd w:val="clear" w:color="auto" w:fill="387990"/>
            <w:noWrap/>
            <w:vAlign w:val="center"/>
            <w:hideMark/>
          </w:tcPr>
          <w:p w14:paraId="21121A2A" w14:textId="77777777" w:rsidR="007C086C" w:rsidRPr="00C84C69" w:rsidRDefault="007C086C" w:rsidP="00132FE8">
            <w:pPr>
              <w:spacing w:after="0" w:line="240" w:lineRule="auto"/>
              <w:jc w:val="right"/>
              <w:rPr>
                <w:rFonts w:ascii="Gill Sans MT" w:eastAsia="Times New Roman" w:hAnsi="Gill Sans MT" w:cs="Calibri"/>
                <w:b/>
                <w:bCs/>
                <w:color w:val="FFFFFF"/>
                <w:sz w:val="16"/>
                <w:szCs w:val="16"/>
              </w:rPr>
            </w:pPr>
            <w:r w:rsidRPr="00C84C69">
              <w:rPr>
                <w:rFonts w:ascii="Gill Sans MT" w:eastAsia="Times New Roman" w:hAnsi="Gill Sans MT" w:cs="Calibri"/>
                <w:b/>
                <w:bCs/>
                <w:color w:val="FFFFFF"/>
                <w:sz w:val="16"/>
                <w:szCs w:val="16"/>
              </w:rPr>
              <w:t>6</w:t>
            </w:r>
          </w:p>
        </w:tc>
        <w:tc>
          <w:tcPr>
            <w:tcW w:w="296" w:type="dxa"/>
            <w:tcBorders>
              <w:top w:val="nil"/>
              <w:left w:val="nil"/>
              <w:bottom w:val="nil"/>
              <w:right w:val="nil"/>
            </w:tcBorders>
            <w:shd w:val="clear" w:color="auto" w:fill="387990"/>
            <w:noWrap/>
            <w:vAlign w:val="center"/>
            <w:hideMark/>
          </w:tcPr>
          <w:p w14:paraId="4E829167" w14:textId="77777777" w:rsidR="007C086C" w:rsidRPr="00C84C69" w:rsidRDefault="007C086C" w:rsidP="00132FE8">
            <w:pPr>
              <w:spacing w:after="0" w:line="240" w:lineRule="auto"/>
              <w:jc w:val="right"/>
              <w:rPr>
                <w:rFonts w:ascii="Gill Sans MT" w:eastAsia="Times New Roman" w:hAnsi="Gill Sans MT" w:cs="Calibri"/>
                <w:b/>
                <w:bCs/>
                <w:color w:val="FFFFFF"/>
                <w:sz w:val="16"/>
                <w:szCs w:val="16"/>
              </w:rPr>
            </w:pPr>
            <w:r w:rsidRPr="00C84C69">
              <w:rPr>
                <w:rFonts w:ascii="Gill Sans MT" w:eastAsia="Times New Roman" w:hAnsi="Gill Sans MT" w:cs="Calibri"/>
                <w:b/>
                <w:bCs/>
                <w:color w:val="FFFFFF"/>
                <w:sz w:val="16"/>
                <w:szCs w:val="16"/>
              </w:rPr>
              <w:t>7</w:t>
            </w:r>
          </w:p>
        </w:tc>
        <w:tc>
          <w:tcPr>
            <w:tcW w:w="296" w:type="dxa"/>
            <w:tcBorders>
              <w:top w:val="nil"/>
              <w:left w:val="nil"/>
              <w:bottom w:val="nil"/>
              <w:right w:val="nil"/>
            </w:tcBorders>
            <w:shd w:val="clear" w:color="auto" w:fill="387990"/>
            <w:noWrap/>
            <w:vAlign w:val="center"/>
            <w:hideMark/>
          </w:tcPr>
          <w:p w14:paraId="0210F596" w14:textId="77777777" w:rsidR="007C086C" w:rsidRPr="00C84C69" w:rsidRDefault="007C086C" w:rsidP="00132FE8">
            <w:pPr>
              <w:spacing w:after="0" w:line="240" w:lineRule="auto"/>
              <w:jc w:val="right"/>
              <w:rPr>
                <w:rFonts w:ascii="Gill Sans MT" w:eastAsia="Times New Roman" w:hAnsi="Gill Sans MT" w:cs="Calibri"/>
                <w:b/>
                <w:bCs/>
                <w:color w:val="FFFFFF"/>
                <w:sz w:val="16"/>
                <w:szCs w:val="16"/>
              </w:rPr>
            </w:pPr>
            <w:r w:rsidRPr="00C84C69">
              <w:rPr>
                <w:rFonts w:ascii="Gill Sans MT" w:eastAsia="Times New Roman" w:hAnsi="Gill Sans MT" w:cs="Calibri"/>
                <w:b/>
                <w:bCs/>
                <w:color w:val="FFFFFF"/>
                <w:sz w:val="16"/>
                <w:szCs w:val="16"/>
              </w:rPr>
              <w:t>8</w:t>
            </w:r>
          </w:p>
        </w:tc>
        <w:tc>
          <w:tcPr>
            <w:tcW w:w="296" w:type="dxa"/>
            <w:tcBorders>
              <w:top w:val="nil"/>
              <w:left w:val="nil"/>
              <w:bottom w:val="nil"/>
              <w:right w:val="nil"/>
            </w:tcBorders>
            <w:shd w:val="clear" w:color="auto" w:fill="387990"/>
            <w:noWrap/>
            <w:vAlign w:val="center"/>
            <w:hideMark/>
          </w:tcPr>
          <w:p w14:paraId="5FAA34D0" w14:textId="77777777" w:rsidR="007C086C" w:rsidRPr="00C84C69" w:rsidRDefault="007C086C" w:rsidP="00132FE8">
            <w:pPr>
              <w:spacing w:after="0" w:line="240" w:lineRule="auto"/>
              <w:jc w:val="right"/>
              <w:rPr>
                <w:rFonts w:ascii="Gill Sans MT" w:eastAsia="Times New Roman" w:hAnsi="Gill Sans MT" w:cs="Calibri"/>
                <w:b/>
                <w:bCs/>
                <w:color w:val="FFFFFF"/>
                <w:sz w:val="16"/>
                <w:szCs w:val="16"/>
              </w:rPr>
            </w:pPr>
            <w:r w:rsidRPr="00C84C69">
              <w:rPr>
                <w:rFonts w:ascii="Gill Sans MT" w:eastAsia="Times New Roman" w:hAnsi="Gill Sans MT" w:cs="Calibri"/>
                <w:b/>
                <w:bCs/>
                <w:color w:val="FFFFFF"/>
                <w:sz w:val="16"/>
                <w:szCs w:val="16"/>
              </w:rPr>
              <w:t>9</w:t>
            </w:r>
          </w:p>
        </w:tc>
        <w:tc>
          <w:tcPr>
            <w:tcW w:w="296" w:type="dxa"/>
            <w:tcBorders>
              <w:top w:val="nil"/>
              <w:left w:val="nil"/>
              <w:bottom w:val="nil"/>
              <w:right w:val="nil"/>
            </w:tcBorders>
            <w:shd w:val="clear" w:color="auto" w:fill="387990"/>
            <w:noWrap/>
            <w:vAlign w:val="center"/>
            <w:hideMark/>
          </w:tcPr>
          <w:p w14:paraId="1FB8E7AF" w14:textId="77777777" w:rsidR="007C086C" w:rsidRPr="00C84C69" w:rsidRDefault="007C086C" w:rsidP="00132FE8">
            <w:pPr>
              <w:spacing w:after="0" w:line="240" w:lineRule="auto"/>
              <w:jc w:val="right"/>
              <w:rPr>
                <w:rFonts w:ascii="Gill Sans MT" w:eastAsia="Times New Roman" w:hAnsi="Gill Sans MT" w:cs="Calibri"/>
                <w:b/>
                <w:bCs/>
                <w:color w:val="FFFFFF"/>
                <w:sz w:val="16"/>
                <w:szCs w:val="16"/>
              </w:rPr>
            </w:pPr>
            <w:r w:rsidRPr="00C84C69">
              <w:rPr>
                <w:rFonts w:ascii="Gill Sans MT" w:eastAsia="Times New Roman" w:hAnsi="Gill Sans MT" w:cs="Calibri"/>
                <w:b/>
                <w:bCs/>
                <w:color w:val="FFFFFF"/>
                <w:sz w:val="16"/>
                <w:szCs w:val="16"/>
              </w:rPr>
              <w:t>10</w:t>
            </w:r>
          </w:p>
        </w:tc>
        <w:tc>
          <w:tcPr>
            <w:tcW w:w="296" w:type="dxa"/>
            <w:tcBorders>
              <w:top w:val="nil"/>
              <w:left w:val="nil"/>
              <w:bottom w:val="nil"/>
              <w:right w:val="nil"/>
            </w:tcBorders>
            <w:shd w:val="clear" w:color="auto" w:fill="387990"/>
            <w:noWrap/>
            <w:vAlign w:val="center"/>
            <w:hideMark/>
          </w:tcPr>
          <w:p w14:paraId="139CE012" w14:textId="77777777" w:rsidR="007C086C" w:rsidRPr="00C84C69" w:rsidRDefault="007C086C" w:rsidP="00132FE8">
            <w:pPr>
              <w:spacing w:after="0" w:line="240" w:lineRule="auto"/>
              <w:jc w:val="right"/>
              <w:rPr>
                <w:rFonts w:ascii="Gill Sans MT" w:eastAsia="Times New Roman" w:hAnsi="Gill Sans MT" w:cs="Calibri"/>
                <w:b/>
                <w:bCs/>
                <w:color w:val="FFFFFF"/>
                <w:sz w:val="16"/>
                <w:szCs w:val="16"/>
              </w:rPr>
            </w:pPr>
            <w:r w:rsidRPr="00C84C69">
              <w:rPr>
                <w:rFonts w:ascii="Gill Sans MT" w:eastAsia="Times New Roman" w:hAnsi="Gill Sans MT" w:cs="Calibri"/>
                <w:b/>
                <w:bCs/>
                <w:color w:val="FFFFFF"/>
                <w:sz w:val="16"/>
                <w:szCs w:val="16"/>
              </w:rPr>
              <w:t>11</w:t>
            </w:r>
          </w:p>
        </w:tc>
        <w:tc>
          <w:tcPr>
            <w:tcW w:w="296" w:type="dxa"/>
            <w:tcBorders>
              <w:top w:val="nil"/>
              <w:left w:val="nil"/>
              <w:bottom w:val="nil"/>
              <w:right w:val="nil"/>
            </w:tcBorders>
            <w:shd w:val="clear" w:color="auto" w:fill="387990"/>
            <w:noWrap/>
            <w:vAlign w:val="center"/>
            <w:hideMark/>
          </w:tcPr>
          <w:p w14:paraId="044CCE90" w14:textId="77777777" w:rsidR="007C086C" w:rsidRPr="00C84C69" w:rsidRDefault="007C086C" w:rsidP="00132FE8">
            <w:pPr>
              <w:spacing w:after="0" w:line="240" w:lineRule="auto"/>
              <w:jc w:val="right"/>
              <w:rPr>
                <w:rFonts w:ascii="Gill Sans MT" w:eastAsia="Times New Roman" w:hAnsi="Gill Sans MT" w:cs="Calibri"/>
                <w:b/>
                <w:bCs/>
                <w:color w:val="FFFFFF"/>
                <w:sz w:val="16"/>
                <w:szCs w:val="16"/>
              </w:rPr>
            </w:pPr>
            <w:r w:rsidRPr="00C84C69">
              <w:rPr>
                <w:rFonts w:ascii="Gill Sans MT" w:eastAsia="Times New Roman" w:hAnsi="Gill Sans MT" w:cs="Calibri"/>
                <w:b/>
                <w:bCs/>
                <w:color w:val="FFFFFF"/>
                <w:sz w:val="16"/>
                <w:szCs w:val="16"/>
              </w:rPr>
              <w:t>12</w:t>
            </w:r>
          </w:p>
        </w:tc>
        <w:tc>
          <w:tcPr>
            <w:tcW w:w="296" w:type="dxa"/>
            <w:tcBorders>
              <w:top w:val="nil"/>
              <w:left w:val="nil"/>
              <w:bottom w:val="nil"/>
              <w:right w:val="nil"/>
            </w:tcBorders>
            <w:shd w:val="clear" w:color="auto" w:fill="387990"/>
            <w:noWrap/>
            <w:vAlign w:val="center"/>
            <w:hideMark/>
          </w:tcPr>
          <w:p w14:paraId="119D0A63" w14:textId="77777777" w:rsidR="007C086C" w:rsidRPr="00C84C69" w:rsidRDefault="007C086C" w:rsidP="00132FE8">
            <w:pPr>
              <w:spacing w:after="0" w:line="240" w:lineRule="auto"/>
              <w:jc w:val="right"/>
              <w:rPr>
                <w:rFonts w:ascii="Gill Sans MT" w:eastAsia="Times New Roman" w:hAnsi="Gill Sans MT" w:cs="Calibri"/>
                <w:b/>
                <w:bCs/>
                <w:color w:val="FFFFFF"/>
                <w:sz w:val="16"/>
                <w:szCs w:val="16"/>
              </w:rPr>
            </w:pPr>
            <w:r w:rsidRPr="00C84C69">
              <w:rPr>
                <w:rFonts w:ascii="Gill Sans MT" w:eastAsia="Times New Roman" w:hAnsi="Gill Sans MT" w:cs="Calibri"/>
                <w:b/>
                <w:bCs/>
                <w:color w:val="FFFFFF"/>
                <w:sz w:val="16"/>
                <w:szCs w:val="16"/>
              </w:rPr>
              <w:t>13</w:t>
            </w:r>
          </w:p>
        </w:tc>
        <w:tc>
          <w:tcPr>
            <w:tcW w:w="296" w:type="dxa"/>
            <w:tcBorders>
              <w:top w:val="nil"/>
              <w:left w:val="nil"/>
              <w:bottom w:val="nil"/>
              <w:right w:val="nil"/>
            </w:tcBorders>
            <w:shd w:val="clear" w:color="auto" w:fill="387990"/>
            <w:noWrap/>
            <w:vAlign w:val="center"/>
            <w:hideMark/>
          </w:tcPr>
          <w:p w14:paraId="50A4218D" w14:textId="77777777" w:rsidR="007C086C" w:rsidRPr="00C84C69" w:rsidRDefault="007C086C" w:rsidP="00132FE8">
            <w:pPr>
              <w:spacing w:after="0" w:line="240" w:lineRule="auto"/>
              <w:jc w:val="right"/>
              <w:rPr>
                <w:rFonts w:ascii="Gill Sans MT" w:eastAsia="Times New Roman" w:hAnsi="Gill Sans MT" w:cs="Calibri"/>
                <w:b/>
                <w:bCs/>
                <w:color w:val="FFFFFF"/>
                <w:sz w:val="16"/>
                <w:szCs w:val="16"/>
              </w:rPr>
            </w:pPr>
            <w:r w:rsidRPr="00C84C69">
              <w:rPr>
                <w:rFonts w:ascii="Gill Sans MT" w:eastAsia="Times New Roman" w:hAnsi="Gill Sans MT" w:cs="Calibri"/>
                <w:b/>
                <w:bCs/>
                <w:color w:val="FFFFFF"/>
                <w:sz w:val="16"/>
                <w:szCs w:val="16"/>
              </w:rPr>
              <w:t>14</w:t>
            </w:r>
          </w:p>
        </w:tc>
        <w:tc>
          <w:tcPr>
            <w:tcW w:w="296" w:type="dxa"/>
            <w:tcBorders>
              <w:top w:val="nil"/>
              <w:left w:val="nil"/>
              <w:bottom w:val="nil"/>
              <w:right w:val="nil"/>
            </w:tcBorders>
            <w:shd w:val="clear" w:color="auto" w:fill="387990"/>
            <w:noWrap/>
            <w:vAlign w:val="center"/>
            <w:hideMark/>
          </w:tcPr>
          <w:p w14:paraId="43A7F0CB" w14:textId="77777777" w:rsidR="007C086C" w:rsidRPr="00C84C69" w:rsidRDefault="007C086C" w:rsidP="00132FE8">
            <w:pPr>
              <w:spacing w:after="0" w:line="240" w:lineRule="auto"/>
              <w:jc w:val="right"/>
              <w:rPr>
                <w:rFonts w:ascii="Gill Sans MT" w:eastAsia="Times New Roman" w:hAnsi="Gill Sans MT" w:cs="Calibri"/>
                <w:b/>
                <w:bCs/>
                <w:color w:val="FFFFFF"/>
                <w:sz w:val="16"/>
                <w:szCs w:val="16"/>
              </w:rPr>
            </w:pPr>
            <w:r w:rsidRPr="00C84C69">
              <w:rPr>
                <w:rFonts w:ascii="Gill Sans MT" w:eastAsia="Times New Roman" w:hAnsi="Gill Sans MT" w:cs="Calibri"/>
                <w:b/>
                <w:bCs/>
                <w:color w:val="FFFFFF"/>
                <w:sz w:val="16"/>
                <w:szCs w:val="16"/>
              </w:rPr>
              <w:t>15</w:t>
            </w:r>
          </w:p>
        </w:tc>
        <w:tc>
          <w:tcPr>
            <w:tcW w:w="296" w:type="dxa"/>
            <w:tcBorders>
              <w:top w:val="nil"/>
              <w:left w:val="nil"/>
              <w:bottom w:val="nil"/>
              <w:right w:val="nil"/>
            </w:tcBorders>
            <w:shd w:val="clear" w:color="auto" w:fill="387990"/>
            <w:noWrap/>
            <w:vAlign w:val="center"/>
            <w:hideMark/>
          </w:tcPr>
          <w:p w14:paraId="1CCD7C08" w14:textId="77777777" w:rsidR="007C086C" w:rsidRPr="00C84C69" w:rsidRDefault="007C086C" w:rsidP="00132FE8">
            <w:pPr>
              <w:spacing w:after="0" w:line="240" w:lineRule="auto"/>
              <w:jc w:val="right"/>
              <w:rPr>
                <w:rFonts w:ascii="Gill Sans MT" w:eastAsia="Times New Roman" w:hAnsi="Gill Sans MT" w:cs="Calibri"/>
                <w:b/>
                <w:bCs/>
                <w:color w:val="FFFFFF"/>
                <w:sz w:val="16"/>
                <w:szCs w:val="16"/>
              </w:rPr>
            </w:pPr>
            <w:r w:rsidRPr="00C84C69">
              <w:rPr>
                <w:rFonts w:ascii="Gill Sans MT" w:eastAsia="Times New Roman" w:hAnsi="Gill Sans MT" w:cs="Calibri"/>
                <w:b/>
                <w:bCs/>
                <w:color w:val="FFFFFF"/>
                <w:sz w:val="16"/>
                <w:szCs w:val="16"/>
              </w:rPr>
              <w:t>16</w:t>
            </w:r>
          </w:p>
        </w:tc>
        <w:tc>
          <w:tcPr>
            <w:tcW w:w="296" w:type="dxa"/>
            <w:tcBorders>
              <w:top w:val="nil"/>
              <w:left w:val="nil"/>
              <w:bottom w:val="nil"/>
              <w:right w:val="nil"/>
            </w:tcBorders>
            <w:shd w:val="clear" w:color="auto" w:fill="387990"/>
            <w:noWrap/>
            <w:vAlign w:val="center"/>
            <w:hideMark/>
          </w:tcPr>
          <w:p w14:paraId="121C020C" w14:textId="77777777" w:rsidR="007C086C" w:rsidRPr="00C84C69" w:rsidRDefault="007C086C" w:rsidP="00132FE8">
            <w:pPr>
              <w:spacing w:after="0" w:line="240" w:lineRule="auto"/>
              <w:jc w:val="right"/>
              <w:rPr>
                <w:rFonts w:ascii="Gill Sans MT" w:eastAsia="Times New Roman" w:hAnsi="Gill Sans MT" w:cs="Calibri"/>
                <w:b/>
                <w:bCs/>
                <w:color w:val="FFFFFF"/>
                <w:sz w:val="16"/>
                <w:szCs w:val="16"/>
              </w:rPr>
            </w:pPr>
            <w:r w:rsidRPr="00C84C69">
              <w:rPr>
                <w:rFonts w:ascii="Gill Sans MT" w:eastAsia="Times New Roman" w:hAnsi="Gill Sans MT" w:cs="Calibri"/>
                <w:b/>
                <w:bCs/>
                <w:color w:val="FFFFFF"/>
                <w:sz w:val="16"/>
                <w:szCs w:val="16"/>
              </w:rPr>
              <w:t>17</w:t>
            </w:r>
          </w:p>
        </w:tc>
        <w:tc>
          <w:tcPr>
            <w:tcW w:w="296" w:type="dxa"/>
            <w:tcBorders>
              <w:top w:val="nil"/>
              <w:left w:val="nil"/>
              <w:bottom w:val="nil"/>
              <w:right w:val="nil"/>
            </w:tcBorders>
            <w:shd w:val="clear" w:color="auto" w:fill="387990"/>
            <w:noWrap/>
            <w:vAlign w:val="center"/>
            <w:hideMark/>
          </w:tcPr>
          <w:p w14:paraId="5787303E" w14:textId="77777777" w:rsidR="007C086C" w:rsidRPr="00C84C69" w:rsidRDefault="007C086C" w:rsidP="00132FE8">
            <w:pPr>
              <w:spacing w:after="0" w:line="240" w:lineRule="auto"/>
              <w:jc w:val="right"/>
              <w:rPr>
                <w:rFonts w:ascii="Gill Sans MT" w:eastAsia="Times New Roman" w:hAnsi="Gill Sans MT" w:cs="Calibri"/>
                <w:b/>
                <w:bCs/>
                <w:color w:val="FFFFFF"/>
                <w:sz w:val="16"/>
                <w:szCs w:val="16"/>
              </w:rPr>
            </w:pPr>
            <w:r w:rsidRPr="00C84C69">
              <w:rPr>
                <w:rFonts w:ascii="Gill Sans MT" w:eastAsia="Times New Roman" w:hAnsi="Gill Sans MT" w:cs="Calibri"/>
                <w:b/>
                <w:bCs/>
                <w:color w:val="FFFFFF"/>
                <w:sz w:val="16"/>
                <w:szCs w:val="16"/>
              </w:rPr>
              <w:t>18</w:t>
            </w:r>
          </w:p>
        </w:tc>
        <w:tc>
          <w:tcPr>
            <w:tcW w:w="296" w:type="dxa"/>
            <w:tcBorders>
              <w:top w:val="nil"/>
              <w:left w:val="nil"/>
              <w:bottom w:val="nil"/>
              <w:right w:val="nil"/>
            </w:tcBorders>
            <w:shd w:val="clear" w:color="auto" w:fill="387990"/>
            <w:noWrap/>
            <w:vAlign w:val="center"/>
            <w:hideMark/>
          </w:tcPr>
          <w:p w14:paraId="7852A8F7" w14:textId="77777777" w:rsidR="007C086C" w:rsidRPr="00C84C69" w:rsidRDefault="007C086C" w:rsidP="00132FE8">
            <w:pPr>
              <w:spacing w:after="0" w:line="240" w:lineRule="auto"/>
              <w:jc w:val="right"/>
              <w:rPr>
                <w:rFonts w:ascii="Gill Sans MT" w:eastAsia="Times New Roman" w:hAnsi="Gill Sans MT" w:cs="Calibri"/>
                <w:b/>
                <w:bCs/>
                <w:color w:val="FFFFFF"/>
                <w:sz w:val="16"/>
                <w:szCs w:val="16"/>
              </w:rPr>
            </w:pPr>
            <w:r w:rsidRPr="00C84C69">
              <w:rPr>
                <w:rFonts w:ascii="Gill Sans MT" w:eastAsia="Times New Roman" w:hAnsi="Gill Sans MT" w:cs="Calibri"/>
                <w:b/>
                <w:bCs/>
                <w:color w:val="FFFFFF"/>
                <w:sz w:val="16"/>
                <w:szCs w:val="16"/>
              </w:rPr>
              <w:t>19</w:t>
            </w:r>
          </w:p>
        </w:tc>
        <w:tc>
          <w:tcPr>
            <w:tcW w:w="296" w:type="dxa"/>
            <w:tcBorders>
              <w:top w:val="nil"/>
              <w:left w:val="nil"/>
              <w:bottom w:val="nil"/>
              <w:right w:val="nil"/>
            </w:tcBorders>
            <w:shd w:val="clear" w:color="auto" w:fill="387990"/>
            <w:noWrap/>
            <w:vAlign w:val="center"/>
            <w:hideMark/>
          </w:tcPr>
          <w:p w14:paraId="162901E5" w14:textId="77777777" w:rsidR="007C086C" w:rsidRPr="00C84C69" w:rsidRDefault="007C086C" w:rsidP="00132FE8">
            <w:pPr>
              <w:spacing w:after="0" w:line="240" w:lineRule="auto"/>
              <w:jc w:val="right"/>
              <w:rPr>
                <w:rFonts w:ascii="Gill Sans MT" w:eastAsia="Times New Roman" w:hAnsi="Gill Sans MT" w:cs="Calibri"/>
                <w:b/>
                <w:bCs/>
                <w:color w:val="FFFFFF"/>
                <w:sz w:val="16"/>
                <w:szCs w:val="16"/>
              </w:rPr>
            </w:pPr>
            <w:r w:rsidRPr="00C84C69">
              <w:rPr>
                <w:rFonts w:ascii="Gill Sans MT" w:eastAsia="Times New Roman" w:hAnsi="Gill Sans MT" w:cs="Calibri"/>
                <w:b/>
                <w:bCs/>
                <w:color w:val="FFFFFF"/>
                <w:sz w:val="16"/>
                <w:szCs w:val="16"/>
              </w:rPr>
              <w:t>20</w:t>
            </w:r>
          </w:p>
        </w:tc>
      </w:tr>
      <w:tr w:rsidR="007C086C" w:rsidRPr="00C84C69" w14:paraId="1F2C0FF6" w14:textId="77777777" w:rsidTr="00132FE8">
        <w:trPr>
          <w:trHeight w:val="240"/>
        </w:trPr>
        <w:tc>
          <w:tcPr>
            <w:tcW w:w="277" w:type="dxa"/>
            <w:tcBorders>
              <w:top w:val="nil"/>
              <w:left w:val="nil"/>
              <w:bottom w:val="single" w:sz="4" w:space="0" w:color="auto"/>
              <w:right w:val="single" w:sz="4" w:space="0" w:color="auto"/>
            </w:tcBorders>
            <w:shd w:val="clear" w:color="auto" w:fill="auto"/>
            <w:noWrap/>
            <w:hideMark/>
          </w:tcPr>
          <w:p w14:paraId="6356D10C" w14:textId="77777777" w:rsidR="007C086C" w:rsidRPr="00C84C69" w:rsidRDefault="007C086C" w:rsidP="00132FE8">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1</w:t>
            </w:r>
          </w:p>
        </w:tc>
        <w:tc>
          <w:tcPr>
            <w:tcW w:w="6766" w:type="dxa"/>
            <w:tcBorders>
              <w:top w:val="nil"/>
              <w:left w:val="nil"/>
              <w:bottom w:val="single" w:sz="4" w:space="0" w:color="auto"/>
              <w:right w:val="single" w:sz="4" w:space="0" w:color="auto"/>
            </w:tcBorders>
            <w:shd w:val="clear" w:color="auto" w:fill="auto"/>
            <w:vAlign w:val="center"/>
            <w:hideMark/>
          </w:tcPr>
          <w:p w14:paraId="149E9DFE" w14:textId="77777777" w:rsidR="007C086C" w:rsidRPr="00C84C69" w:rsidRDefault="007C086C" w:rsidP="00132FE8">
            <w:pPr>
              <w:spacing w:after="0" w:line="240" w:lineRule="auto"/>
              <w:ind w:firstLineChars="100" w:firstLine="160"/>
              <w:rPr>
                <w:rFonts w:ascii="Gill Sans MT" w:eastAsia="Times New Roman" w:hAnsi="Gill Sans MT" w:cs="Calibri"/>
                <w:sz w:val="16"/>
                <w:szCs w:val="16"/>
              </w:rPr>
            </w:pPr>
            <w:r w:rsidRPr="00C84C69">
              <w:rPr>
                <w:rFonts w:ascii="Gill Sans MT" w:eastAsia="Times New Roman" w:hAnsi="Gill Sans MT" w:cs="Calibri"/>
                <w:sz w:val="16"/>
                <w:szCs w:val="16"/>
              </w:rPr>
              <w:t>Undertake planning activities</w:t>
            </w:r>
          </w:p>
        </w:tc>
        <w:tc>
          <w:tcPr>
            <w:tcW w:w="295" w:type="dxa"/>
            <w:tcBorders>
              <w:top w:val="nil"/>
              <w:left w:val="nil"/>
              <w:bottom w:val="single" w:sz="4" w:space="0" w:color="auto"/>
              <w:right w:val="single" w:sz="4" w:space="0" w:color="auto"/>
            </w:tcBorders>
            <w:shd w:val="thinDiagCross" w:color="FFFFFF" w:fill="D37D28"/>
            <w:noWrap/>
            <w:vAlign w:val="center"/>
            <w:hideMark/>
          </w:tcPr>
          <w:p w14:paraId="241FCA9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single" w:sz="8" w:space="0" w:color="auto"/>
              <w:left w:val="nil"/>
              <w:bottom w:val="single" w:sz="4" w:space="0" w:color="auto"/>
              <w:right w:val="single" w:sz="4" w:space="0" w:color="auto"/>
            </w:tcBorders>
            <w:shd w:val="clear" w:color="auto" w:fill="auto"/>
            <w:noWrap/>
            <w:vAlign w:val="center"/>
            <w:hideMark/>
          </w:tcPr>
          <w:p w14:paraId="72AB572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single" w:sz="8" w:space="0" w:color="auto"/>
              <w:left w:val="nil"/>
              <w:bottom w:val="single" w:sz="4" w:space="0" w:color="auto"/>
              <w:right w:val="single" w:sz="4" w:space="0" w:color="auto"/>
            </w:tcBorders>
            <w:shd w:val="clear" w:color="auto" w:fill="auto"/>
            <w:noWrap/>
            <w:vAlign w:val="center"/>
            <w:hideMark/>
          </w:tcPr>
          <w:p w14:paraId="323C10C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8" w:space="0" w:color="auto"/>
              <w:left w:val="nil"/>
              <w:bottom w:val="single" w:sz="4" w:space="0" w:color="auto"/>
              <w:right w:val="single" w:sz="4" w:space="0" w:color="auto"/>
            </w:tcBorders>
            <w:shd w:val="clear" w:color="auto" w:fill="auto"/>
            <w:noWrap/>
            <w:vAlign w:val="center"/>
            <w:hideMark/>
          </w:tcPr>
          <w:p w14:paraId="455D257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8" w:space="0" w:color="auto"/>
              <w:left w:val="nil"/>
              <w:bottom w:val="single" w:sz="4" w:space="0" w:color="auto"/>
              <w:right w:val="single" w:sz="4" w:space="0" w:color="auto"/>
            </w:tcBorders>
            <w:shd w:val="clear" w:color="auto" w:fill="auto"/>
            <w:noWrap/>
            <w:vAlign w:val="center"/>
            <w:hideMark/>
          </w:tcPr>
          <w:p w14:paraId="217351C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8" w:space="0" w:color="auto"/>
              <w:left w:val="nil"/>
              <w:bottom w:val="single" w:sz="4" w:space="0" w:color="auto"/>
              <w:right w:val="single" w:sz="4" w:space="0" w:color="auto"/>
            </w:tcBorders>
            <w:shd w:val="clear" w:color="auto" w:fill="auto"/>
            <w:noWrap/>
            <w:vAlign w:val="center"/>
            <w:hideMark/>
          </w:tcPr>
          <w:p w14:paraId="6013EE7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8" w:space="0" w:color="auto"/>
              <w:left w:val="nil"/>
              <w:bottom w:val="single" w:sz="4" w:space="0" w:color="auto"/>
              <w:right w:val="single" w:sz="4" w:space="0" w:color="auto"/>
            </w:tcBorders>
            <w:shd w:val="clear" w:color="auto" w:fill="auto"/>
            <w:noWrap/>
            <w:vAlign w:val="center"/>
            <w:hideMark/>
          </w:tcPr>
          <w:p w14:paraId="77B0428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8" w:space="0" w:color="auto"/>
              <w:left w:val="nil"/>
              <w:bottom w:val="single" w:sz="4" w:space="0" w:color="auto"/>
              <w:right w:val="single" w:sz="4" w:space="0" w:color="auto"/>
            </w:tcBorders>
            <w:shd w:val="clear" w:color="auto" w:fill="auto"/>
            <w:noWrap/>
            <w:vAlign w:val="center"/>
            <w:hideMark/>
          </w:tcPr>
          <w:p w14:paraId="3FF4A26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8" w:space="0" w:color="auto"/>
              <w:left w:val="nil"/>
              <w:bottom w:val="single" w:sz="4" w:space="0" w:color="auto"/>
              <w:right w:val="single" w:sz="4" w:space="0" w:color="auto"/>
            </w:tcBorders>
            <w:shd w:val="clear" w:color="auto" w:fill="auto"/>
            <w:noWrap/>
            <w:vAlign w:val="center"/>
            <w:hideMark/>
          </w:tcPr>
          <w:p w14:paraId="2706811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8" w:space="0" w:color="auto"/>
              <w:left w:val="nil"/>
              <w:bottom w:val="single" w:sz="4" w:space="0" w:color="auto"/>
              <w:right w:val="single" w:sz="4" w:space="0" w:color="auto"/>
            </w:tcBorders>
            <w:shd w:val="clear" w:color="auto" w:fill="auto"/>
            <w:noWrap/>
            <w:vAlign w:val="center"/>
            <w:hideMark/>
          </w:tcPr>
          <w:p w14:paraId="3F94048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8" w:space="0" w:color="auto"/>
              <w:left w:val="nil"/>
              <w:bottom w:val="single" w:sz="4" w:space="0" w:color="auto"/>
              <w:right w:val="single" w:sz="4" w:space="0" w:color="auto"/>
            </w:tcBorders>
            <w:shd w:val="clear" w:color="auto" w:fill="auto"/>
            <w:noWrap/>
            <w:vAlign w:val="center"/>
            <w:hideMark/>
          </w:tcPr>
          <w:p w14:paraId="2C7DDA4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8" w:space="0" w:color="auto"/>
              <w:left w:val="nil"/>
              <w:bottom w:val="single" w:sz="4" w:space="0" w:color="auto"/>
              <w:right w:val="single" w:sz="4" w:space="0" w:color="auto"/>
            </w:tcBorders>
            <w:shd w:val="clear" w:color="auto" w:fill="auto"/>
            <w:noWrap/>
            <w:vAlign w:val="center"/>
            <w:hideMark/>
          </w:tcPr>
          <w:p w14:paraId="732C851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8" w:space="0" w:color="auto"/>
              <w:left w:val="nil"/>
              <w:bottom w:val="single" w:sz="4" w:space="0" w:color="auto"/>
              <w:right w:val="single" w:sz="4" w:space="0" w:color="auto"/>
            </w:tcBorders>
            <w:shd w:val="clear" w:color="auto" w:fill="auto"/>
            <w:noWrap/>
            <w:vAlign w:val="center"/>
            <w:hideMark/>
          </w:tcPr>
          <w:p w14:paraId="0DFB1B1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8" w:space="0" w:color="auto"/>
              <w:left w:val="nil"/>
              <w:bottom w:val="single" w:sz="4" w:space="0" w:color="auto"/>
              <w:right w:val="single" w:sz="4" w:space="0" w:color="auto"/>
            </w:tcBorders>
            <w:shd w:val="clear" w:color="auto" w:fill="auto"/>
            <w:noWrap/>
            <w:vAlign w:val="center"/>
            <w:hideMark/>
          </w:tcPr>
          <w:p w14:paraId="754A7FA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8" w:space="0" w:color="auto"/>
              <w:left w:val="nil"/>
              <w:bottom w:val="single" w:sz="4" w:space="0" w:color="auto"/>
              <w:right w:val="single" w:sz="4" w:space="0" w:color="auto"/>
            </w:tcBorders>
            <w:shd w:val="clear" w:color="auto" w:fill="auto"/>
            <w:noWrap/>
            <w:vAlign w:val="center"/>
            <w:hideMark/>
          </w:tcPr>
          <w:p w14:paraId="460FAB5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8" w:space="0" w:color="auto"/>
              <w:left w:val="nil"/>
              <w:bottom w:val="single" w:sz="4" w:space="0" w:color="auto"/>
              <w:right w:val="single" w:sz="4" w:space="0" w:color="auto"/>
            </w:tcBorders>
            <w:shd w:val="clear" w:color="auto" w:fill="auto"/>
            <w:noWrap/>
            <w:vAlign w:val="center"/>
            <w:hideMark/>
          </w:tcPr>
          <w:p w14:paraId="622C1C4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8" w:space="0" w:color="auto"/>
              <w:left w:val="nil"/>
              <w:bottom w:val="single" w:sz="4" w:space="0" w:color="auto"/>
              <w:right w:val="single" w:sz="4" w:space="0" w:color="auto"/>
            </w:tcBorders>
            <w:shd w:val="clear" w:color="auto" w:fill="auto"/>
            <w:noWrap/>
            <w:vAlign w:val="center"/>
            <w:hideMark/>
          </w:tcPr>
          <w:p w14:paraId="51452E6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8" w:space="0" w:color="auto"/>
              <w:left w:val="nil"/>
              <w:bottom w:val="single" w:sz="4" w:space="0" w:color="auto"/>
              <w:right w:val="nil"/>
            </w:tcBorders>
            <w:shd w:val="clear" w:color="auto" w:fill="auto"/>
            <w:noWrap/>
            <w:vAlign w:val="center"/>
            <w:hideMark/>
          </w:tcPr>
          <w:p w14:paraId="6610F24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8" w:space="0" w:color="auto"/>
              <w:left w:val="single" w:sz="4" w:space="0" w:color="auto"/>
              <w:bottom w:val="single" w:sz="4" w:space="0" w:color="auto"/>
              <w:right w:val="nil"/>
            </w:tcBorders>
            <w:shd w:val="clear" w:color="auto" w:fill="auto"/>
            <w:noWrap/>
            <w:vAlign w:val="center"/>
            <w:hideMark/>
          </w:tcPr>
          <w:p w14:paraId="332AE8E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8" w:space="0" w:color="auto"/>
              <w:left w:val="single" w:sz="4" w:space="0" w:color="auto"/>
              <w:bottom w:val="single" w:sz="4" w:space="0" w:color="auto"/>
              <w:right w:val="nil"/>
            </w:tcBorders>
            <w:shd w:val="clear" w:color="auto" w:fill="auto"/>
            <w:noWrap/>
            <w:vAlign w:val="center"/>
            <w:hideMark/>
          </w:tcPr>
          <w:p w14:paraId="1036BE3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7C086C" w:rsidRPr="00C84C69" w14:paraId="1F3B1548" w14:textId="77777777" w:rsidTr="00132FE8">
        <w:trPr>
          <w:trHeight w:val="240"/>
        </w:trPr>
        <w:tc>
          <w:tcPr>
            <w:tcW w:w="277" w:type="dxa"/>
            <w:tcBorders>
              <w:top w:val="nil"/>
              <w:left w:val="nil"/>
              <w:bottom w:val="single" w:sz="4" w:space="0" w:color="auto"/>
              <w:right w:val="single" w:sz="4" w:space="0" w:color="auto"/>
            </w:tcBorders>
            <w:shd w:val="clear" w:color="auto" w:fill="auto"/>
            <w:noWrap/>
            <w:hideMark/>
          </w:tcPr>
          <w:p w14:paraId="786D0AE2" w14:textId="77777777" w:rsidR="007C086C" w:rsidRPr="00C84C69" w:rsidRDefault="007C086C" w:rsidP="00132FE8">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2</w:t>
            </w:r>
          </w:p>
        </w:tc>
        <w:tc>
          <w:tcPr>
            <w:tcW w:w="6766" w:type="dxa"/>
            <w:tcBorders>
              <w:top w:val="nil"/>
              <w:left w:val="nil"/>
              <w:bottom w:val="single" w:sz="4" w:space="0" w:color="auto"/>
              <w:right w:val="single" w:sz="4" w:space="0" w:color="auto"/>
            </w:tcBorders>
            <w:shd w:val="clear" w:color="auto" w:fill="auto"/>
            <w:vAlign w:val="center"/>
            <w:hideMark/>
          </w:tcPr>
          <w:p w14:paraId="0A477AFD" w14:textId="77777777" w:rsidR="007C086C" w:rsidRPr="00C84C69" w:rsidRDefault="007C086C" w:rsidP="00132FE8">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Conduct inception visit</w:t>
            </w:r>
          </w:p>
        </w:tc>
        <w:tc>
          <w:tcPr>
            <w:tcW w:w="295" w:type="dxa"/>
            <w:tcBorders>
              <w:top w:val="nil"/>
              <w:left w:val="nil"/>
              <w:bottom w:val="single" w:sz="4" w:space="0" w:color="auto"/>
              <w:right w:val="single" w:sz="4" w:space="0" w:color="auto"/>
            </w:tcBorders>
            <w:shd w:val="thinDiagCross" w:color="FFFFFF" w:fill="D37D28"/>
            <w:noWrap/>
            <w:vAlign w:val="center"/>
            <w:hideMark/>
          </w:tcPr>
          <w:p w14:paraId="7345EB3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5C5C81E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63EF6EE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37D74E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EFB4AA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96B456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3515EE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3B1798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A90658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093769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43A099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18F24F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B8B327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61CB5C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6779C4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5B3B7C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A9DE83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16E181A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6437EC8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507B24A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7C086C" w:rsidRPr="00C84C69" w14:paraId="35254BDC" w14:textId="77777777" w:rsidTr="00132FE8">
        <w:trPr>
          <w:trHeight w:val="240"/>
        </w:trPr>
        <w:tc>
          <w:tcPr>
            <w:tcW w:w="277" w:type="dxa"/>
            <w:tcBorders>
              <w:top w:val="nil"/>
              <w:left w:val="nil"/>
              <w:bottom w:val="single" w:sz="4" w:space="0" w:color="auto"/>
              <w:right w:val="single" w:sz="4" w:space="0" w:color="auto"/>
            </w:tcBorders>
            <w:shd w:val="clear" w:color="auto" w:fill="auto"/>
            <w:noWrap/>
            <w:hideMark/>
          </w:tcPr>
          <w:p w14:paraId="38AC3E7A" w14:textId="77777777" w:rsidR="007C086C" w:rsidRPr="00C84C69" w:rsidRDefault="007C086C" w:rsidP="00132FE8">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3</w:t>
            </w:r>
          </w:p>
        </w:tc>
        <w:tc>
          <w:tcPr>
            <w:tcW w:w="6766" w:type="dxa"/>
            <w:tcBorders>
              <w:top w:val="nil"/>
              <w:left w:val="nil"/>
              <w:bottom w:val="single" w:sz="4" w:space="0" w:color="auto"/>
              <w:right w:val="single" w:sz="4" w:space="0" w:color="auto"/>
            </w:tcBorders>
            <w:shd w:val="clear" w:color="auto" w:fill="auto"/>
            <w:vAlign w:val="center"/>
            <w:hideMark/>
          </w:tcPr>
          <w:p w14:paraId="42E5A78F" w14:textId="77777777" w:rsidR="007C086C" w:rsidRPr="00C84C69" w:rsidRDefault="007C086C" w:rsidP="00132FE8">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xml:space="preserve">Develop plan for obtaining ethical review from </w:t>
            </w:r>
            <w:proofErr w:type="spellStart"/>
            <w:r w:rsidRPr="00C84C69">
              <w:rPr>
                <w:rFonts w:ascii="Gill Sans MT" w:eastAsia="Times New Roman" w:hAnsi="Gill Sans MT" w:cs="Calibri"/>
                <w:color w:val="000000"/>
                <w:sz w:val="16"/>
                <w:szCs w:val="16"/>
              </w:rPr>
              <w:t>federalwide</w:t>
            </w:r>
            <w:proofErr w:type="spellEnd"/>
            <w:r w:rsidRPr="00C84C69">
              <w:rPr>
                <w:rFonts w:ascii="Gill Sans MT" w:eastAsia="Times New Roman" w:hAnsi="Gill Sans MT" w:cs="Calibri"/>
                <w:color w:val="000000"/>
                <w:sz w:val="16"/>
                <w:szCs w:val="16"/>
              </w:rPr>
              <w:t>-certified and in-country IRB</w:t>
            </w:r>
          </w:p>
        </w:tc>
        <w:tc>
          <w:tcPr>
            <w:tcW w:w="295" w:type="dxa"/>
            <w:tcBorders>
              <w:top w:val="nil"/>
              <w:left w:val="nil"/>
              <w:bottom w:val="single" w:sz="4" w:space="0" w:color="auto"/>
              <w:right w:val="single" w:sz="4" w:space="0" w:color="auto"/>
            </w:tcBorders>
            <w:shd w:val="thinDiagCross" w:color="FFFFFF" w:fill="D37D28"/>
            <w:noWrap/>
            <w:vAlign w:val="center"/>
            <w:hideMark/>
          </w:tcPr>
          <w:p w14:paraId="7F59FF9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3AAF8AF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7B720AD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1173C1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369119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0D5133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94F0FC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91C32B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9D3308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5FA4FB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ED0E5B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F08725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21778E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986151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7E36DF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AFE846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12B58C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66F9F54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1E4391F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21437D2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7C086C" w:rsidRPr="00C84C69" w14:paraId="174A05D5" w14:textId="77777777" w:rsidTr="00132FE8">
        <w:trPr>
          <w:trHeight w:val="240"/>
        </w:trPr>
        <w:tc>
          <w:tcPr>
            <w:tcW w:w="277" w:type="dxa"/>
            <w:tcBorders>
              <w:top w:val="nil"/>
              <w:left w:val="nil"/>
              <w:bottom w:val="single" w:sz="4" w:space="0" w:color="auto"/>
              <w:right w:val="single" w:sz="4" w:space="0" w:color="auto"/>
            </w:tcBorders>
            <w:shd w:val="clear" w:color="auto" w:fill="auto"/>
            <w:noWrap/>
            <w:hideMark/>
          </w:tcPr>
          <w:p w14:paraId="72DC1913" w14:textId="77777777" w:rsidR="007C086C" w:rsidRPr="00C84C69" w:rsidRDefault="007C086C" w:rsidP="00132FE8">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4</w:t>
            </w:r>
          </w:p>
        </w:tc>
        <w:tc>
          <w:tcPr>
            <w:tcW w:w="6766" w:type="dxa"/>
            <w:tcBorders>
              <w:top w:val="nil"/>
              <w:left w:val="nil"/>
              <w:bottom w:val="single" w:sz="4" w:space="0" w:color="auto"/>
              <w:right w:val="single" w:sz="4" w:space="0" w:color="auto"/>
            </w:tcBorders>
            <w:shd w:val="clear" w:color="auto" w:fill="auto"/>
            <w:vAlign w:val="center"/>
            <w:hideMark/>
          </w:tcPr>
          <w:p w14:paraId="00BAEC29" w14:textId="77777777" w:rsidR="007C086C" w:rsidRPr="00C84C69" w:rsidRDefault="007C086C" w:rsidP="00132FE8">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Prepare the study protocol and accompanying implementation plan</w:t>
            </w:r>
          </w:p>
        </w:tc>
        <w:tc>
          <w:tcPr>
            <w:tcW w:w="295" w:type="dxa"/>
            <w:tcBorders>
              <w:top w:val="nil"/>
              <w:left w:val="nil"/>
              <w:bottom w:val="single" w:sz="4" w:space="0" w:color="auto"/>
              <w:right w:val="single" w:sz="4" w:space="0" w:color="auto"/>
            </w:tcBorders>
            <w:shd w:val="thinDiagCross" w:color="FFFFFF" w:fill="D37D28"/>
            <w:noWrap/>
            <w:vAlign w:val="center"/>
            <w:hideMark/>
          </w:tcPr>
          <w:p w14:paraId="1E0296E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thinDiagCross" w:color="FFFFFF" w:fill="D37D28"/>
            <w:noWrap/>
            <w:vAlign w:val="center"/>
            <w:hideMark/>
          </w:tcPr>
          <w:p w14:paraId="64648DC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thinDiagCross" w:color="FFFFFF" w:fill="D37D28"/>
            <w:noWrap/>
            <w:vAlign w:val="center"/>
            <w:hideMark/>
          </w:tcPr>
          <w:p w14:paraId="00A04A4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04D3C8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E1831F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1414F5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18DC22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65D39B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17AFCA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63AE20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BFE77E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C4A530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A5EF36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7AD80E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637E64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989238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D23E82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358ED7C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43F9719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5387AEC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7C086C" w:rsidRPr="00C84C69" w14:paraId="0184B9C9" w14:textId="77777777" w:rsidTr="00132FE8">
        <w:trPr>
          <w:trHeight w:val="240"/>
        </w:trPr>
        <w:tc>
          <w:tcPr>
            <w:tcW w:w="277" w:type="dxa"/>
            <w:tcBorders>
              <w:top w:val="nil"/>
              <w:left w:val="nil"/>
              <w:bottom w:val="single" w:sz="4" w:space="0" w:color="auto"/>
              <w:right w:val="single" w:sz="4" w:space="0" w:color="auto"/>
            </w:tcBorders>
            <w:shd w:val="clear" w:color="auto" w:fill="auto"/>
            <w:noWrap/>
            <w:hideMark/>
          </w:tcPr>
          <w:p w14:paraId="0DCE6C90" w14:textId="77777777" w:rsidR="007C086C" w:rsidRPr="00C84C69" w:rsidRDefault="007C086C" w:rsidP="00132FE8">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5</w:t>
            </w:r>
          </w:p>
        </w:tc>
        <w:tc>
          <w:tcPr>
            <w:tcW w:w="6766" w:type="dxa"/>
            <w:tcBorders>
              <w:top w:val="nil"/>
              <w:left w:val="nil"/>
              <w:bottom w:val="single" w:sz="4" w:space="0" w:color="auto"/>
              <w:right w:val="single" w:sz="4" w:space="0" w:color="auto"/>
            </w:tcBorders>
            <w:shd w:val="clear" w:color="auto" w:fill="auto"/>
            <w:vAlign w:val="center"/>
            <w:hideMark/>
          </w:tcPr>
          <w:p w14:paraId="43277BEC" w14:textId="77777777" w:rsidR="007C086C" w:rsidRPr="00C84C69" w:rsidRDefault="007C086C" w:rsidP="00132FE8">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Develop and issue RFP (if required)</w:t>
            </w:r>
          </w:p>
        </w:tc>
        <w:tc>
          <w:tcPr>
            <w:tcW w:w="295" w:type="dxa"/>
            <w:tcBorders>
              <w:top w:val="nil"/>
              <w:left w:val="nil"/>
              <w:bottom w:val="single" w:sz="4" w:space="0" w:color="auto"/>
              <w:right w:val="single" w:sz="4" w:space="0" w:color="auto"/>
            </w:tcBorders>
            <w:shd w:val="clear" w:color="auto" w:fill="auto"/>
            <w:noWrap/>
            <w:vAlign w:val="center"/>
            <w:hideMark/>
          </w:tcPr>
          <w:p w14:paraId="5CC9DBA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thinDiagCross" w:color="FFFFFF" w:fill="D37D28"/>
            <w:noWrap/>
            <w:vAlign w:val="center"/>
            <w:hideMark/>
          </w:tcPr>
          <w:p w14:paraId="46FBB9F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4219B94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FE4D6D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913DDD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A3236D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36E45E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87D3F9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7FD109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2726C6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AB5E62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F4ABF6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19ED35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51DF45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9346C2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B24E76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1CD79B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12C21BA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3BAC5AF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5E29B80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7C086C" w:rsidRPr="00C84C69" w14:paraId="6971DD1C" w14:textId="77777777" w:rsidTr="00132FE8">
        <w:trPr>
          <w:trHeight w:val="240"/>
        </w:trPr>
        <w:tc>
          <w:tcPr>
            <w:tcW w:w="277" w:type="dxa"/>
            <w:tcBorders>
              <w:top w:val="nil"/>
              <w:left w:val="nil"/>
              <w:bottom w:val="single" w:sz="4" w:space="0" w:color="auto"/>
              <w:right w:val="single" w:sz="4" w:space="0" w:color="auto"/>
            </w:tcBorders>
            <w:shd w:val="clear" w:color="auto" w:fill="auto"/>
            <w:noWrap/>
            <w:hideMark/>
          </w:tcPr>
          <w:p w14:paraId="5BD80911" w14:textId="77777777" w:rsidR="007C086C" w:rsidRPr="00C84C69" w:rsidRDefault="007C086C" w:rsidP="00132FE8">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6</w:t>
            </w:r>
          </w:p>
        </w:tc>
        <w:tc>
          <w:tcPr>
            <w:tcW w:w="6766" w:type="dxa"/>
            <w:tcBorders>
              <w:top w:val="nil"/>
              <w:left w:val="nil"/>
              <w:bottom w:val="single" w:sz="4" w:space="0" w:color="auto"/>
              <w:right w:val="single" w:sz="4" w:space="0" w:color="auto"/>
            </w:tcBorders>
            <w:shd w:val="clear" w:color="auto" w:fill="auto"/>
            <w:vAlign w:val="center"/>
            <w:hideMark/>
          </w:tcPr>
          <w:p w14:paraId="09E0C219" w14:textId="77777777" w:rsidR="007C086C" w:rsidRPr="00C84C69" w:rsidRDefault="007C086C" w:rsidP="00132FE8">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Prepare the sampling design</w:t>
            </w:r>
          </w:p>
        </w:tc>
        <w:tc>
          <w:tcPr>
            <w:tcW w:w="295" w:type="dxa"/>
            <w:tcBorders>
              <w:top w:val="nil"/>
              <w:left w:val="nil"/>
              <w:bottom w:val="single" w:sz="4" w:space="0" w:color="auto"/>
              <w:right w:val="single" w:sz="4" w:space="0" w:color="auto"/>
            </w:tcBorders>
            <w:shd w:val="clear" w:color="auto" w:fill="auto"/>
            <w:noWrap/>
            <w:vAlign w:val="center"/>
            <w:hideMark/>
          </w:tcPr>
          <w:p w14:paraId="0E82EDC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thinDiagCross" w:color="FFFFFF" w:fill="D37D28"/>
            <w:noWrap/>
            <w:vAlign w:val="center"/>
            <w:hideMark/>
          </w:tcPr>
          <w:p w14:paraId="4FE7F98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115D7A6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A2D95A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1D26E5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0E027E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26754B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12884E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A7F8F2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AA29D1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B7216E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2E4C28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D079A7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7BED1B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E80B36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A6E257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E9F496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3FCFB6B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1EA1F45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462736E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7C086C" w:rsidRPr="00C84C69" w14:paraId="24D9A382" w14:textId="77777777" w:rsidTr="00132FE8">
        <w:trPr>
          <w:trHeight w:val="240"/>
        </w:trPr>
        <w:tc>
          <w:tcPr>
            <w:tcW w:w="277" w:type="dxa"/>
            <w:tcBorders>
              <w:top w:val="nil"/>
              <w:left w:val="nil"/>
              <w:bottom w:val="single" w:sz="4" w:space="0" w:color="auto"/>
              <w:right w:val="single" w:sz="4" w:space="0" w:color="auto"/>
            </w:tcBorders>
            <w:shd w:val="clear" w:color="auto" w:fill="auto"/>
            <w:noWrap/>
            <w:hideMark/>
          </w:tcPr>
          <w:p w14:paraId="503C66EB" w14:textId="77777777" w:rsidR="007C086C" w:rsidRPr="00C84C69" w:rsidRDefault="007C086C" w:rsidP="00132FE8">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7</w:t>
            </w:r>
          </w:p>
        </w:tc>
        <w:tc>
          <w:tcPr>
            <w:tcW w:w="6766" w:type="dxa"/>
            <w:tcBorders>
              <w:top w:val="nil"/>
              <w:left w:val="nil"/>
              <w:bottom w:val="single" w:sz="4" w:space="0" w:color="auto"/>
              <w:right w:val="single" w:sz="4" w:space="0" w:color="auto"/>
            </w:tcBorders>
            <w:shd w:val="clear" w:color="auto" w:fill="auto"/>
            <w:vAlign w:val="center"/>
            <w:hideMark/>
          </w:tcPr>
          <w:p w14:paraId="384526DB" w14:textId="77777777" w:rsidR="007C086C" w:rsidRPr="00C84C69" w:rsidRDefault="007C086C" w:rsidP="00132FE8">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Coordinate with national statistical office to select PSUs</w:t>
            </w:r>
          </w:p>
        </w:tc>
        <w:tc>
          <w:tcPr>
            <w:tcW w:w="295" w:type="dxa"/>
            <w:tcBorders>
              <w:top w:val="nil"/>
              <w:left w:val="nil"/>
              <w:bottom w:val="single" w:sz="4" w:space="0" w:color="auto"/>
              <w:right w:val="single" w:sz="4" w:space="0" w:color="auto"/>
            </w:tcBorders>
            <w:shd w:val="clear" w:color="auto" w:fill="auto"/>
            <w:noWrap/>
            <w:vAlign w:val="center"/>
            <w:hideMark/>
          </w:tcPr>
          <w:p w14:paraId="4FF05F1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thinDiagCross" w:color="FFFFFF" w:fill="D37D28"/>
            <w:noWrap/>
            <w:vAlign w:val="center"/>
            <w:hideMark/>
          </w:tcPr>
          <w:p w14:paraId="537D1D1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thinDiagCross" w:color="FFFFFF" w:fill="D37D28"/>
            <w:noWrap/>
            <w:vAlign w:val="center"/>
            <w:hideMark/>
          </w:tcPr>
          <w:p w14:paraId="01D2FC5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627536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DB82A7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D419B4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8EEC57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B1940E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2DD1CB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7A3771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51D7D2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758524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258942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B39794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6EDBCE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975DC2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98B173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28064D0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14C6F52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2FB744D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7C086C" w:rsidRPr="00C84C69" w14:paraId="02BCCF2E" w14:textId="77777777" w:rsidTr="00132FE8">
        <w:trPr>
          <w:trHeight w:val="240"/>
        </w:trPr>
        <w:tc>
          <w:tcPr>
            <w:tcW w:w="277" w:type="dxa"/>
            <w:tcBorders>
              <w:top w:val="nil"/>
              <w:left w:val="nil"/>
              <w:bottom w:val="single" w:sz="4" w:space="0" w:color="auto"/>
              <w:right w:val="single" w:sz="4" w:space="0" w:color="auto"/>
            </w:tcBorders>
            <w:shd w:val="clear" w:color="auto" w:fill="auto"/>
            <w:noWrap/>
            <w:hideMark/>
          </w:tcPr>
          <w:p w14:paraId="4C62882B" w14:textId="77777777" w:rsidR="007C086C" w:rsidRPr="00C84C69" w:rsidRDefault="007C086C" w:rsidP="00132FE8">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8</w:t>
            </w:r>
          </w:p>
        </w:tc>
        <w:tc>
          <w:tcPr>
            <w:tcW w:w="6766" w:type="dxa"/>
            <w:tcBorders>
              <w:top w:val="nil"/>
              <w:left w:val="nil"/>
              <w:bottom w:val="single" w:sz="4" w:space="0" w:color="auto"/>
              <w:right w:val="single" w:sz="4" w:space="0" w:color="auto"/>
            </w:tcBorders>
            <w:shd w:val="clear" w:color="auto" w:fill="auto"/>
            <w:vAlign w:val="center"/>
            <w:hideMark/>
          </w:tcPr>
          <w:p w14:paraId="7B0EC092" w14:textId="77777777" w:rsidR="007C086C" w:rsidRPr="00C84C69" w:rsidRDefault="007C086C" w:rsidP="00132FE8">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Undertake country-specific customization of the core questionnaire (paper version)</w:t>
            </w:r>
          </w:p>
        </w:tc>
        <w:tc>
          <w:tcPr>
            <w:tcW w:w="295" w:type="dxa"/>
            <w:tcBorders>
              <w:top w:val="nil"/>
              <w:left w:val="nil"/>
              <w:bottom w:val="single" w:sz="4" w:space="0" w:color="auto"/>
              <w:right w:val="single" w:sz="4" w:space="0" w:color="auto"/>
            </w:tcBorders>
            <w:shd w:val="clear" w:color="auto" w:fill="auto"/>
            <w:noWrap/>
            <w:vAlign w:val="center"/>
            <w:hideMark/>
          </w:tcPr>
          <w:p w14:paraId="7FFE90E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thinDiagCross" w:color="FFFFFF" w:fill="D37D28"/>
            <w:noWrap/>
            <w:vAlign w:val="center"/>
            <w:hideMark/>
          </w:tcPr>
          <w:p w14:paraId="6409F57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thinDiagCross" w:color="FFFFFF" w:fill="D37D28"/>
            <w:noWrap/>
            <w:vAlign w:val="center"/>
            <w:hideMark/>
          </w:tcPr>
          <w:p w14:paraId="6D1AA05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185CF5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57137F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37CF16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B44A00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2BD0B0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95E0D5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832F36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5B1DCF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375C77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871153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548A12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E5BF0E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83662B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9756C7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58CF836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2BF0BC4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4D7453B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7C086C" w:rsidRPr="00C84C69" w14:paraId="414FE7F1" w14:textId="77777777" w:rsidTr="00132FE8">
        <w:trPr>
          <w:trHeight w:val="240"/>
        </w:trPr>
        <w:tc>
          <w:tcPr>
            <w:tcW w:w="277" w:type="dxa"/>
            <w:tcBorders>
              <w:top w:val="nil"/>
              <w:left w:val="nil"/>
              <w:bottom w:val="single" w:sz="4" w:space="0" w:color="auto"/>
              <w:right w:val="single" w:sz="4" w:space="0" w:color="auto"/>
            </w:tcBorders>
            <w:shd w:val="clear" w:color="auto" w:fill="auto"/>
            <w:noWrap/>
            <w:hideMark/>
          </w:tcPr>
          <w:p w14:paraId="2064CB90" w14:textId="77777777" w:rsidR="007C086C" w:rsidRPr="00C84C69" w:rsidRDefault="007C086C" w:rsidP="00132FE8">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9</w:t>
            </w:r>
          </w:p>
        </w:tc>
        <w:tc>
          <w:tcPr>
            <w:tcW w:w="6766" w:type="dxa"/>
            <w:tcBorders>
              <w:top w:val="nil"/>
              <w:left w:val="nil"/>
              <w:bottom w:val="single" w:sz="4" w:space="0" w:color="auto"/>
              <w:right w:val="single" w:sz="4" w:space="0" w:color="auto"/>
            </w:tcBorders>
            <w:shd w:val="clear" w:color="auto" w:fill="auto"/>
            <w:vAlign w:val="center"/>
            <w:hideMark/>
          </w:tcPr>
          <w:p w14:paraId="55E22177" w14:textId="77777777" w:rsidR="007C086C" w:rsidRPr="00C84C69" w:rsidRDefault="007C086C" w:rsidP="00132FE8">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Translate questionnaire (paper version)</w:t>
            </w:r>
          </w:p>
        </w:tc>
        <w:tc>
          <w:tcPr>
            <w:tcW w:w="295" w:type="dxa"/>
            <w:tcBorders>
              <w:top w:val="nil"/>
              <w:left w:val="nil"/>
              <w:bottom w:val="single" w:sz="4" w:space="0" w:color="auto"/>
              <w:right w:val="single" w:sz="4" w:space="0" w:color="auto"/>
            </w:tcBorders>
            <w:shd w:val="clear" w:color="auto" w:fill="auto"/>
            <w:noWrap/>
            <w:vAlign w:val="center"/>
            <w:hideMark/>
          </w:tcPr>
          <w:p w14:paraId="5F2AAE0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0362BCD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thinDiagCross" w:color="FFFFFF" w:fill="D37D28"/>
            <w:noWrap/>
            <w:vAlign w:val="center"/>
            <w:hideMark/>
          </w:tcPr>
          <w:p w14:paraId="7DF3B22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906CD3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4FBE72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EDF04F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CCECDC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4BA094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003313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58453A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0897EB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5CE040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B7E1F9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08EDEE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4098E0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D9B253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3EEC9E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0AC47B7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2EC2125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6646B30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7C086C" w:rsidRPr="00C84C69" w14:paraId="73D8A702" w14:textId="77777777" w:rsidTr="00132FE8">
        <w:trPr>
          <w:trHeight w:val="240"/>
        </w:trPr>
        <w:tc>
          <w:tcPr>
            <w:tcW w:w="277" w:type="dxa"/>
            <w:tcBorders>
              <w:top w:val="nil"/>
              <w:left w:val="nil"/>
              <w:bottom w:val="single" w:sz="4" w:space="0" w:color="auto"/>
              <w:right w:val="single" w:sz="4" w:space="0" w:color="auto"/>
            </w:tcBorders>
            <w:shd w:val="clear" w:color="auto" w:fill="auto"/>
            <w:noWrap/>
            <w:hideMark/>
          </w:tcPr>
          <w:p w14:paraId="3181E9CF" w14:textId="77777777" w:rsidR="007C086C" w:rsidRPr="00C84C69" w:rsidRDefault="007C086C" w:rsidP="00132FE8">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10</w:t>
            </w:r>
          </w:p>
        </w:tc>
        <w:tc>
          <w:tcPr>
            <w:tcW w:w="6766" w:type="dxa"/>
            <w:tcBorders>
              <w:top w:val="nil"/>
              <w:left w:val="nil"/>
              <w:bottom w:val="single" w:sz="4" w:space="0" w:color="auto"/>
              <w:right w:val="single" w:sz="4" w:space="0" w:color="auto"/>
            </w:tcBorders>
            <w:shd w:val="clear" w:color="auto" w:fill="auto"/>
            <w:vAlign w:val="center"/>
            <w:hideMark/>
          </w:tcPr>
          <w:p w14:paraId="5FF37B32" w14:textId="77777777" w:rsidR="007C086C" w:rsidRPr="00C84C69" w:rsidRDefault="007C086C" w:rsidP="00132FE8">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Submit application for review to the IRB</w:t>
            </w:r>
          </w:p>
        </w:tc>
        <w:tc>
          <w:tcPr>
            <w:tcW w:w="295" w:type="dxa"/>
            <w:tcBorders>
              <w:top w:val="nil"/>
              <w:left w:val="nil"/>
              <w:bottom w:val="single" w:sz="4" w:space="0" w:color="auto"/>
              <w:right w:val="single" w:sz="4" w:space="0" w:color="auto"/>
            </w:tcBorders>
            <w:shd w:val="clear" w:color="auto" w:fill="auto"/>
            <w:noWrap/>
            <w:vAlign w:val="center"/>
            <w:hideMark/>
          </w:tcPr>
          <w:p w14:paraId="1ACA149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5583CBA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thinDiagCross" w:color="FFFFFF" w:fill="D37D28"/>
            <w:noWrap/>
            <w:vAlign w:val="center"/>
            <w:hideMark/>
          </w:tcPr>
          <w:p w14:paraId="3C27A7D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585FDB5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06DB34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B847AF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46F635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044327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34FE75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B6B3A6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BACE2B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282DAD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111C80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233029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9F6489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84BD9D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0F0F92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4793242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72DF0E4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7234EF9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7C086C" w:rsidRPr="00C84C69" w14:paraId="08A30635" w14:textId="77777777" w:rsidTr="00132FE8">
        <w:trPr>
          <w:trHeight w:val="240"/>
        </w:trPr>
        <w:tc>
          <w:tcPr>
            <w:tcW w:w="277" w:type="dxa"/>
            <w:tcBorders>
              <w:top w:val="nil"/>
              <w:left w:val="nil"/>
              <w:bottom w:val="single" w:sz="4" w:space="0" w:color="auto"/>
              <w:right w:val="single" w:sz="4" w:space="0" w:color="auto"/>
            </w:tcBorders>
            <w:shd w:val="clear" w:color="auto" w:fill="auto"/>
            <w:noWrap/>
            <w:hideMark/>
          </w:tcPr>
          <w:p w14:paraId="598BDD41" w14:textId="77777777" w:rsidR="007C086C" w:rsidRPr="00C84C69" w:rsidRDefault="007C086C" w:rsidP="00132FE8">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11</w:t>
            </w:r>
          </w:p>
        </w:tc>
        <w:tc>
          <w:tcPr>
            <w:tcW w:w="6766" w:type="dxa"/>
            <w:tcBorders>
              <w:top w:val="nil"/>
              <w:left w:val="nil"/>
              <w:bottom w:val="single" w:sz="4" w:space="0" w:color="auto"/>
              <w:right w:val="single" w:sz="4" w:space="0" w:color="auto"/>
            </w:tcBorders>
            <w:shd w:val="clear" w:color="auto" w:fill="auto"/>
            <w:vAlign w:val="center"/>
            <w:hideMark/>
          </w:tcPr>
          <w:p w14:paraId="65B3E53F" w14:textId="77777777" w:rsidR="007C086C" w:rsidRPr="00C84C69" w:rsidRDefault="007C086C" w:rsidP="00132FE8">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Establish range values for purposes of implementing range checks</w:t>
            </w:r>
          </w:p>
        </w:tc>
        <w:tc>
          <w:tcPr>
            <w:tcW w:w="295" w:type="dxa"/>
            <w:tcBorders>
              <w:top w:val="nil"/>
              <w:left w:val="nil"/>
              <w:bottom w:val="single" w:sz="4" w:space="0" w:color="auto"/>
              <w:right w:val="single" w:sz="4" w:space="0" w:color="auto"/>
            </w:tcBorders>
            <w:shd w:val="clear" w:color="auto" w:fill="auto"/>
            <w:noWrap/>
            <w:vAlign w:val="center"/>
            <w:hideMark/>
          </w:tcPr>
          <w:p w14:paraId="416E8B8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48EBE4F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thinDiagCross" w:color="FFFFFF" w:fill="D37D28"/>
            <w:noWrap/>
            <w:vAlign w:val="center"/>
            <w:hideMark/>
          </w:tcPr>
          <w:p w14:paraId="1CBB4AD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5833110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A20AA6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2363D7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5E09E0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51A407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B26EBB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F2EB6C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E27F47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DDB890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A25743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9E745C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86BE1A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DBD2DD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D939CD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52F3DB5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703345B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7A07646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7C086C" w:rsidRPr="00C84C69" w14:paraId="16EA9420" w14:textId="77777777" w:rsidTr="00132FE8">
        <w:trPr>
          <w:trHeight w:val="240"/>
        </w:trPr>
        <w:tc>
          <w:tcPr>
            <w:tcW w:w="277" w:type="dxa"/>
            <w:tcBorders>
              <w:top w:val="nil"/>
              <w:left w:val="nil"/>
              <w:bottom w:val="single" w:sz="4" w:space="0" w:color="auto"/>
              <w:right w:val="single" w:sz="4" w:space="0" w:color="auto"/>
            </w:tcBorders>
            <w:shd w:val="clear" w:color="auto" w:fill="auto"/>
            <w:noWrap/>
            <w:hideMark/>
          </w:tcPr>
          <w:p w14:paraId="7131C371" w14:textId="77777777" w:rsidR="007C086C" w:rsidRPr="00C84C69" w:rsidRDefault="007C086C" w:rsidP="00132FE8">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12</w:t>
            </w:r>
          </w:p>
        </w:tc>
        <w:tc>
          <w:tcPr>
            <w:tcW w:w="6766" w:type="dxa"/>
            <w:tcBorders>
              <w:top w:val="nil"/>
              <w:left w:val="nil"/>
              <w:bottom w:val="single" w:sz="4" w:space="0" w:color="auto"/>
              <w:right w:val="single" w:sz="4" w:space="0" w:color="auto"/>
            </w:tcBorders>
            <w:shd w:val="clear" w:color="auto" w:fill="auto"/>
            <w:vAlign w:val="center"/>
            <w:hideMark/>
          </w:tcPr>
          <w:p w14:paraId="1D23BBFE" w14:textId="77777777" w:rsidR="007C086C" w:rsidRPr="00C84C69" w:rsidRDefault="007C086C" w:rsidP="00132FE8">
            <w:pPr>
              <w:spacing w:after="0" w:line="240" w:lineRule="auto"/>
              <w:ind w:firstLineChars="100" w:firstLine="160"/>
              <w:rPr>
                <w:rFonts w:ascii="Gill Sans MT" w:eastAsia="Times New Roman" w:hAnsi="Gill Sans MT" w:cs="Calibri"/>
                <w:sz w:val="16"/>
                <w:szCs w:val="16"/>
              </w:rPr>
            </w:pPr>
            <w:r w:rsidRPr="00C84C69">
              <w:rPr>
                <w:rFonts w:ascii="Gill Sans MT" w:eastAsia="Times New Roman" w:hAnsi="Gill Sans MT" w:cs="Calibri"/>
                <w:sz w:val="16"/>
                <w:szCs w:val="16"/>
              </w:rPr>
              <w:t xml:space="preserve">Subcontract to local partner organization </w:t>
            </w:r>
          </w:p>
        </w:tc>
        <w:tc>
          <w:tcPr>
            <w:tcW w:w="295" w:type="dxa"/>
            <w:tcBorders>
              <w:top w:val="nil"/>
              <w:left w:val="nil"/>
              <w:bottom w:val="single" w:sz="4" w:space="0" w:color="auto"/>
              <w:right w:val="single" w:sz="4" w:space="0" w:color="auto"/>
            </w:tcBorders>
            <w:shd w:val="clear" w:color="auto" w:fill="auto"/>
            <w:noWrap/>
            <w:vAlign w:val="center"/>
            <w:hideMark/>
          </w:tcPr>
          <w:p w14:paraId="7EEFAF2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4C1F47A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670BCB0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4A786F5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954EF8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A7585A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995245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99F30A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B1A993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6739F7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CB8F6E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EE442D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5E462C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5AD789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AF89AC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E561D7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8B5CE1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21AF994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6898F61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4F2699E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7C086C" w:rsidRPr="00C84C69" w14:paraId="5BB1FBE9" w14:textId="77777777" w:rsidTr="00132FE8">
        <w:trPr>
          <w:trHeight w:val="240"/>
        </w:trPr>
        <w:tc>
          <w:tcPr>
            <w:tcW w:w="277" w:type="dxa"/>
            <w:tcBorders>
              <w:top w:val="nil"/>
              <w:left w:val="nil"/>
              <w:bottom w:val="single" w:sz="4" w:space="0" w:color="auto"/>
              <w:right w:val="single" w:sz="4" w:space="0" w:color="auto"/>
            </w:tcBorders>
            <w:shd w:val="clear" w:color="auto" w:fill="auto"/>
            <w:noWrap/>
            <w:hideMark/>
          </w:tcPr>
          <w:p w14:paraId="4041505D" w14:textId="77777777" w:rsidR="007C086C" w:rsidRPr="00C84C69" w:rsidRDefault="007C086C" w:rsidP="00132FE8">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13</w:t>
            </w:r>
          </w:p>
        </w:tc>
        <w:tc>
          <w:tcPr>
            <w:tcW w:w="6766" w:type="dxa"/>
            <w:tcBorders>
              <w:top w:val="nil"/>
              <w:left w:val="nil"/>
              <w:bottom w:val="single" w:sz="4" w:space="0" w:color="auto"/>
              <w:right w:val="single" w:sz="4" w:space="0" w:color="auto"/>
            </w:tcBorders>
            <w:shd w:val="clear" w:color="auto" w:fill="auto"/>
            <w:vAlign w:val="center"/>
            <w:hideMark/>
          </w:tcPr>
          <w:p w14:paraId="24B4D73A" w14:textId="77777777" w:rsidR="007C086C" w:rsidRPr="00C84C69" w:rsidRDefault="007C086C" w:rsidP="00132FE8">
            <w:pPr>
              <w:spacing w:after="0" w:line="240" w:lineRule="auto"/>
              <w:ind w:firstLineChars="100" w:firstLine="160"/>
              <w:rPr>
                <w:rFonts w:ascii="Gill Sans MT" w:eastAsia="Times New Roman" w:hAnsi="Gill Sans MT" w:cs="Calibri"/>
                <w:sz w:val="16"/>
                <w:szCs w:val="16"/>
              </w:rPr>
            </w:pPr>
            <w:r w:rsidRPr="00C84C69">
              <w:rPr>
                <w:rFonts w:ascii="Gill Sans MT" w:eastAsia="Times New Roman" w:hAnsi="Gill Sans MT" w:cs="Calibri"/>
                <w:sz w:val="16"/>
                <w:szCs w:val="16"/>
              </w:rPr>
              <w:t>Customize core questionnaire pretest protocol (including cognitive probes)</w:t>
            </w:r>
          </w:p>
        </w:tc>
        <w:tc>
          <w:tcPr>
            <w:tcW w:w="295" w:type="dxa"/>
            <w:tcBorders>
              <w:top w:val="nil"/>
              <w:left w:val="nil"/>
              <w:bottom w:val="single" w:sz="4" w:space="0" w:color="auto"/>
              <w:right w:val="single" w:sz="4" w:space="0" w:color="auto"/>
            </w:tcBorders>
            <w:shd w:val="clear" w:color="auto" w:fill="auto"/>
            <w:noWrap/>
            <w:vAlign w:val="center"/>
            <w:hideMark/>
          </w:tcPr>
          <w:p w14:paraId="48B1A4E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62114EF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4D10753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0B6E6E8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692912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FD643E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9F8C9F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869E88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20A089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5F84D4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1B8FD5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0DB27E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2969F1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761E47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1874C8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E909F7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D42041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28A32C2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16E10F6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5318062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7C086C" w:rsidRPr="00C84C69" w14:paraId="70CA8DD7" w14:textId="77777777" w:rsidTr="00132FE8">
        <w:trPr>
          <w:trHeight w:val="240"/>
        </w:trPr>
        <w:tc>
          <w:tcPr>
            <w:tcW w:w="277" w:type="dxa"/>
            <w:tcBorders>
              <w:top w:val="nil"/>
              <w:left w:val="nil"/>
              <w:bottom w:val="single" w:sz="4" w:space="0" w:color="auto"/>
              <w:right w:val="single" w:sz="4" w:space="0" w:color="auto"/>
            </w:tcBorders>
            <w:shd w:val="clear" w:color="auto" w:fill="auto"/>
            <w:noWrap/>
            <w:hideMark/>
          </w:tcPr>
          <w:p w14:paraId="5619F462" w14:textId="77777777" w:rsidR="007C086C" w:rsidRPr="00C84C69" w:rsidRDefault="007C086C" w:rsidP="00132FE8">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14</w:t>
            </w:r>
          </w:p>
        </w:tc>
        <w:tc>
          <w:tcPr>
            <w:tcW w:w="6766" w:type="dxa"/>
            <w:tcBorders>
              <w:top w:val="nil"/>
              <w:left w:val="nil"/>
              <w:bottom w:val="single" w:sz="4" w:space="0" w:color="auto"/>
              <w:right w:val="single" w:sz="4" w:space="0" w:color="auto"/>
            </w:tcBorders>
            <w:shd w:val="clear" w:color="auto" w:fill="auto"/>
            <w:vAlign w:val="center"/>
            <w:hideMark/>
          </w:tcPr>
          <w:p w14:paraId="3CC12C2B" w14:textId="77777777" w:rsidR="007C086C" w:rsidRPr="00C84C69" w:rsidRDefault="007C086C" w:rsidP="00132FE8">
            <w:pPr>
              <w:spacing w:after="0" w:line="240" w:lineRule="auto"/>
              <w:ind w:firstLineChars="100" w:firstLine="160"/>
              <w:rPr>
                <w:rFonts w:ascii="Gill Sans MT" w:eastAsia="Times New Roman" w:hAnsi="Gill Sans MT" w:cs="Calibri"/>
                <w:sz w:val="16"/>
                <w:szCs w:val="16"/>
              </w:rPr>
            </w:pPr>
            <w:r w:rsidRPr="00C84C69">
              <w:rPr>
                <w:rFonts w:ascii="Gill Sans MT" w:eastAsia="Times New Roman" w:hAnsi="Gill Sans MT" w:cs="Calibri"/>
                <w:sz w:val="16"/>
                <w:szCs w:val="16"/>
              </w:rPr>
              <w:t>Implement questionnaire pretest</w:t>
            </w:r>
          </w:p>
        </w:tc>
        <w:tc>
          <w:tcPr>
            <w:tcW w:w="295" w:type="dxa"/>
            <w:tcBorders>
              <w:top w:val="nil"/>
              <w:left w:val="nil"/>
              <w:bottom w:val="single" w:sz="4" w:space="0" w:color="auto"/>
              <w:right w:val="single" w:sz="4" w:space="0" w:color="auto"/>
            </w:tcBorders>
            <w:shd w:val="clear" w:color="auto" w:fill="auto"/>
            <w:noWrap/>
            <w:vAlign w:val="center"/>
            <w:hideMark/>
          </w:tcPr>
          <w:p w14:paraId="59C83BE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71AF9F7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7985135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14491C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3E98712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939CF6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9D7108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AA261D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2912C1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6540DF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1A7D63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ED25CB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73AC22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43803F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3FC65A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4D5AD5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467900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440C9FC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335A634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2DA0117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7C086C" w:rsidRPr="00C84C69" w14:paraId="14E11D5F" w14:textId="77777777" w:rsidTr="00132FE8">
        <w:trPr>
          <w:trHeight w:val="240"/>
        </w:trPr>
        <w:tc>
          <w:tcPr>
            <w:tcW w:w="277" w:type="dxa"/>
            <w:tcBorders>
              <w:top w:val="nil"/>
              <w:left w:val="nil"/>
              <w:bottom w:val="single" w:sz="4" w:space="0" w:color="auto"/>
              <w:right w:val="single" w:sz="4" w:space="0" w:color="auto"/>
            </w:tcBorders>
            <w:shd w:val="clear" w:color="auto" w:fill="auto"/>
            <w:noWrap/>
            <w:hideMark/>
          </w:tcPr>
          <w:p w14:paraId="25B0773B" w14:textId="77777777" w:rsidR="007C086C" w:rsidRPr="00C84C69" w:rsidRDefault="007C086C" w:rsidP="00132FE8">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15</w:t>
            </w:r>
          </w:p>
        </w:tc>
        <w:tc>
          <w:tcPr>
            <w:tcW w:w="6766" w:type="dxa"/>
            <w:tcBorders>
              <w:top w:val="nil"/>
              <w:left w:val="nil"/>
              <w:bottom w:val="single" w:sz="4" w:space="0" w:color="auto"/>
              <w:right w:val="single" w:sz="4" w:space="0" w:color="auto"/>
            </w:tcBorders>
            <w:shd w:val="clear" w:color="auto" w:fill="auto"/>
            <w:vAlign w:val="center"/>
            <w:hideMark/>
          </w:tcPr>
          <w:p w14:paraId="7DDACB4D" w14:textId="77777777" w:rsidR="007C086C" w:rsidRPr="00C84C69" w:rsidRDefault="007C086C" w:rsidP="00132FE8">
            <w:pPr>
              <w:spacing w:after="0" w:line="240" w:lineRule="auto"/>
              <w:ind w:firstLineChars="100" w:firstLine="160"/>
              <w:rPr>
                <w:rFonts w:ascii="Gill Sans MT" w:eastAsia="Times New Roman" w:hAnsi="Gill Sans MT" w:cs="Calibri"/>
                <w:sz w:val="16"/>
                <w:szCs w:val="16"/>
              </w:rPr>
            </w:pPr>
            <w:r w:rsidRPr="00C84C69">
              <w:rPr>
                <w:rFonts w:ascii="Gill Sans MT" w:eastAsia="Times New Roman" w:hAnsi="Gill Sans MT" w:cs="Calibri"/>
                <w:sz w:val="16"/>
                <w:szCs w:val="16"/>
              </w:rPr>
              <w:t>Procure supplies and equipment (tablets and personal protective equipment)</w:t>
            </w:r>
          </w:p>
        </w:tc>
        <w:tc>
          <w:tcPr>
            <w:tcW w:w="295" w:type="dxa"/>
            <w:tcBorders>
              <w:top w:val="nil"/>
              <w:left w:val="nil"/>
              <w:bottom w:val="single" w:sz="4" w:space="0" w:color="auto"/>
              <w:right w:val="single" w:sz="4" w:space="0" w:color="auto"/>
            </w:tcBorders>
            <w:shd w:val="clear" w:color="auto" w:fill="auto"/>
            <w:noWrap/>
            <w:vAlign w:val="center"/>
            <w:hideMark/>
          </w:tcPr>
          <w:p w14:paraId="4DB6440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645BBE1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2E986F7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28FA074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1AF5BB6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02265D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2AA78C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0E8F5B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4272B8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DBD767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875AC5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560832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294664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22590F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637D46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6DD8BB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C45490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390EE30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0B27CBB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10BF45B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7C086C" w:rsidRPr="00C84C69" w14:paraId="62048496" w14:textId="77777777" w:rsidTr="00132FE8">
        <w:trPr>
          <w:trHeight w:val="240"/>
        </w:trPr>
        <w:tc>
          <w:tcPr>
            <w:tcW w:w="277" w:type="dxa"/>
            <w:tcBorders>
              <w:top w:val="nil"/>
              <w:left w:val="nil"/>
              <w:bottom w:val="single" w:sz="4" w:space="0" w:color="auto"/>
              <w:right w:val="single" w:sz="4" w:space="0" w:color="auto"/>
            </w:tcBorders>
            <w:shd w:val="clear" w:color="auto" w:fill="auto"/>
            <w:noWrap/>
            <w:hideMark/>
          </w:tcPr>
          <w:p w14:paraId="1B309457" w14:textId="77777777" w:rsidR="007C086C" w:rsidRPr="00C84C69" w:rsidRDefault="007C086C" w:rsidP="00132FE8">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16</w:t>
            </w:r>
          </w:p>
        </w:tc>
        <w:tc>
          <w:tcPr>
            <w:tcW w:w="6766" w:type="dxa"/>
            <w:tcBorders>
              <w:top w:val="nil"/>
              <w:left w:val="nil"/>
              <w:bottom w:val="single" w:sz="4" w:space="0" w:color="auto"/>
              <w:right w:val="single" w:sz="4" w:space="0" w:color="auto"/>
            </w:tcBorders>
            <w:shd w:val="clear" w:color="auto" w:fill="auto"/>
            <w:vAlign w:val="center"/>
            <w:hideMark/>
          </w:tcPr>
          <w:p w14:paraId="31B78461" w14:textId="77777777" w:rsidR="007C086C" w:rsidRPr="00C84C69" w:rsidRDefault="007C086C" w:rsidP="00132FE8">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xml:space="preserve">Develop </w:t>
            </w:r>
            <w:proofErr w:type="spellStart"/>
            <w:r>
              <w:rPr>
                <w:rFonts w:ascii="Gill Sans MT" w:eastAsia="Times New Roman" w:hAnsi="Gill Sans MT" w:cs="Calibri"/>
                <w:color w:val="000000"/>
                <w:sz w:val="16"/>
                <w:szCs w:val="16"/>
              </w:rPr>
              <w:t>CSPro</w:t>
            </w:r>
            <w:proofErr w:type="spellEnd"/>
            <w:r>
              <w:rPr>
                <w:rFonts w:ascii="Gill Sans MT" w:eastAsia="Times New Roman" w:hAnsi="Gill Sans MT" w:cs="Calibri"/>
                <w:color w:val="000000"/>
                <w:sz w:val="16"/>
                <w:szCs w:val="16"/>
              </w:rPr>
              <w:t xml:space="preserve"> </w:t>
            </w:r>
            <w:r w:rsidRPr="00C84C69">
              <w:rPr>
                <w:rFonts w:ascii="Gill Sans MT" w:eastAsia="Times New Roman" w:hAnsi="Gill Sans MT" w:cs="Calibri"/>
                <w:color w:val="000000"/>
                <w:sz w:val="16"/>
                <w:szCs w:val="16"/>
              </w:rPr>
              <w:t>CAPI pretest and pilot protocols</w:t>
            </w:r>
          </w:p>
        </w:tc>
        <w:tc>
          <w:tcPr>
            <w:tcW w:w="295" w:type="dxa"/>
            <w:tcBorders>
              <w:top w:val="nil"/>
              <w:left w:val="nil"/>
              <w:bottom w:val="single" w:sz="4" w:space="0" w:color="auto"/>
              <w:right w:val="single" w:sz="4" w:space="0" w:color="auto"/>
            </w:tcBorders>
            <w:shd w:val="clear" w:color="auto" w:fill="auto"/>
            <w:noWrap/>
            <w:vAlign w:val="center"/>
            <w:hideMark/>
          </w:tcPr>
          <w:p w14:paraId="685E4E9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04FA9A8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1D07F1E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54D9281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29E3615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319BA1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D04F7B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2A129B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BCAF8D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4B977B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A32B45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63D806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0734FC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2C92C4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AB4CB0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4DCC11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3E7DC5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20FC67F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0E2D6CD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7FB51C1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7C086C" w:rsidRPr="00C84C69" w14:paraId="4A696531" w14:textId="77777777" w:rsidTr="00132FE8">
        <w:trPr>
          <w:trHeight w:val="240"/>
        </w:trPr>
        <w:tc>
          <w:tcPr>
            <w:tcW w:w="277" w:type="dxa"/>
            <w:tcBorders>
              <w:top w:val="nil"/>
              <w:left w:val="nil"/>
              <w:bottom w:val="single" w:sz="4" w:space="0" w:color="auto"/>
              <w:right w:val="single" w:sz="4" w:space="0" w:color="auto"/>
            </w:tcBorders>
            <w:shd w:val="clear" w:color="auto" w:fill="auto"/>
            <w:noWrap/>
            <w:hideMark/>
          </w:tcPr>
          <w:p w14:paraId="625F58AA" w14:textId="77777777" w:rsidR="007C086C" w:rsidRPr="00C84C69" w:rsidRDefault="007C086C" w:rsidP="00132FE8">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17</w:t>
            </w:r>
          </w:p>
        </w:tc>
        <w:tc>
          <w:tcPr>
            <w:tcW w:w="6766" w:type="dxa"/>
            <w:tcBorders>
              <w:top w:val="nil"/>
              <w:left w:val="nil"/>
              <w:bottom w:val="single" w:sz="4" w:space="0" w:color="auto"/>
              <w:right w:val="single" w:sz="4" w:space="0" w:color="auto"/>
            </w:tcBorders>
            <w:shd w:val="clear" w:color="auto" w:fill="auto"/>
            <w:vAlign w:val="center"/>
            <w:hideMark/>
          </w:tcPr>
          <w:p w14:paraId="7ED95A5B" w14:textId="77777777" w:rsidR="007C086C" w:rsidRPr="00C84C69" w:rsidRDefault="007C086C" w:rsidP="00132FE8">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Develop and code programming specifications (tablets only)</w:t>
            </w:r>
          </w:p>
        </w:tc>
        <w:tc>
          <w:tcPr>
            <w:tcW w:w="295" w:type="dxa"/>
            <w:tcBorders>
              <w:top w:val="nil"/>
              <w:left w:val="nil"/>
              <w:bottom w:val="single" w:sz="4" w:space="0" w:color="auto"/>
              <w:right w:val="single" w:sz="4" w:space="0" w:color="auto"/>
            </w:tcBorders>
            <w:shd w:val="clear" w:color="auto" w:fill="auto"/>
            <w:noWrap/>
            <w:vAlign w:val="center"/>
            <w:hideMark/>
          </w:tcPr>
          <w:p w14:paraId="736C44C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1B97598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1852D57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3CD49B1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434D845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0FD9C03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2FAEC41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EA540E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4B6DD1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64D988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9E1113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A5F32C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12C633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EE7548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BA1A7B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3AAE81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E95F24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397C4B4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7061F46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78EA2A6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7C086C" w:rsidRPr="00C84C69" w14:paraId="7BA0AE96" w14:textId="77777777" w:rsidTr="00132FE8">
        <w:trPr>
          <w:trHeight w:val="240"/>
        </w:trPr>
        <w:tc>
          <w:tcPr>
            <w:tcW w:w="277" w:type="dxa"/>
            <w:tcBorders>
              <w:top w:val="nil"/>
              <w:left w:val="nil"/>
              <w:bottom w:val="single" w:sz="4" w:space="0" w:color="auto"/>
              <w:right w:val="single" w:sz="4" w:space="0" w:color="auto"/>
            </w:tcBorders>
            <w:shd w:val="clear" w:color="auto" w:fill="auto"/>
            <w:noWrap/>
            <w:hideMark/>
          </w:tcPr>
          <w:p w14:paraId="485BF66C" w14:textId="77777777" w:rsidR="007C086C" w:rsidRPr="00C84C69" w:rsidRDefault="007C086C" w:rsidP="00132FE8">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18</w:t>
            </w:r>
          </w:p>
        </w:tc>
        <w:tc>
          <w:tcPr>
            <w:tcW w:w="6766" w:type="dxa"/>
            <w:tcBorders>
              <w:top w:val="nil"/>
              <w:left w:val="nil"/>
              <w:bottom w:val="single" w:sz="4" w:space="0" w:color="auto"/>
              <w:right w:val="single" w:sz="4" w:space="0" w:color="auto"/>
            </w:tcBorders>
            <w:shd w:val="clear" w:color="auto" w:fill="auto"/>
            <w:vAlign w:val="center"/>
            <w:hideMark/>
          </w:tcPr>
          <w:p w14:paraId="0B095D1D" w14:textId="77777777" w:rsidR="007C086C" w:rsidRPr="00C84C69" w:rsidRDefault="007C086C" w:rsidP="00132FE8">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Program questionnaire for</w:t>
            </w:r>
            <w:r>
              <w:rPr>
                <w:rFonts w:ascii="Gill Sans MT" w:eastAsia="Times New Roman" w:hAnsi="Gill Sans MT" w:cs="Calibri"/>
                <w:color w:val="000000"/>
                <w:sz w:val="16"/>
                <w:szCs w:val="16"/>
              </w:rPr>
              <w:t xml:space="preserve"> </w:t>
            </w:r>
            <w:proofErr w:type="spellStart"/>
            <w:r>
              <w:rPr>
                <w:rFonts w:ascii="Gill Sans MT" w:eastAsia="Times New Roman" w:hAnsi="Gill Sans MT" w:cs="Calibri"/>
                <w:color w:val="000000"/>
                <w:sz w:val="16"/>
                <w:szCs w:val="16"/>
              </w:rPr>
              <w:t>CSPro</w:t>
            </w:r>
            <w:proofErr w:type="spellEnd"/>
            <w:r w:rsidRPr="00C84C69">
              <w:rPr>
                <w:rFonts w:ascii="Gill Sans MT" w:eastAsia="Times New Roman" w:hAnsi="Gill Sans MT" w:cs="Calibri"/>
                <w:color w:val="000000"/>
                <w:sz w:val="16"/>
                <w:szCs w:val="16"/>
              </w:rPr>
              <w:t xml:space="preserve"> CAPI data collection </w:t>
            </w:r>
          </w:p>
        </w:tc>
        <w:tc>
          <w:tcPr>
            <w:tcW w:w="295" w:type="dxa"/>
            <w:tcBorders>
              <w:top w:val="nil"/>
              <w:left w:val="nil"/>
              <w:bottom w:val="single" w:sz="4" w:space="0" w:color="auto"/>
              <w:right w:val="single" w:sz="4" w:space="0" w:color="auto"/>
            </w:tcBorders>
            <w:shd w:val="clear" w:color="auto" w:fill="auto"/>
            <w:noWrap/>
            <w:vAlign w:val="center"/>
            <w:hideMark/>
          </w:tcPr>
          <w:p w14:paraId="0145C6C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6CE77E5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07E66C0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2DCA41C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43491EF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6736D19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D14379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BA6A27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2B3383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080B4C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4A325F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1F4EE2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C61B53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B73129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89E245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5E521D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25098E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39061D7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3AA6739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1EAD5B9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7C086C" w:rsidRPr="00C84C69" w14:paraId="19529E5D" w14:textId="77777777" w:rsidTr="00132FE8">
        <w:trPr>
          <w:trHeight w:val="240"/>
        </w:trPr>
        <w:tc>
          <w:tcPr>
            <w:tcW w:w="277" w:type="dxa"/>
            <w:tcBorders>
              <w:top w:val="nil"/>
              <w:left w:val="nil"/>
              <w:bottom w:val="single" w:sz="4" w:space="0" w:color="auto"/>
              <w:right w:val="single" w:sz="4" w:space="0" w:color="auto"/>
            </w:tcBorders>
            <w:shd w:val="clear" w:color="auto" w:fill="auto"/>
            <w:noWrap/>
            <w:hideMark/>
          </w:tcPr>
          <w:p w14:paraId="5E56A9CD" w14:textId="77777777" w:rsidR="007C086C" w:rsidRPr="00C84C69" w:rsidRDefault="007C086C" w:rsidP="00132FE8">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19</w:t>
            </w:r>
          </w:p>
        </w:tc>
        <w:tc>
          <w:tcPr>
            <w:tcW w:w="6766" w:type="dxa"/>
            <w:tcBorders>
              <w:top w:val="nil"/>
              <w:left w:val="nil"/>
              <w:bottom w:val="single" w:sz="4" w:space="0" w:color="auto"/>
              <w:right w:val="single" w:sz="4" w:space="0" w:color="auto"/>
            </w:tcBorders>
            <w:shd w:val="clear" w:color="auto" w:fill="auto"/>
            <w:vAlign w:val="center"/>
            <w:hideMark/>
          </w:tcPr>
          <w:p w14:paraId="3DBCFA4F" w14:textId="77777777" w:rsidR="007C086C" w:rsidRPr="00C84C69" w:rsidRDefault="007C086C" w:rsidP="00132FE8">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Prepare survey manuals:</w:t>
            </w:r>
          </w:p>
        </w:tc>
        <w:tc>
          <w:tcPr>
            <w:tcW w:w="295" w:type="dxa"/>
            <w:tcBorders>
              <w:top w:val="nil"/>
              <w:left w:val="nil"/>
              <w:bottom w:val="single" w:sz="4" w:space="0" w:color="auto"/>
              <w:right w:val="single" w:sz="4" w:space="0" w:color="auto"/>
            </w:tcBorders>
            <w:shd w:val="clear" w:color="auto" w:fill="auto"/>
            <w:noWrap/>
            <w:vAlign w:val="center"/>
            <w:hideMark/>
          </w:tcPr>
          <w:p w14:paraId="15DB849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2179565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46F1184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2A3D0DC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03461E5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3406353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D352BE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BE1CCA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075023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3E24F1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C0038A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F8989A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A7192B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217782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968ACE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FBD2F9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7D7BDB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7A96446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71CC5B8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47E0E23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7C086C" w:rsidRPr="00C84C69" w14:paraId="20DA32EF" w14:textId="77777777" w:rsidTr="00132FE8">
        <w:trPr>
          <w:trHeight w:val="240"/>
        </w:trPr>
        <w:tc>
          <w:tcPr>
            <w:tcW w:w="277" w:type="dxa"/>
            <w:tcBorders>
              <w:top w:val="nil"/>
              <w:left w:val="nil"/>
              <w:bottom w:val="single" w:sz="4" w:space="0" w:color="auto"/>
              <w:right w:val="single" w:sz="4" w:space="0" w:color="auto"/>
            </w:tcBorders>
            <w:shd w:val="clear" w:color="auto" w:fill="auto"/>
            <w:noWrap/>
            <w:hideMark/>
          </w:tcPr>
          <w:p w14:paraId="1192157A" w14:textId="77777777" w:rsidR="007C086C" w:rsidRPr="00C84C69" w:rsidRDefault="007C086C" w:rsidP="00132FE8">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6766" w:type="dxa"/>
            <w:tcBorders>
              <w:top w:val="nil"/>
              <w:left w:val="nil"/>
              <w:bottom w:val="single" w:sz="4" w:space="0" w:color="auto"/>
              <w:right w:val="single" w:sz="4" w:space="0" w:color="auto"/>
            </w:tcBorders>
            <w:shd w:val="clear" w:color="auto" w:fill="auto"/>
            <w:vAlign w:val="center"/>
            <w:hideMark/>
          </w:tcPr>
          <w:p w14:paraId="2C4EABEF" w14:textId="77777777" w:rsidR="007C086C" w:rsidRPr="00C84C69" w:rsidRDefault="007C086C" w:rsidP="00132FE8">
            <w:pPr>
              <w:spacing w:after="0" w:line="240" w:lineRule="auto"/>
              <w:ind w:firstLineChars="200" w:firstLine="32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xml:space="preserve">19a - Interviewer Manual </w:t>
            </w:r>
          </w:p>
        </w:tc>
        <w:tc>
          <w:tcPr>
            <w:tcW w:w="295" w:type="dxa"/>
            <w:tcBorders>
              <w:top w:val="nil"/>
              <w:left w:val="nil"/>
              <w:bottom w:val="single" w:sz="4" w:space="0" w:color="auto"/>
              <w:right w:val="single" w:sz="4" w:space="0" w:color="auto"/>
            </w:tcBorders>
            <w:shd w:val="clear" w:color="auto" w:fill="auto"/>
            <w:noWrap/>
            <w:vAlign w:val="center"/>
            <w:hideMark/>
          </w:tcPr>
          <w:p w14:paraId="6126B5A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2513D2F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0490F48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480255C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1CA1B8F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0341B75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B24709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000D3E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ACD735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6CD961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803161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973D8A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C4C0BE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C723F3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5EF085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E203E7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608FF9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2241618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41482C1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08CFA42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7C086C" w:rsidRPr="00C84C69" w14:paraId="49F8E676" w14:textId="77777777" w:rsidTr="00132FE8">
        <w:trPr>
          <w:trHeight w:val="240"/>
        </w:trPr>
        <w:tc>
          <w:tcPr>
            <w:tcW w:w="277" w:type="dxa"/>
            <w:tcBorders>
              <w:top w:val="nil"/>
              <w:left w:val="nil"/>
              <w:bottom w:val="single" w:sz="4" w:space="0" w:color="auto"/>
              <w:right w:val="single" w:sz="4" w:space="0" w:color="auto"/>
            </w:tcBorders>
            <w:shd w:val="clear" w:color="auto" w:fill="auto"/>
            <w:noWrap/>
            <w:hideMark/>
          </w:tcPr>
          <w:p w14:paraId="6DE0B378" w14:textId="77777777" w:rsidR="007C086C" w:rsidRPr="00C84C69" w:rsidRDefault="007C086C" w:rsidP="00132FE8">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6766" w:type="dxa"/>
            <w:tcBorders>
              <w:top w:val="nil"/>
              <w:left w:val="nil"/>
              <w:bottom w:val="single" w:sz="4" w:space="0" w:color="auto"/>
              <w:right w:val="single" w:sz="4" w:space="0" w:color="auto"/>
            </w:tcBorders>
            <w:shd w:val="clear" w:color="auto" w:fill="auto"/>
            <w:vAlign w:val="center"/>
            <w:hideMark/>
          </w:tcPr>
          <w:p w14:paraId="6051E8B8" w14:textId="77777777" w:rsidR="007C086C" w:rsidRPr="00C84C69" w:rsidRDefault="007C086C" w:rsidP="00132FE8">
            <w:pPr>
              <w:spacing w:after="0" w:line="240" w:lineRule="auto"/>
              <w:ind w:firstLineChars="200" w:firstLine="32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19b - Supervisor Manual</w:t>
            </w:r>
          </w:p>
        </w:tc>
        <w:tc>
          <w:tcPr>
            <w:tcW w:w="295" w:type="dxa"/>
            <w:tcBorders>
              <w:top w:val="nil"/>
              <w:left w:val="nil"/>
              <w:bottom w:val="single" w:sz="4" w:space="0" w:color="auto"/>
              <w:right w:val="single" w:sz="4" w:space="0" w:color="auto"/>
            </w:tcBorders>
            <w:shd w:val="clear" w:color="auto" w:fill="auto"/>
            <w:noWrap/>
            <w:vAlign w:val="center"/>
            <w:hideMark/>
          </w:tcPr>
          <w:p w14:paraId="4159CAD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2CC848F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1AA40CE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2290370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119C3FC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32481B5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34D0B0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DADF20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529C2A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E1CE2D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5376D7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A6E038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98B3C5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D95F88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D6CD5C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351C84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37CF9D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4C8AD50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051C22E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2374915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7C086C" w:rsidRPr="00C84C69" w14:paraId="2EA8F3C1" w14:textId="77777777" w:rsidTr="00132FE8">
        <w:trPr>
          <w:trHeight w:val="240"/>
        </w:trPr>
        <w:tc>
          <w:tcPr>
            <w:tcW w:w="277" w:type="dxa"/>
            <w:tcBorders>
              <w:top w:val="nil"/>
              <w:left w:val="nil"/>
              <w:bottom w:val="single" w:sz="4" w:space="0" w:color="auto"/>
              <w:right w:val="single" w:sz="4" w:space="0" w:color="auto"/>
            </w:tcBorders>
            <w:shd w:val="clear" w:color="auto" w:fill="auto"/>
            <w:noWrap/>
            <w:hideMark/>
          </w:tcPr>
          <w:p w14:paraId="6CAE229E" w14:textId="77777777" w:rsidR="007C086C" w:rsidRPr="00C84C69" w:rsidRDefault="007C086C" w:rsidP="00132FE8">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6766" w:type="dxa"/>
            <w:tcBorders>
              <w:top w:val="nil"/>
              <w:left w:val="nil"/>
              <w:bottom w:val="single" w:sz="4" w:space="0" w:color="auto"/>
              <w:right w:val="single" w:sz="4" w:space="0" w:color="auto"/>
            </w:tcBorders>
            <w:shd w:val="clear" w:color="auto" w:fill="auto"/>
            <w:vAlign w:val="center"/>
            <w:hideMark/>
          </w:tcPr>
          <w:p w14:paraId="6F72FADC" w14:textId="77777777" w:rsidR="007C086C" w:rsidRPr="00C84C69" w:rsidRDefault="007C086C" w:rsidP="00132FE8">
            <w:pPr>
              <w:spacing w:after="0" w:line="240" w:lineRule="auto"/>
              <w:ind w:firstLineChars="200" w:firstLine="32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19c - Organization Manual</w:t>
            </w:r>
          </w:p>
        </w:tc>
        <w:tc>
          <w:tcPr>
            <w:tcW w:w="295" w:type="dxa"/>
            <w:tcBorders>
              <w:top w:val="nil"/>
              <w:left w:val="nil"/>
              <w:bottom w:val="single" w:sz="4" w:space="0" w:color="auto"/>
              <w:right w:val="single" w:sz="4" w:space="0" w:color="auto"/>
            </w:tcBorders>
            <w:shd w:val="clear" w:color="auto" w:fill="auto"/>
            <w:noWrap/>
            <w:vAlign w:val="center"/>
            <w:hideMark/>
          </w:tcPr>
          <w:p w14:paraId="290EC6A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36E8C55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1AE6B8E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20502EC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3F1FD00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427D664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FCA812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6CA4FB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A6144C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0982E6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9381FE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92C7A2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A57A5A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F79DB7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0E462A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4AA84E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CB8732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4B26304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1315F0F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4BCA659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7C086C" w:rsidRPr="00C84C69" w14:paraId="3565877C" w14:textId="77777777" w:rsidTr="00132FE8">
        <w:trPr>
          <w:trHeight w:val="240"/>
        </w:trPr>
        <w:tc>
          <w:tcPr>
            <w:tcW w:w="277" w:type="dxa"/>
            <w:tcBorders>
              <w:top w:val="nil"/>
              <w:left w:val="nil"/>
              <w:bottom w:val="single" w:sz="4" w:space="0" w:color="auto"/>
              <w:right w:val="single" w:sz="4" w:space="0" w:color="auto"/>
            </w:tcBorders>
            <w:shd w:val="clear" w:color="auto" w:fill="auto"/>
            <w:noWrap/>
            <w:hideMark/>
          </w:tcPr>
          <w:p w14:paraId="229C040A" w14:textId="77777777" w:rsidR="007C086C" w:rsidRPr="00C84C69" w:rsidRDefault="007C086C" w:rsidP="00132FE8">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6766" w:type="dxa"/>
            <w:tcBorders>
              <w:top w:val="nil"/>
              <w:left w:val="nil"/>
              <w:bottom w:val="single" w:sz="4" w:space="0" w:color="auto"/>
              <w:right w:val="single" w:sz="4" w:space="0" w:color="auto"/>
            </w:tcBorders>
            <w:shd w:val="clear" w:color="auto" w:fill="auto"/>
            <w:vAlign w:val="center"/>
            <w:hideMark/>
          </w:tcPr>
          <w:p w14:paraId="5653ADB4" w14:textId="77777777" w:rsidR="007C086C" w:rsidRPr="00C84C69" w:rsidRDefault="007C086C" w:rsidP="00132FE8">
            <w:pPr>
              <w:spacing w:after="0" w:line="240" w:lineRule="auto"/>
              <w:ind w:firstLineChars="200" w:firstLine="32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19d - Quality Control and Support Team Manual</w:t>
            </w:r>
          </w:p>
        </w:tc>
        <w:tc>
          <w:tcPr>
            <w:tcW w:w="295" w:type="dxa"/>
            <w:tcBorders>
              <w:top w:val="nil"/>
              <w:left w:val="nil"/>
              <w:bottom w:val="single" w:sz="4" w:space="0" w:color="auto"/>
              <w:right w:val="single" w:sz="4" w:space="0" w:color="auto"/>
            </w:tcBorders>
            <w:shd w:val="clear" w:color="auto" w:fill="auto"/>
            <w:noWrap/>
            <w:vAlign w:val="center"/>
            <w:hideMark/>
          </w:tcPr>
          <w:p w14:paraId="633BA37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01FAD43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0EACF0F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1BA6090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4BB550B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05E59FD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532F45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ED5A97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5D41D7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57B3E2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40BB1B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FAE5E2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F5EC46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1A0784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433411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D54EE8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E4F0BC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6984AD2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21F4CBB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473773E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7C086C" w:rsidRPr="00C84C69" w14:paraId="3BDB84CC" w14:textId="77777777" w:rsidTr="00132FE8">
        <w:trPr>
          <w:trHeight w:val="240"/>
        </w:trPr>
        <w:tc>
          <w:tcPr>
            <w:tcW w:w="277" w:type="dxa"/>
            <w:tcBorders>
              <w:top w:val="nil"/>
              <w:left w:val="nil"/>
              <w:bottom w:val="single" w:sz="4" w:space="0" w:color="auto"/>
              <w:right w:val="single" w:sz="4" w:space="0" w:color="auto"/>
            </w:tcBorders>
            <w:shd w:val="clear" w:color="auto" w:fill="auto"/>
            <w:noWrap/>
            <w:hideMark/>
          </w:tcPr>
          <w:p w14:paraId="130B667C" w14:textId="77777777" w:rsidR="007C086C" w:rsidRPr="00C84C69" w:rsidRDefault="007C086C" w:rsidP="00132FE8">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6766" w:type="dxa"/>
            <w:tcBorders>
              <w:top w:val="nil"/>
              <w:left w:val="nil"/>
              <w:bottom w:val="single" w:sz="4" w:space="0" w:color="auto"/>
              <w:right w:val="single" w:sz="4" w:space="0" w:color="auto"/>
            </w:tcBorders>
            <w:shd w:val="clear" w:color="auto" w:fill="auto"/>
            <w:vAlign w:val="center"/>
            <w:hideMark/>
          </w:tcPr>
          <w:p w14:paraId="37674CA2" w14:textId="77777777" w:rsidR="007C086C" w:rsidRPr="00C84C69" w:rsidRDefault="007C086C" w:rsidP="00132FE8">
            <w:pPr>
              <w:spacing w:after="0" w:line="240" w:lineRule="auto"/>
              <w:ind w:firstLineChars="200" w:firstLine="32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19e - Listing Manual</w:t>
            </w:r>
          </w:p>
        </w:tc>
        <w:tc>
          <w:tcPr>
            <w:tcW w:w="295" w:type="dxa"/>
            <w:tcBorders>
              <w:top w:val="nil"/>
              <w:left w:val="nil"/>
              <w:bottom w:val="single" w:sz="4" w:space="0" w:color="auto"/>
              <w:right w:val="single" w:sz="4" w:space="0" w:color="auto"/>
            </w:tcBorders>
            <w:shd w:val="clear" w:color="auto" w:fill="auto"/>
            <w:noWrap/>
            <w:vAlign w:val="center"/>
            <w:hideMark/>
          </w:tcPr>
          <w:p w14:paraId="10F3B56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7083D08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0BE3417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2852CF6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0BEAF76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502246F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E08768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5B8C16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BDFB55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03D14F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25AF8D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7091C2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38A126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2F00A0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DBC780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2551F6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6A16B4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499CA47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195E196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4A01A31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7C086C" w:rsidRPr="00C84C69" w14:paraId="41C6B072" w14:textId="77777777" w:rsidTr="00132FE8">
        <w:trPr>
          <w:trHeight w:val="240"/>
        </w:trPr>
        <w:tc>
          <w:tcPr>
            <w:tcW w:w="277" w:type="dxa"/>
            <w:tcBorders>
              <w:top w:val="nil"/>
              <w:left w:val="nil"/>
              <w:bottom w:val="single" w:sz="4" w:space="0" w:color="auto"/>
              <w:right w:val="single" w:sz="4" w:space="0" w:color="auto"/>
            </w:tcBorders>
            <w:shd w:val="clear" w:color="auto" w:fill="auto"/>
            <w:noWrap/>
            <w:hideMark/>
          </w:tcPr>
          <w:p w14:paraId="6F826A36" w14:textId="77777777" w:rsidR="007C086C" w:rsidRPr="00C84C69" w:rsidRDefault="007C086C" w:rsidP="00132FE8">
            <w:pPr>
              <w:spacing w:after="0" w:line="240" w:lineRule="auto"/>
              <w:jc w:val="center"/>
              <w:rPr>
                <w:rFonts w:ascii="Gill Sans MT" w:eastAsia="Times New Roman" w:hAnsi="Gill Sans MT" w:cs="Calibri"/>
                <w:sz w:val="16"/>
                <w:szCs w:val="16"/>
              </w:rPr>
            </w:pPr>
            <w:r w:rsidRPr="00C84C69">
              <w:rPr>
                <w:rFonts w:ascii="Gill Sans MT" w:eastAsia="Times New Roman" w:hAnsi="Gill Sans MT" w:cs="Calibri"/>
                <w:sz w:val="16"/>
                <w:szCs w:val="16"/>
              </w:rPr>
              <w:t>20</w:t>
            </w:r>
          </w:p>
        </w:tc>
        <w:tc>
          <w:tcPr>
            <w:tcW w:w="6766" w:type="dxa"/>
            <w:tcBorders>
              <w:top w:val="nil"/>
              <w:left w:val="nil"/>
              <w:bottom w:val="single" w:sz="4" w:space="0" w:color="auto"/>
              <w:right w:val="single" w:sz="4" w:space="0" w:color="auto"/>
            </w:tcBorders>
            <w:shd w:val="clear" w:color="auto" w:fill="auto"/>
            <w:vAlign w:val="center"/>
            <w:hideMark/>
          </w:tcPr>
          <w:p w14:paraId="79318D3A" w14:textId="77777777" w:rsidR="007C086C" w:rsidRPr="00C84C69" w:rsidRDefault="007C086C" w:rsidP="00132FE8">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Develop field check tables</w:t>
            </w:r>
          </w:p>
        </w:tc>
        <w:tc>
          <w:tcPr>
            <w:tcW w:w="295" w:type="dxa"/>
            <w:tcBorders>
              <w:top w:val="nil"/>
              <w:left w:val="nil"/>
              <w:bottom w:val="single" w:sz="4" w:space="0" w:color="auto"/>
              <w:right w:val="single" w:sz="4" w:space="0" w:color="auto"/>
            </w:tcBorders>
            <w:shd w:val="clear" w:color="auto" w:fill="auto"/>
            <w:noWrap/>
            <w:vAlign w:val="center"/>
            <w:hideMark/>
          </w:tcPr>
          <w:p w14:paraId="7D03F4C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1BD1BF1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589BF47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71FEA51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51113D9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1D74FE5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2C4ED8D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7E1FD5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3C0936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DE4858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2E2759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4C5DF8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61CDE0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C7EEEA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C97B39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2D1D08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639534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703CF09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6CE7696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04C2D73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7C086C" w:rsidRPr="00C84C69" w14:paraId="2B43DEAE" w14:textId="77777777" w:rsidTr="00132FE8">
        <w:trPr>
          <w:trHeight w:val="240"/>
        </w:trPr>
        <w:tc>
          <w:tcPr>
            <w:tcW w:w="277" w:type="dxa"/>
            <w:tcBorders>
              <w:top w:val="nil"/>
              <w:left w:val="nil"/>
              <w:bottom w:val="single" w:sz="4" w:space="0" w:color="auto"/>
              <w:right w:val="single" w:sz="4" w:space="0" w:color="auto"/>
            </w:tcBorders>
            <w:shd w:val="clear" w:color="auto" w:fill="auto"/>
            <w:noWrap/>
            <w:hideMark/>
          </w:tcPr>
          <w:p w14:paraId="7E6BD4FC" w14:textId="77777777" w:rsidR="007C086C" w:rsidRPr="00C84C69" w:rsidRDefault="007C086C" w:rsidP="00132FE8">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21</w:t>
            </w:r>
          </w:p>
        </w:tc>
        <w:tc>
          <w:tcPr>
            <w:tcW w:w="6766" w:type="dxa"/>
            <w:tcBorders>
              <w:top w:val="nil"/>
              <w:left w:val="nil"/>
              <w:bottom w:val="single" w:sz="4" w:space="0" w:color="auto"/>
              <w:right w:val="single" w:sz="4" w:space="0" w:color="auto"/>
            </w:tcBorders>
            <w:shd w:val="clear" w:color="auto" w:fill="auto"/>
            <w:vAlign w:val="center"/>
            <w:hideMark/>
          </w:tcPr>
          <w:p w14:paraId="09D6C402" w14:textId="77777777" w:rsidR="007C086C" w:rsidRPr="00C84C69" w:rsidRDefault="007C086C" w:rsidP="00132FE8">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xml:space="preserve">Develop data monitoring plan </w:t>
            </w:r>
          </w:p>
        </w:tc>
        <w:tc>
          <w:tcPr>
            <w:tcW w:w="295" w:type="dxa"/>
            <w:tcBorders>
              <w:top w:val="nil"/>
              <w:left w:val="nil"/>
              <w:bottom w:val="single" w:sz="4" w:space="0" w:color="auto"/>
              <w:right w:val="single" w:sz="4" w:space="0" w:color="auto"/>
            </w:tcBorders>
            <w:shd w:val="clear" w:color="auto" w:fill="auto"/>
            <w:noWrap/>
            <w:vAlign w:val="center"/>
            <w:hideMark/>
          </w:tcPr>
          <w:p w14:paraId="0F2A28F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5F7253F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400BE21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22EDE23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1B0BA7C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2931452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6237CA2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1532F3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F46D37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B2AE2C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749E93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985D54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E53D1E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0A8148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B27A2A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A97E24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FD13A3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38B39AE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5D49CBC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731C99C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7C086C" w:rsidRPr="00C84C69" w14:paraId="539F9754" w14:textId="77777777" w:rsidTr="00132FE8">
        <w:trPr>
          <w:trHeight w:val="240"/>
        </w:trPr>
        <w:tc>
          <w:tcPr>
            <w:tcW w:w="277" w:type="dxa"/>
            <w:tcBorders>
              <w:top w:val="nil"/>
              <w:left w:val="nil"/>
              <w:bottom w:val="single" w:sz="4" w:space="0" w:color="auto"/>
              <w:right w:val="single" w:sz="4" w:space="0" w:color="auto"/>
            </w:tcBorders>
            <w:shd w:val="clear" w:color="auto" w:fill="auto"/>
            <w:noWrap/>
            <w:hideMark/>
          </w:tcPr>
          <w:p w14:paraId="65C27108" w14:textId="77777777" w:rsidR="007C086C" w:rsidRPr="00C84C69" w:rsidRDefault="007C086C" w:rsidP="00132FE8">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22</w:t>
            </w:r>
          </w:p>
        </w:tc>
        <w:tc>
          <w:tcPr>
            <w:tcW w:w="6766" w:type="dxa"/>
            <w:tcBorders>
              <w:top w:val="nil"/>
              <w:left w:val="nil"/>
              <w:bottom w:val="single" w:sz="4" w:space="0" w:color="auto"/>
              <w:right w:val="single" w:sz="4" w:space="0" w:color="auto"/>
            </w:tcBorders>
            <w:shd w:val="clear" w:color="auto" w:fill="auto"/>
            <w:vAlign w:val="center"/>
            <w:hideMark/>
          </w:tcPr>
          <w:p w14:paraId="6F77261B" w14:textId="77777777" w:rsidR="007C086C" w:rsidRPr="00C84C69" w:rsidRDefault="007C086C" w:rsidP="00132FE8">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Prepare data cleaning plan</w:t>
            </w:r>
          </w:p>
        </w:tc>
        <w:tc>
          <w:tcPr>
            <w:tcW w:w="295" w:type="dxa"/>
            <w:tcBorders>
              <w:top w:val="nil"/>
              <w:left w:val="nil"/>
              <w:bottom w:val="single" w:sz="4" w:space="0" w:color="auto"/>
              <w:right w:val="single" w:sz="4" w:space="0" w:color="auto"/>
            </w:tcBorders>
            <w:shd w:val="clear" w:color="auto" w:fill="auto"/>
            <w:noWrap/>
            <w:vAlign w:val="center"/>
            <w:hideMark/>
          </w:tcPr>
          <w:p w14:paraId="48FDD0B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4C3D06D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5C3D85A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3F3D666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318E7E9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429B6CC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5FA7F24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906FA5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BBEC64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0CA6AF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0773EC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9B0547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CA498C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186810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010EF4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4B8CC7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089B2C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0D9B335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160D3DF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150DF5E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7C086C" w:rsidRPr="00C84C69" w14:paraId="1F121E8F" w14:textId="77777777" w:rsidTr="00132FE8">
        <w:trPr>
          <w:trHeight w:val="240"/>
        </w:trPr>
        <w:tc>
          <w:tcPr>
            <w:tcW w:w="277" w:type="dxa"/>
            <w:tcBorders>
              <w:top w:val="single" w:sz="4" w:space="0" w:color="auto"/>
              <w:left w:val="nil"/>
              <w:bottom w:val="single" w:sz="4" w:space="0" w:color="auto"/>
              <w:right w:val="single" w:sz="4" w:space="0" w:color="auto"/>
            </w:tcBorders>
            <w:shd w:val="clear" w:color="auto" w:fill="auto"/>
            <w:noWrap/>
            <w:hideMark/>
          </w:tcPr>
          <w:p w14:paraId="2C7D4763" w14:textId="77777777" w:rsidR="007C086C" w:rsidRPr="00C84C69" w:rsidRDefault="007C086C" w:rsidP="00132FE8">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23</w:t>
            </w:r>
          </w:p>
        </w:tc>
        <w:tc>
          <w:tcPr>
            <w:tcW w:w="6766" w:type="dxa"/>
            <w:tcBorders>
              <w:top w:val="single" w:sz="4" w:space="0" w:color="auto"/>
              <w:left w:val="nil"/>
              <w:bottom w:val="single" w:sz="4" w:space="0" w:color="auto"/>
              <w:right w:val="single" w:sz="4" w:space="0" w:color="auto"/>
            </w:tcBorders>
            <w:shd w:val="clear" w:color="auto" w:fill="auto"/>
            <w:vAlign w:val="center"/>
            <w:hideMark/>
          </w:tcPr>
          <w:p w14:paraId="5D285A95" w14:textId="77777777" w:rsidR="007C086C" w:rsidRPr="00C84C69" w:rsidRDefault="007C086C" w:rsidP="00132FE8">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Develop fieldwork management and monitoring plan</w:t>
            </w:r>
          </w:p>
        </w:tc>
        <w:tc>
          <w:tcPr>
            <w:tcW w:w="295" w:type="dxa"/>
            <w:tcBorders>
              <w:top w:val="nil"/>
              <w:left w:val="nil"/>
              <w:bottom w:val="single" w:sz="4" w:space="0" w:color="auto"/>
              <w:right w:val="single" w:sz="4" w:space="0" w:color="auto"/>
            </w:tcBorders>
            <w:shd w:val="clear" w:color="auto" w:fill="auto"/>
            <w:noWrap/>
            <w:vAlign w:val="center"/>
            <w:hideMark/>
          </w:tcPr>
          <w:p w14:paraId="7027FA1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48B331A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1D83DA8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6662921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6E8AF5D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6405F42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537434B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C1815D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309E6F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DEF5F9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333CC8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539026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71DC9D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CD606B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9CC75B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3CDDD0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BA4474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684E64E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2282A98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09AF245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7C086C" w:rsidRPr="00C84C69" w14:paraId="6BFA42F4" w14:textId="77777777" w:rsidTr="00132FE8">
        <w:trPr>
          <w:trHeight w:val="240"/>
        </w:trPr>
        <w:tc>
          <w:tcPr>
            <w:tcW w:w="277" w:type="dxa"/>
            <w:tcBorders>
              <w:top w:val="nil"/>
              <w:left w:val="nil"/>
              <w:bottom w:val="single" w:sz="4" w:space="0" w:color="auto"/>
              <w:right w:val="single" w:sz="4" w:space="0" w:color="auto"/>
            </w:tcBorders>
            <w:shd w:val="clear" w:color="auto" w:fill="auto"/>
            <w:noWrap/>
            <w:hideMark/>
          </w:tcPr>
          <w:p w14:paraId="152B1E95" w14:textId="77777777" w:rsidR="007C086C" w:rsidRPr="00C84C69" w:rsidRDefault="007C086C" w:rsidP="00132FE8">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24</w:t>
            </w:r>
          </w:p>
        </w:tc>
        <w:tc>
          <w:tcPr>
            <w:tcW w:w="6766" w:type="dxa"/>
            <w:tcBorders>
              <w:top w:val="nil"/>
              <w:left w:val="nil"/>
              <w:bottom w:val="single" w:sz="4" w:space="0" w:color="auto"/>
              <w:right w:val="single" w:sz="4" w:space="0" w:color="auto"/>
            </w:tcBorders>
            <w:shd w:val="clear" w:color="auto" w:fill="auto"/>
            <w:vAlign w:val="center"/>
            <w:hideMark/>
          </w:tcPr>
          <w:p w14:paraId="3240EA4F" w14:textId="77777777" w:rsidR="007C086C" w:rsidRPr="00C84C69" w:rsidRDefault="007C086C" w:rsidP="00132FE8">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xml:space="preserve">Develop interviewer training plans and supporting materials </w:t>
            </w:r>
          </w:p>
        </w:tc>
        <w:tc>
          <w:tcPr>
            <w:tcW w:w="295" w:type="dxa"/>
            <w:tcBorders>
              <w:top w:val="nil"/>
              <w:left w:val="nil"/>
              <w:bottom w:val="single" w:sz="4" w:space="0" w:color="auto"/>
              <w:right w:val="single" w:sz="4" w:space="0" w:color="auto"/>
            </w:tcBorders>
            <w:shd w:val="clear" w:color="auto" w:fill="auto"/>
            <w:noWrap/>
            <w:vAlign w:val="center"/>
            <w:hideMark/>
          </w:tcPr>
          <w:p w14:paraId="7F69AAA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13C5576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14B62EC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2C2D82E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6902AB8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267A75C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43059EE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9ACBEB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31CFC9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A13411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FB3E79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3C8887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F27975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CE64BA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9F2594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158F24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C53920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4D167A5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725FA32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5A04248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7C086C" w:rsidRPr="00C84C69" w14:paraId="6D56D9B5" w14:textId="77777777" w:rsidTr="00132FE8">
        <w:trPr>
          <w:trHeight w:val="240"/>
        </w:trPr>
        <w:tc>
          <w:tcPr>
            <w:tcW w:w="277" w:type="dxa"/>
            <w:tcBorders>
              <w:top w:val="nil"/>
              <w:left w:val="nil"/>
              <w:bottom w:val="single" w:sz="4" w:space="0" w:color="auto"/>
              <w:right w:val="single" w:sz="4" w:space="0" w:color="auto"/>
            </w:tcBorders>
            <w:shd w:val="clear" w:color="auto" w:fill="auto"/>
            <w:noWrap/>
            <w:hideMark/>
          </w:tcPr>
          <w:p w14:paraId="7AE78AC4" w14:textId="77777777" w:rsidR="007C086C" w:rsidRPr="00C84C69" w:rsidRDefault="007C086C" w:rsidP="00132FE8">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6766" w:type="dxa"/>
            <w:tcBorders>
              <w:top w:val="nil"/>
              <w:left w:val="nil"/>
              <w:bottom w:val="single" w:sz="4" w:space="0" w:color="auto"/>
              <w:right w:val="single" w:sz="4" w:space="0" w:color="auto"/>
            </w:tcBorders>
            <w:shd w:val="clear" w:color="auto" w:fill="auto"/>
            <w:vAlign w:val="center"/>
            <w:hideMark/>
          </w:tcPr>
          <w:p w14:paraId="1FC3726C" w14:textId="77777777" w:rsidR="007C086C" w:rsidRPr="00C84C69" w:rsidRDefault="007C086C" w:rsidP="00132FE8">
            <w:pPr>
              <w:spacing w:after="0" w:line="240" w:lineRule="auto"/>
              <w:ind w:firstLineChars="200" w:firstLine="32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24a - Training plan</w:t>
            </w:r>
          </w:p>
        </w:tc>
        <w:tc>
          <w:tcPr>
            <w:tcW w:w="295" w:type="dxa"/>
            <w:tcBorders>
              <w:top w:val="nil"/>
              <w:left w:val="nil"/>
              <w:bottom w:val="single" w:sz="4" w:space="0" w:color="auto"/>
              <w:right w:val="single" w:sz="4" w:space="0" w:color="auto"/>
            </w:tcBorders>
            <w:shd w:val="clear" w:color="auto" w:fill="auto"/>
            <w:noWrap/>
            <w:vAlign w:val="center"/>
            <w:hideMark/>
          </w:tcPr>
          <w:p w14:paraId="28095E6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0A77154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1577C3F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2EA5DB0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2BCFB45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5A474F6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7CBE8A7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4D30C3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F876B2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92759B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5AA90E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B87028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578EFD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B964CD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00FD63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A99AF4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4E72D6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63C6EAB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612858C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63E1ED3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7C086C" w:rsidRPr="00C84C69" w14:paraId="0E01D6A9" w14:textId="77777777" w:rsidTr="00132FE8">
        <w:trPr>
          <w:trHeight w:val="240"/>
        </w:trPr>
        <w:tc>
          <w:tcPr>
            <w:tcW w:w="277" w:type="dxa"/>
            <w:tcBorders>
              <w:top w:val="nil"/>
              <w:left w:val="nil"/>
              <w:bottom w:val="single" w:sz="4" w:space="0" w:color="auto"/>
              <w:right w:val="single" w:sz="4" w:space="0" w:color="auto"/>
            </w:tcBorders>
            <w:shd w:val="clear" w:color="auto" w:fill="auto"/>
            <w:noWrap/>
            <w:hideMark/>
          </w:tcPr>
          <w:p w14:paraId="37EAD676" w14:textId="77777777" w:rsidR="007C086C" w:rsidRPr="00C84C69" w:rsidRDefault="007C086C" w:rsidP="00132FE8">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6766" w:type="dxa"/>
            <w:tcBorders>
              <w:top w:val="nil"/>
              <w:left w:val="nil"/>
              <w:bottom w:val="single" w:sz="4" w:space="0" w:color="auto"/>
              <w:right w:val="single" w:sz="4" w:space="0" w:color="auto"/>
            </w:tcBorders>
            <w:shd w:val="clear" w:color="auto" w:fill="auto"/>
            <w:vAlign w:val="center"/>
            <w:hideMark/>
          </w:tcPr>
          <w:p w14:paraId="47324150" w14:textId="77777777" w:rsidR="007C086C" w:rsidRPr="00C84C69" w:rsidRDefault="007C086C" w:rsidP="00132FE8">
            <w:pPr>
              <w:spacing w:after="0" w:line="240" w:lineRule="auto"/>
              <w:ind w:firstLineChars="200" w:firstLine="32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24b - Agenda (facilitator and trainee versions)</w:t>
            </w:r>
          </w:p>
        </w:tc>
        <w:tc>
          <w:tcPr>
            <w:tcW w:w="295" w:type="dxa"/>
            <w:tcBorders>
              <w:top w:val="nil"/>
              <w:left w:val="nil"/>
              <w:bottom w:val="single" w:sz="4" w:space="0" w:color="auto"/>
              <w:right w:val="single" w:sz="4" w:space="0" w:color="auto"/>
            </w:tcBorders>
            <w:shd w:val="clear" w:color="auto" w:fill="auto"/>
            <w:noWrap/>
            <w:vAlign w:val="center"/>
            <w:hideMark/>
          </w:tcPr>
          <w:p w14:paraId="6E0068B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20BEE9D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571E769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46B928C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485DEF3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56AE450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769A0A2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E8495B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F7090F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C76BE8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279317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E6B810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D4147A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C678DC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BB7655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5B75DE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69A093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5E6123F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4FAE1E3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65C9E92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7C086C" w:rsidRPr="00C84C69" w14:paraId="5C73853E" w14:textId="77777777" w:rsidTr="00132FE8">
        <w:trPr>
          <w:trHeight w:val="240"/>
        </w:trPr>
        <w:tc>
          <w:tcPr>
            <w:tcW w:w="277" w:type="dxa"/>
            <w:tcBorders>
              <w:top w:val="nil"/>
              <w:left w:val="nil"/>
              <w:bottom w:val="single" w:sz="4" w:space="0" w:color="auto"/>
              <w:right w:val="single" w:sz="4" w:space="0" w:color="auto"/>
            </w:tcBorders>
            <w:shd w:val="clear" w:color="auto" w:fill="auto"/>
            <w:noWrap/>
            <w:hideMark/>
          </w:tcPr>
          <w:p w14:paraId="7794B6EE" w14:textId="77777777" w:rsidR="007C086C" w:rsidRPr="00C84C69" w:rsidRDefault="007C086C" w:rsidP="00132FE8">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6766" w:type="dxa"/>
            <w:tcBorders>
              <w:top w:val="nil"/>
              <w:left w:val="nil"/>
              <w:bottom w:val="single" w:sz="4" w:space="0" w:color="auto"/>
              <w:right w:val="single" w:sz="4" w:space="0" w:color="auto"/>
            </w:tcBorders>
            <w:shd w:val="clear" w:color="auto" w:fill="auto"/>
            <w:vAlign w:val="center"/>
            <w:hideMark/>
          </w:tcPr>
          <w:p w14:paraId="1F3AC8BE" w14:textId="77777777" w:rsidR="007C086C" w:rsidRPr="00C84C69" w:rsidRDefault="007C086C" w:rsidP="00132FE8">
            <w:pPr>
              <w:spacing w:after="0" w:line="240" w:lineRule="auto"/>
              <w:ind w:firstLineChars="200" w:firstLine="32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24c - Attendance sheets</w:t>
            </w:r>
          </w:p>
        </w:tc>
        <w:tc>
          <w:tcPr>
            <w:tcW w:w="295" w:type="dxa"/>
            <w:tcBorders>
              <w:top w:val="nil"/>
              <w:left w:val="nil"/>
              <w:bottom w:val="single" w:sz="4" w:space="0" w:color="auto"/>
              <w:right w:val="single" w:sz="4" w:space="0" w:color="auto"/>
            </w:tcBorders>
            <w:shd w:val="clear" w:color="auto" w:fill="auto"/>
            <w:noWrap/>
            <w:vAlign w:val="center"/>
            <w:hideMark/>
          </w:tcPr>
          <w:p w14:paraId="2D33D34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383E063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3E82472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26EF5ED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4816D54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2F01810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67BEC64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CC94D2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1A10C2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A5C4F9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265636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6A2B48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AF406D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EB74C9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902C2B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9F5537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3905D7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445E788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77425B6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47BA985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7C086C" w:rsidRPr="00C84C69" w14:paraId="6EB40288" w14:textId="77777777" w:rsidTr="00132FE8">
        <w:trPr>
          <w:trHeight w:val="240"/>
        </w:trPr>
        <w:tc>
          <w:tcPr>
            <w:tcW w:w="277" w:type="dxa"/>
            <w:tcBorders>
              <w:top w:val="nil"/>
              <w:left w:val="nil"/>
              <w:bottom w:val="single" w:sz="4" w:space="0" w:color="auto"/>
              <w:right w:val="single" w:sz="4" w:space="0" w:color="auto"/>
            </w:tcBorders>
            <w:shd w:val="clear" w:color="auto" w:fill="auto"/>
            <w:noWrap/>
            <w:hideMark/>
          </w:tcPr>
          <w:p w14:paraId="56CB7F7A" w14:textId="77777777" w:rsidR="007C086C" w:rsidRPr="00C84C69" w:rsidRDefault="007C086C" w:rsidP="00132FE8">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6766" w:type="dxa"/>
            <w:tcBorders>
              <w:top w:val="nil"/>
              <w:left w:val="nil"/>
              <w:bottom w:val="single" w:sz="4" w:space="0" w:color="auto"/>
              <w:right w:val="single" w:sz="4" w:space="0" w:color="auto"/>
            </w:tcBorders>
            <w:shd w:val="clear" w:color="auto" w:fill="auto"/>
            <w:vAlign w:val="center"/>
            <w:hideMark/>
          </w:tcPr>
          <w:p w14:paraId="57E650FF" w14:textId="77777777" w:rsidR="007C086C" w:rsidRPr="00C84C69" w:rsidRDefault="007C086C" w:rsidP="00132FE8">
            <w:pPr>
              <w:spacing w:after="0" w:line="240" w:lineRule="auto"/>
              <w:ind w:firstLineChars="200" w:firstLine="32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24d - Quizzes</w:t>
            </w:r>
          </w:p>
        </w:tc>
        <w:tc>
          <w:tcPr>
            <w:tcW w:w="295" w:type="dxa"/>
            <w:tcBorders>
              <w:top w:val="nil"/>
              <w:left w:val="nil"/>
              <w:bottom w:val="single" w:sz="4" w:space="0" w:color="auto"/>
              <w:right w:val="single" w:sz="4" w:space="0" w:color="auto"/>
            </w:tcBorders>
            <w:shd w:val="clear" w:color="auto" w:fill="auto"/>
            <w:noWrap/>
            <w:vAlign w:val="center"/>
            <w:hideMark/>
          </w:tcPr>
          <w:p w14:paraId="39BE332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50BC79C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69991D7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320B307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724F632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6A9CB1A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18583AB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BD08F2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B100EB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210D2D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A74D4C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F138DE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C37352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CFDE98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3F50F9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B6450D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27D8C6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557F94B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1A79404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38A3605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7C086C" w:rsidRPr="00C84C69" w14:paraId="49454C0B" w14:textId="77777777" w:rsidTr="00132FE8">
        <w:trPr>
          <w:trHeight w:val="240"/>
        </w:trPr>
        <w:tc>
          <w:tcPr>
            <w:tcW w:w="277" w:type="dxa"/>
            <w:tcBorders>
              <w:top w:val="nil"/>
              <w:left w:val="nil"/>
              <w:bottom w:val="single" w:sz="4" w:space="0" w:color="auto"/>
              <w:right w:val="single" w:sz="4" w:space="0" w:color="auto"/>
            </w:tcBorders>
            <w:shd w:val="clear" w:color="auto" w:fill="auto"/>
            <w:noWrap/>
            <w:hideMark/>
          </w:tcPr>
          <w:p w14:paraId="0AD21132" w14:textId="77777777" w:rsidR="007C086C" w:rsidRPr="00C84C69" w:rsidRDefault="007C086C" w:rsidP="00132FE8">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6766" w:type="dxa"/>
            <w:tcBorders>
              <w:top w:val="nil"/>
              <w:left w:val="nil"/>
              <w:bottom w:val="single" w:sz="4" w:space="0" w:color="auto"/>
              <w:right w:val="single" w:sz="4" w:space="0" w:color="auto"/>
            </w:tcBorders>
            <w:shd w:val="clear" w:color="auto" w:fill="auto"/>
            <w:vAlign w:val="center"/>
            <w:hideMark/>
          </w:tcPr>
          <w:p w14:paraId="37EA7352" w14:textId="77777777" w:rsidR="007C086C" w:rsidRPr="00C84C69" w:rsidRDefault="007C086C" w:rsidP="00132FE8">
            <w:pPr>
              <w:spacing w:after="0" w:line="240" w:lineRule="auto"/>
              <w:ind w:firstLineChars="200" w:firstLine="32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24e - Role play exercises</w:t>
            </w:r>
          </w:p>
        </w:tc>
        <w:tc>
          <w:tcPr>
            <w:tcW w:w="295" w:type="dxa"/>
            <w:tcBorders>
              <w:top w:val="nil"/>
              <w:left w:val="nil"/>
              <w:bottom w:val="single" w:sz="4" w:space="0" w:color="auto"/>
              <w:right w:val="single" w:sz="4" w:space="0" w:color="auto"/>
            </w:tcBorders>
            <w:shd w:val="clear" w:color="auto" w:fill="auto"/>
            <w:noWrap/>
            <w:vAlign w:val="center"/>
            <w:hideMark/>
          </w:tcPr>
          <w:p w14:paraId="3856E78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78FE197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4723ACC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3EA7C06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448E250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1C2EB0E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4644FBA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F7669C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CC45DF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455BDC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85F189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340599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6BAAB5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24AD64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C0B672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C819C6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3594B9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73B6DB7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490D5F3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210B4AE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7C086C" w:rsidRPr="00C84C69" w14:paraId="4C65D3B5" w14:textId="77777777" w:rsidTr="00132FE8">
        <w:trPr>
          <w:trHeight w:val="240"/>
        </w:trPr>
        <w:tc>
          <w:tcPr>
            <w:tcW w:w="277" w:type="dxa"/>
            <w:tcBorders>
              <w:top w:val="nil"/>
              <w:left w:val="nil"/>
              <w:bottom w:val="single" w:sz="4" w:space="0" w:color="auto"/>
              <w:right w:val="single" w:sz="4" w:space="0" w:color="auto"/>
            </w:tcBorders>
            <w:shd w:val="clear" w:color="auto" w:fill="auto"/>
            <w:noWrap/>
            <w:hideMark/>
          </w:tcPr>
          <w:p w14:paraId="028330D2" w14:textId="77777777" w:rsidR="007C086C" w:rsidRPr="00C84C69" w:rsidRDefault="007C086C" w:rsidP="00132FE8">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6766" w:type="dxa"/>
            <w:tcBorders>
              <w:top w:val="nil"/>
              <w:left w:val="nil"/>
              <w:bottom w:val="single" w:sz="4" w:space="0" w:color="auto"/>
              <w:right w:val="single" w:sz="4" w:space="0" w:color="auto"/>
            </w:tcBorders>
            <w:shd w:val="clear" w:color="auto" w:fill="auto"/>
            <w:vAlign w:val="center"/>
            <w:hideMark/>
          </w:tcPr>
          <w:p w14:paraId="7DF48E33" w14:textId="77777777" w:rsidR="007C086C" w:rsidRPr="00C84C69" w:rsidRDefault="007C086C" w:rsidP="00132FE8">
            <w:pPr>
              <w:spacing w:after="0" w:line="240" w:lineRule="auto"/>
              <w:ind w:firstLineChars="200" w:firstLine="32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24f - Demonstration of field check tables and interpretation</w:t>
            </w:r>
          </w:p>
        </w:tc>
        <w:tc>
          <w:tcPr>
            <w:tcW w:w="295" w:type="dxa"/>
            <w:tcBorders>
              <w:top w:val="nil"/>
              <w:left w:val="nil"/>
              <w:bottom w:val="single" w:sz="4" w:space="0" w:color="auto"/>
              <w:right w:val="single" w:sz="4" w:space="0" w:color="auto"/>
            </w:tcBorders>
            <w:shd w:val="clear" w:color="auto" w:fill="auto"/>
            <w:noWrap/>
            <w:vAlign w:val="center"/>
            <w:hideMark/>
          </w:tcPr>
          <w:p w14:paraId="2A00374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6555C68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26AF2A0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28EC0C5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02A2F9A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414FE8B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319F69A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BA627B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04E090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CBCDC7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463487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FDF67F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8A3BF0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CE3482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653E24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B1B822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95DB26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4A92840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71DF82C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26A96A7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7C086C" w:rsidRPr="00C84C69" w14:paraId="5EDF6160" w14:textId="77777777" w:rsidTr="00132FE8">
        <w:trPr>
          <w:trHeight w:val="240"/>
        </w:trPr>
        <w:tc>
          <w:tcPr>
            <w:tcW w:w="277" w:type="dxa"/>
            <w:tcBorders>
              <w:top w:val="nil"/>
              <w:left w:val="nil"/>
              <w:bottom w:val="single" w:sz="4" w:space="0" w:color="auto"/>
              <w:right w:val="single" w:sz="4" w:space="0" w:color="auto"/>
            </w:tcBorders>
            <w:shd w:val="clear" w:color="auto" w:fill="auto"/>
            <w:noWrap/>
            <w:hideMark/>
          </w:tcPr>
          <w:p w14:paraId="7977B259" w14:textId="77777777" w:rsidR="007C086C" w:rsidRPr="00C84C69" w:rsidRDefault="007C086C" w:rsidP="00132FE8">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6766" w:type="dxa"/>
            <w:tcBorders>
              <w:top w:val="nil"/>
              <w:left w:val="nil"/>
              <w:bottom w:val="single" w:sz="4" w:space="0" w:color="auto"/>
              <w:right w:val="single" w:sz="4" w:space="0" w:color="auto"/>
            </w:tcBorders>
            <w:shd w:val="clear" w:color="auto" w:fill="auto"/>
            <w:vAlign w:val="center"/>
            <w:hideMark/>
          </w:tcPr>
          <w:p w14:paraId="0001FA3F" w14:textId="77777777" w:rsidR="007C086C" w:rsidRPr="00C84C69" w:rsidRDefault="007C086C" w:rsidP="00132FE8">
            <w:pPr>
              <w:spacing w:after="0" w:line="240" w:lineRule="auto"/>
              <w:ind w:firstLineChars="200" w:firstLine="32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24g - Demonstration of real-time remote fieldwork monitoring (if planned)</w:t>
            </w:r>
          </w:p>
        </w:tc>
        <w:tc>
          <w:tcPr>
            <w:tcW w:w="295" w:type="dxa"/>
            <w:tcBorders>
              <w:top w:val="nil"/>
              <w:left w:val="nil"/>
              <w:bottom w:val="single" w:sz="4" w:space="0" w:color="auto"/>
              <w:right w:val="single" w:sz="4" w:space="0" w:color="auto"/>
            </w:tcBorders>
            <w:shd w:val="clear" w:color="auto" w:fill="auto"/>
            <w:noWrap/>
            <w:vAlign w:val="center"/>
            <w:hideMark/>
          </w:tcPr>
          <w:p w14:paraId="66E9E46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35EB3E7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1CC96D0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76674AD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73AE78D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075E911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51F0259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4DF320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19003E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CF26CF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B4B147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A5D5C0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A9F860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4E68BF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B9399F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8870E9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046CF7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17917BD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4349CE9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0188242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7C086C" w:rsidRPr="00C84C69" w14:paraId="3843D185" w14:textId="77777777" w:rsidTr="00132FE8">
        <w:trPr>
          <w:trHeight w:val="240"/>
        </w:trPr>
        <w:tc>
          <w:tcPr>
            <w:tcW w:w="277" w:type="dxa"/>
            <w:tcBorders>
              <w:top w:val="nil"/>
              <w:left w:val="nil"/>
              <w:bottom w:val="single" w:sz="4" w:space="0" w:color="auto"/>
              <w:right w:val="single" w:sz="4" w:space="0" w:color="auto"/>
            </w:tcBorders>
            <w:shd w:val="clear" w:color="auto" w:fill="auto"/>
            <w:noWrap/>
            <w:hideMark/>
          </w:tcPr>
          <w:p w14:paraId="3AA79A16" w14:textId="77777777" w:rsidR="007C086C" w:rsidRPr="00C84C69" w:rsidRDefault="007C086C" w:rsidP="00132FE8">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6766" w:type="dxa"/>
            <w:tcBorders>
              <w:top w:val="nil"/>
              <w:left w:val="nil"/>
              <w:bottom w:val="single" w:sz="4" w:space="0" w:color="auto"/>
              <w:right w:val="single" w:sz="4" w:space="0" w:color="auto"/>
            </w:tcBorders>
            <w:shd w:val="clear" w:color="auto" w:fill="auto"/>
            <w:vAlign w:val="center"/>
            <w:hideMark/>
          </w:tcPr>
          <w:p w14:paraId="4ACF06BF" w14:textId="77777777" w:rsidR="007C086C" w:rsidRPr="00C84C69" w:rsidRDefault="007C086C" w:rsidP="00132FE8">
            <w:pPr>
              <w:spacing w:after="0" w:line="240" w:lineRule="auto"/>
              <w:ind w:firstLineChars="200" w:firstLine="32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xml:space="preserve">24h </w:t>
            </w:r>
            <w:r>
              <w:rPr>
                <w:rFonts w:ascii="Gill Sans MT" w:eastAsia="Times New Roman" w:hAnsi="Gill Sans MT" w:cs="Calibri"/>
                <w:color w:val="000000"/>
                <w:sz w:val="16"/>
                <w:szCs w:val="16"/>
              </w:rPr>
              <w:t>–</w:t>
            </w:r>
            <w:r w:rsidRPr="00C84C69">
              <w:rPr>
                <w:rFonts w:ascii="Gill Sans MT" w:eastAsia="Times New Roman" w:hAnsi="Gill Sans MT" w:cs="Calibri"/>
                <w:color w:val="000000"/>
                <w:sz w:val="16"/>
                <w:szCs w:val="16"/>
              </w:rPr>
              <w:t xml:space="preserve"> </w:t>
            </w:r>
            <w:proofErr w:type="spellStart"/>
            <w:r w:rsidRPr="00C84C69">
              <w:rPr>
                <w:rFonts w:ascii="Gill Sans MT" w:eastAsia="Times New Roman" w:hAnsi="Gill Sans MT" w:cs="Calibri"/>
                <w:color w:val="000000"/>
                <w:sz w:val="16"/>
                <w:szCs w:val="16"/>
              </w:rPr>
              <w:t>C</w:t>
            </w:r>
            <w:r>
              <w:rPr>
                <w:rFonts w:ascii="Gill Sans MT" w:eastAsia="Times New Roman" w:hAnsi="Gill Sans MT" w:cs="Calibri"/>
                <w:color w:val="000000"/>
                <w:sz w:val="16"/>
                <w:szCs w:val="16"/>
              </w:rPr>
              <w:t>SPro</w:t>
            </w:r>
            <w:proofErr w:type="spellEnd"/>
            <w:r>
              <w:rPr>
                <w:rFonts w:ascii="Gill Sans MT" w:eastAsia="Times New Roman" w:hAnsi="Gill Sans MT" w:cs="Calibri"/>
                <w:color w:val="000000"/>
                <w:sz w:val="16"/>
                <w:szCs w:val="16"/>
              </w:rPr>
              <w:t xml:space="preserve"> C</w:t>
            </w:r>
            <w:r w:rsidRPr="00C84C69">
              <w:rPr>
                <w:rFonts w:ascii="Gill Sans MT" w:eastAsia="Times New Roman" w:hAnsi="Gill Sans MT" w:cs="Calibri"/>
                <w:color w:val="000000"/>
                <w:sz w:val="16"/>
                <w:szCs w:val="16"/>
              </w:rPr>
              <w:t xml:space="preserve">API training materials </w:t>
            </w:r>
          </w:p>
        </w:tc>
        <w:tc>
          <w:tcPr>
            <w:tcW w:w="295" w:type="dxa"/>
            <w:tcBorders>
              <w:top w:val="nil"/>
              <w:left w:val="nil"/>
              <w:bottom w:val="single" w:sz="4" w:space="0" w:color="auto"/>
              <w:right w:val="single" w:sz="4" w:space="0" w:color="auto"/>
            </w:tcBorders>
            <w:shd w:val="clear" w:color="auto" w:fill="auto"/>
            <w:noWrap/>
            <w:vAlign w:val="center"/>
            <w:hideMark/>
          </w:tcPr>
          <w:p w14:paraId="0342B58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313B350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476EAC8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7BDDBD7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04BA52D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7B08455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0758E88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8DD7FA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476DFC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F7341B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3ADB9D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ABF403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60ECF3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130B0B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3F87C1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EBCE10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F12D57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009407F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4A02E22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6BABC8D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7C086C" w:rsidRPr="00C84C69" w14:paraId="25E619C1" w14:textId="77777777" w:rsidTr="00132FE8">
        <w:trPr>
          <w:trHeight w:val="240"/>
        </w:trPr>
        <w:tc>
          <w:tcPr>
            <w:tcW w:w="277" w:type="dxa"/>
            <w:tcBorders>
              <w:top w:val="nil"/>
              <w:left w:val="nil"/>
              <w:bottom w:val="single" w:sz="4" w:space="0" w:color="auto"/>
              <w:right w:val="single" w:sz="4" w:space="0" w:color="auto"/>
            </w:tcBorders>
            <w:shd w:val="clear" w:color="auto" w:fill="auto"/>
            <w:noWrap/>
            <w:hideMark/>
          </w:tcPr>
          <w:p w14:paraId="1CC99BD5" w14:textId="77777777" w:rsidR="007C086C" w:rsidRPr="00C84C69" w:rsidRDefault="007C086C" w:rsidP="00132FE8">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6766" w:type="dxa"/>
            <w:tcBorders>
              <w:top w:val="nil"/>
              <w:left w:val="nil"/>
              <w:bottom w:val="single" w:sz="4" w:space="0" w:color="auto"/>
              <w:right w:val="single" w:sz="4" w:space="0" w:color="auto"/>
            </w:tcBorders>
            <w:shd w:val="clear" w:color="auto" w:fill="auto"/>
            <w:vAlign w:val="center"/>
            <w:hideMark/>
          </w:tcPr>
          <w:p w14:paraId="7D6BFCE9" w14:textId="77777777" w:rsidR="007C086C" w:rsidRPr="00C84C69" w:rsidRDefault="007C086C" w:rsidP="00132FE8">
            <w:pPr>
              <w:spacing w:after="0" w:line="240" w:lineRule="auto"/>
              <w:ind w:firstLineChars="200" w:firstLine="320"/>
              <w:rPr>
                <w:rFonts w:ascii="Gill Sans MT" w:eastAsia="Times New Roman" w:hAnsi="Gill Sans MT" w:cs="Calibri"/>
                <w:sz w:val="16"/>
                <w:szCs w:val="16"/>
              </w:rPr>
            </w:pPr>
            <w:r w:rsidRPr="00C84C69">
              <w:rPr>
                <w:rFonts w:ascii="Gill Sans MT" w:eastAsia="Times New Roman" w:hAnsi="Gill Sans MT" w:cs="Calibri"/>
                <w:sz w:val="16"/>
                <w:szCs w:val="16"/>
              </w:rPr>
              <w:t>24i - Interviewer's training materials (slides, specific forms)</w:t>
            </w:r>
          </w:p>
        </w:tc>
        <w:tc>
          <w:tcPr>
            <w:tcW w:w="295" w:type="dxa"/>
            <w:tcBorders>
              <w:top w:val="nil"/>
              <w:left w:val="nil"/>
              <w:bottom w:val="single" w:sz="4" w:space="0" w:color="auto"/>
              <w:right w:val="single" w:sz="4" w:space="0" w:color="auto"/>
            </w:tcBorders>
            <w:shd w:val="clear" w:color="auto" w:fill="auto"/>
            <w:noWrap/>
            <w:vAlign w:val="center"/>
            <w:hideMark/>
          </w:tcPr>
          <w:p w14:paraId="32D2823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50DB20E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018AD18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45941E8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5E64D52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5D51F48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2C1E1A0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9D999F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BF3A81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D853A2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B14A6E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255049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29D6ED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CB310F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C9EB72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FE57B3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1B5707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38A8133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22F70A1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7A4AE2A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7C086C" w:rsidRPr="00C84C69" w14:paraId="01ADF927" w14:textId="77777777" w:rsidTr="00132FE8">
        <w:trPr>
          <w:trHeight w:val="240"/>
        </w:trPr>
        <w:tc>
          <w:tcPr>
            <w:tcW w:w="277" w:type="dxa"/>
            <w:tcBorders>
              <w:top w:val="nil"/>
              <w:left w:val="nil"/>
              <w:bottom w:val="single" w:sz="4" w:space="0" w:color="auto"/>
              <w:right w:val="single" w:sz="4" w:space="0" w:color="auto"/>
            </w:tcBorders>
            <w:shd w:val="clear" w:color="auto" w:fill="auto"/>
            <w:noWrap/>
            <w:hideMark/>
          </w:tcPr>
          <w:p w14:paraId="0776C8F9" w14:textId="77777777" w:rsidR="007C086C" w:rsidRPr="00C84C69" w:rsidRDefault="007C086C" w:rsidP="00132FE8">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6766" w:type="dxa"/>
            <w:tcBorders>
              <w:top w:val="nil"/>
              <w:left w:val="nil"/>
              <w:bottom w:val="single" w:sz="4" w:space="0" w:color="auto"/>
              <w:right w:val="single" w:sz="4" w:space="0" w:color="auto"/>
            </w:tcBorders>
            <w:shd w:val="clear" w:color="auto" w:fill="auto"/>
            <w:vAlign w:val="center"/>
            <w:hideMark/>
          </w:tcPr>
          <w:p w14:paraId="7308B359" w14:textId="77777777" w:rsidR="007C086C" w:rsidRPr="00C84C69" w:rsidRDefault="007C086C" w:rsidP="00132FE8">
            <w:pPr>
              <w:spacing w:after="0" w:line="240" w:lineRule="auto"/>
              <w:ind w:firstLineChars="200" w:firstLine="32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24i - Supervisor training materials (incl. assignment and control sheets)</w:t>
            </w:r>
          </w:p>
        </w:tc>
        <w:tc>
          <w:tcPr>
            <w:tcW w:w="295" w:type="dxa"/>
            <w:tcBorders>
              <w:top w:val="nil"/>
              <w:left w:val="nil"/>
              <w:bottom w:val="single" w:sz="4" w:space="0" w:color="auto"/>
              <w:right w:val="single" w:sz="4" w:space="0" w:color="auto"/>
            </w:tcBorders>
            <w:shd w:val="clear" w:color="auto" w:fill="auto"/>
            <w:noWrap/>
            <w:vAlign w:val="center"/>
            <w:hideMark/>
          </w:tcPr>
          <w:p w14:paraId="2FD554B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261EF1C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0C2E333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636F893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48F0D53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5A30293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04AB2B4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5A92BE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604F05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685FE4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D7878C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1BE50B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D2B884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A18A33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E39C25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8E0F27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8C1E8C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120B698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5ADBBD4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3AF91BD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7C086C" w:rsidRPr="00C84C69" w14:paraId="3D3F24AA" w14:textId="77777777" w:rsidTr="00132FE8">
        <w:trPr>
          <w:trHeight w:val="240"/>
        </w:trPr>
        <w:tc>
          <w:tcPr>
            <w:tcW w:w="277" w:type="dxa"/>
            <w:tcBorders>
              <w:top w:val="nil"/>
              <w:left w:val="nil"/>
              <w:bottom w:val="single" w:sz="4" w:space="0" w:color="auto"/>
              <w:right w:val="single" w:sz="4" w:space="0" w:color="auto"/>
            </w:tcBorders>
            <w:shd w:val="clear" w:color="auto" w:fill="auto"/>
            <w:noWrap/>
            <w:hideMark/>
          </w:tcPr>
          <w:p w14:paraId="0A3BEBD1" w14:textId="77777777" w:rsidR="007C086C" w:rsidRPr="00C84C69" w:rsidRDefault="007C086C" w:rsidP="00132FE8">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6766" w:type="dxa"/>
            <w:tcBorders>
              <w:top w:val="nil"/>
              <w:left w:val="nil"/>
              <w:bottom w:val="single" w:sz="4" w:space="0" w:color="auto"/>
              <w:right w:val="single" w:sz="4" w:space="0" w:color="auto"/>
            </w:tcBorders>
            <w:shd w:val="clear" w:color="auto" w:fill="auto"/>
            <w:vAlign w:val="center"/>
            <w:hideMark/>
          </w:tcPr>
          <w:p w14:paraId="37D26F92" w14:textId="77777777" w:rsidR="007C086C" w:rsidRPr="00C84C69" w:rsidRDefault="007C086C" w:rsidP="00132FE8">
            <w:pPr>
              <w:spacing w:after="0" w:line="240" w:lineRule="auto"/>
              <w:ind w:firstLineChars="200" w:firstLine="32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24j - IT staff training plan and materials (if relevant)</w:t>
            </w:r>
          </w:p>
        </w:tc>
        <w:tc>
          <w:tcPr>
            <w:tcW w:w="295" w:type="dxa"/>
            <w:tcBorders>
              <w:top w:val="nil"/>
              <w:left w:val="nil"/>
              <w:bottom w:val="single" w:sz="4" w:space="0" w:color="auto"/>
              <w:right w:val="single" w:sz="4" w:space="0" w:color="auto"/>
            </w:tcBorders>
            <w:shd w:val="clear" w:color="auto" w:fill="auto"/>
            <w:noWrap/>
            <w:vAlign w:val="center"/>
            <w:hideMark/>
          </w:tcPr>
          <w:p w14:paraId="1F0EF8D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1C6C2AB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7CB0731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183B4E4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36370AC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78A5605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7B6DC09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C82831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5EB537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FEE7EE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B867ED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1BCD6A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48452C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368BBB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3F72FE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CF4AC1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17A068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6158662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175366C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759A586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7C086C" w:rsidRPr="00C84C69" w14:paraId="4B986CBD" w14:textId="77777777" w:rsidTr="00132FE8">
        <w:trPr>
          <w:trHeight w:val="240"/>
        </w:trPr>
        <w:tc>
          <w:tcPr>
            <w:tcW w:w="277" w:type="dxa"/>
            <w:tcBorders>
              <w:top w:val="nil"/>
              <w:left w:val="nil"/>
              <w:bottom w:val="single" w:sz="4" w:space="0" w:color="auto"/>
              <w:right w:val="single" w:sz="4" w:space="0" w:color="auto"/>
            </w:tcBorders>
            <w:shd w:val="clear" w:color="auto" w:fill="auto"/>
            <w:noWrap/>
            <w:hideMark/>
          </w:tcPr>
          <w:p w14:paraId="3A6E6A4B" w14:textId="77777777" w:rsidR="007C086C" w:rsidRPr="00C84C69" w:rsidRDefault="007C086C" w:rsidP="00132FE8">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25</w:t>
            </w:r>
          </w:p>
        </w:tc>
        <w:tc>
          <w:tcPr>
            <w:tcW w:w="6766" w:type="dxa"/>
            <w:tcBorders>
              <w:top w:val="nil"/>
              <w:left w:val="nil"/>
              <w:bottom w:val="single" w:sz="4" w:space="0" w:color="auto"/>
              <w:right w:val="single" w:sz="4" w:space="0" w:color="auto"/>
            </w:tcBorders>
            <w:shd w:val="clear" w:color="auto" w:fill="auto"/>
            <w:vAlign w:val="center"/>
            <w:hideMark/>
          </w:tcPr>
          <w:p w14:paraId="38F0A599" w14:textId="77777777" w:rsidR="007C086C" w:rsidRPr="00C84C69" w:rsidRDefault="007C086C" w:rsidP="00132FE8">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Implement listing operation</w:t>
            </w:r>
          </w:p>
        </w:tc>
        <w:tc>
          <w:tcPr>
            <w:tcW w:w="295" w:type="dxa"/>
            <w:tcBorders>
              <w:top w:val="nil"/>
              <w:left w:val="nil"/>
              <w:bottom w:val="single" w:sz="4" w:space="0" w:color="auto"/>
              <w:right w:val="single" w:sz="4" w:space="0" w:color="auto"/>
            </w:tcBorders>
            <w:shd w:val="clear" w:color="auto" w:fill="auto"/>
            <w:noWrap/>
            <w:vAlign w:val="center"/>
            <w:hideMark/>
          </w:tcPr>
          <w:p w14:paraId="030DBD1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411B10E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4663BAE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B05B94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5A1F40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511C319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41A8829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8A7C9C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7F4C41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413764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9AE60E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1C8849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49271D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12508D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4CFDBA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52A18B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B03F5A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61F4168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6C122E6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108B506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7C086C" w:rsidRPr="00C84C69" w14:paraId="204CB063" w14:textId="77777777" w:rsidTr="00132FE8">
        <w:trPr>
          <w:trHeight w:val="240"/>
        </w:trPr>
        <w:tc>
          <w:tcPr>
            <w:tcW w:w="277" w:type="dxa"/>
            <w:tcBorders>
              <w:top w:val="nil"/>
              <w:left w:val="nil"/>
              <w:bottom w:val="single" w:sz="4" w:space="0" w:color="auto"/>
              <w:right w:val="single" w:sz="4" w:space="0" w:color="auto"/>
            </w:tcBorders>
            <w:shd w:val="clear" w:color="auto" w:fill="auto"/>
            <w:noWrap/>
            <w:hideMark/>
          </w:tcPr>
          <w:p w14:paraId="31906906" w14:textId="77777777" w:rsidR="007C086C" w:rsidRPr="00C84C69" w:rsidRDefault="007C086C" w:rsidP="00132FE8">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26</w:t>
            </w:r>
          </w:p>
        </w:tc>
        <w:tc>
          <w:tcPr>
            <w:tcW w:w="6766" w:type="dxa"/>
            <w:tcBorders>
              <w:top w:val="nil"/>
              <w:left w:val="nil"/>
              <w:bottom w:val="single" w:sz="4" w:space="0" w:color="auto"/>
              <w:right w:val="single" w:sz="4" w:space="0" w:color="auto"/>
            </w:tcBorders>
            <w:shd w:val="clear" w:color="auto" w:fill="auto"/>
            <w:vAlign w:val="center"/>
            <w:hideMark/>
          </w:tcPr>
          <w:p w14:paraId="0C19E745" w14:textId="77777777" w:rsidR="007C086C" w:rsidRPr="00C84C69" w:rsidRDefault="007C086C" w:rsidP="00132FE8">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Clean listing data and select households (on a rolling basis)</w:t>
            </w:r>
          </w:p>
        </w:tc>
        <w:tc>
          <w:tcPr>
            <w:tcW w:w="295" w:type="dxa"/>
            <w:tcBorders>
              <w:top w:val="nil"/>
              <w:left w:val="nil"/>
              <w:bottom w:val="single" w:sz="4" w:space="0" w:color="auto"/>
              <w:right w:val="single" w:sz="4" w:space="0" w:color="auto"/>
            </w:tcBorders>
            <w:shd w:val="clear" w:color="auto" w:fill="auto"/>
            <w:noWrap/>
            <w:vAlign w:val="center"/>
            <w:hideMark/>
          </w:tcPr>
          <w:p w14:paraId="58C9FE9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5839778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2FAB02C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E9687D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FE67DD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4875FA5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7112C59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832D25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0BD806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0F4771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D898E9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130EE0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D28904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834F3A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274162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A8195E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860954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0C4CE22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7C8D901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5DDDC7F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7C086C" w:rsidRPr="00C84C69" w14:paraId="6B7EB1B3" w14:textId="77777777" w:rsidTr="00132FE8">
        <w:trPr>
          <w:trHeight w:val="240"/>
        </w:trPr>
        <w:tc>
          <w:tcPr>
            <w:tcW w:w="277" w:type="dxa"/>
            <w:tcBorders>
              <w:top w:val="nil"/>
              <w:left w:val="nil"/>
              <w:bottom w:val="single" w:sz="4" w:space="0" w:color="auto"/>
              <w:right w:val="single" w:sz="4" w:space="0" w:color="auto"/>
            </w:tcBorders>
            <w:shd w:val="clear" w:color="auto" w:fill="auto"/>
            <w:noWrap/>
            <w:hideMark/>
          </w:tcPr>
          <w:p w14:paraId="39178A26" w14:textId="77777777" w:rsidR="007C086C" w:rsidRPr="00C84C69" w:rsidRDefault="007C086C" w:rsidP="00132FE8">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27</w:t>
            </w:r>
          </w:p>
        </w:tc>
        <w:tc>
          <w:tcPr>
            <w:tcW w:w="6766" w:type="dxa"/>
            <w:tcBorders>
              <w:top w:val="nil"/>
              <w:left w:val="nil"/>
              <w:bottom w:val="single" w:sz="4" w:space="0" w:color="auto"/>
              <w:right w:val="single" w:sz="4" w:space="0" w:color="auto"/>
            </w:tcBorders>
            <w:shd w:val="clear" w:color="auto" w:fill="auto"/>
            <w:vAlign w:val="center"/>
            <w:hideMark/>
          </w:tcPr>
          <w:p w14:paraId="571BB8E2" w14:textId="77777777" w:rsidR="007C086C" w:rsidRPr="00C84C69" w:rsidRDefault="007C086C" w:rsidP="00132FE8">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Ensure that IRB approval has been received</w:t>
            </w:r>
          </w:p>
        </w:tc>
        <w:tc>
          <w:tcPr>
            <w:tcW w:w="295" w:type="dxa"/>
            <w:tcBorders>
              <w:top w:val="nil"/>
              <w:left w:val="nil"/>
              <w:bottom w:val="single" w:sz="4" w:space="0" w:color="auto"/>
              <w:right w:val="single" w:sz="4" w:space="0" w:color="auto"/>
            </w:tcBorders>
            <w:shd w:val="clear" w:color="auto" w:fill="auto"/>
            <w:noWrap/>
            <w:vAlign w:val="center"/>
            <w:hideMark/>
          </w:tcPr>
          <w:p w14:paraId="5D90913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0E1FC00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7316863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228A6C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C9216C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B81846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32C1134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40E272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E009CC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88BF63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C72112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F089ED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8C3901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17C0D0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F0CF91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FBC097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BC429F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7F89EB3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6911E06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6DDA51B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7C086C" w:rsidRPr="00C84C69" w14:paraId="07796098" w14:textId="77777777" w:rsidTr="00132FE8">
        <w:trPr>
          <w:trHeight w:val="240"/>
        </w:trPr>
        <w:tc>
          <w:tcPr>
            <w:tcW w:w="277" w:type="dxa"/>
            <w:tcBorders>
              <w:top w:val="nil"/>
              <w:left w:val="nil"/>
              <w:bottom w:val="single" w:sz="4" w:space="0" w:color="auto"/>
              <w:right w:val="single" w:sz="4" w:space="0" w:color="auto"/>
            </w:tcBorders>
            <w:shd w:val="clear" w:color="auto" w:fill="auto"/>
            <w:noWrap/>
            <w:hideMark/>
          </w:tcPr>
          <w:p w14:paraId="76740B8C" w14:textId="77777777" w:rsidR="007C086C" w:rsidRPr="00C84C69" w:rsidRDefault="007C086C" w:rsidP="00132FE8">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28</w:t>
            </w:r>
          </w:p>
        </w:tc>
        <w:tc>
          <w:tcPr>
            <w:tcW w:w="6766" w:type="dxa"/>
            <w:tcBorders>
              <w:top w:val="nil"/>
              <w:left w:val="nil"/>
              <w:bottom w:val="single" w:sz="4" w:space="0" w:color="auto"/>
              <w:right w:val="single" w:sz="4" w:space="0" w:color="auto"/>
            </w:tcBorders>
            <w:shd w:val="clear" w:color="auto" w:fill="auto"/>
            <w:vAlign w:val="center"/>
            <w:hideMark/>
          </w:tcPr>
          <w:p w14:paraId="5CEBECDF" w14:textId="77777777" w:rsidR="007C086C" w:rsidRPr="00C84C69" w:rsidRDefault="007C086C" w:rsidP="00132FE8">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Implement training of trainers</w:t>
            </w:r>
          </w:p>
        </w:tc>
        <w:tc>
          <w:tcPr>
            <w:tcW w:w="295" w:type="dxa"/>
            <w:tcBorders>
              <w:top w:val="nil"/>
              <w:left w:val="nil"/>
              <w:bottom w:val="single" w:sz="4" w:space="0" w:color="auto"/>
              <w:right w:val="single" w:sz="4" w:space="0" w:color="auto"/>
            </w:tcBorders>
            <w:shd w:val="clear" w:color="auto" w:fill="auto"/>
            <w:noWrap/>
            <w:vAlign w:val="center"/>
            <w:hideMark/>
          </w:tcPr>
          <w:p w14:paraId="61EB205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1443C68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0724E41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D50250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6A90DA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E7D9B8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43C47E8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6437F8B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24E146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871473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CC5479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7576FE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06DA04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8AB959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995D59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42FAEC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450CAD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5A820C3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4A1C8FA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44BFA71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7C086C" w:rsidRPr="00C84C69" w14:paraId="73BEF3AC" w14:textId="77777777" w:rsidTr="00132FE8">
        <w:trPr>
          <w:trHeight w:val="240"/>
        </w:trPr>
        <w:tc>
          <w:tcPr>
            <w:tcW w:w="277" w:type="dxa"/>
            <w:tcBorders>
              <w:top w:val="nil"/>
              <w:left w:val="nil"/>
              <w:bottom w:val="single" w:sz="4" w:space="0" w:color="auto"/>
              <w:right w:val="single" w:sz="4" w:space="0" w:color="auto"/>
            </w:tcBorders>
            <w:shd w:val="clear" w:color="auto" w:fill="auto"/>
            <w:noWrap/>
            <w:hideMark/>
          </w:tcPr>
          <w:p w14:paraId="567B4EC8" w14:textId="77777777" w:rsidR="007C086C" w:rsidRPr="00C84C69" w:rsidRDefault="007C086C" w:rsidP="00132FE8">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29</w:t>
            </w:r>
          </w:p>
        </w:tc>
        <w:tc>
          <w:tcPr>
            <w:tcW w:w="6766" w:type="dxa"/>
            <w:tcBorders>
              <w:top w:val="nil"/>
              <w:left w:val="nil"/>
              <w:bottom w:val="single" w:sz="4" w:space="0" w:color="auto"/>
              <w:right w:val="single" w:sz="4" w:space="0" w:color="auto"/>
            </w:tcBorders>
            <w:shd w:val="clear" w:color="auto" w:fill="auto"/>
            <w:vAlign w:val="center"/>
            <w:hideMark/>
          </w:tcPr>
          <w:p w14:paraId="538A24E6" w14:textId="77777777" w:rsidR="007C086C" w:rsidRPr="00C84C69" w:rsidRDefault="007C086C" w:rsidP="00132FE8">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xml:space="preserve">Implement </w:t>
            </w:r>
            <w:proofErr w:type="spellStart"/>
            <w:r>
              <w:rPr>
                <w:rFonts w:ascii="Gill Sans MT" w:eastAsia="Times New Roman" w:hAnsi="Gill Sans MT" w:cs="Calibri"/>
                <w:color w:val="000000"/>
                <w:sz w:val="16"/>
                <w:szCs w:val="16"/>
              </w:rPr>
              <w:t>CSPro</w:t>
            </w:r>
            <w:proofErr w:type="spellEnd"/>
            <w:r>
              <w:rPr>
                <w:rFonts w:ascii="Gill Sans MT" w:eastAsia="Times New Roman" w:hAnsi="Gill Sans MT" w:cs="Calibri"/>
                <w:color w:val="000000"/>
                <w:sz w:val="16"/>
                <w:szCs w:val="16"/>
              </w:rPr>
              <w:t xml:space="preserve"> </w:t>
            </w:r>
            <w:r w:rsidRPr="00C84C69">
              <w:rPr>
                <w:rFonts w:ascii="Gill Sans MT" w:eastAsia="Times New Roman" w:hAnsi="Gill Sans MT" w:cs="Calibri"/>
                <w:color w:val="000000"/>
                <w:sz w:val="16"/>
                <w:szCs w:val="16"/>
              </w:rPr>
              <w:t>CAPI pretest (as part of training of trainers)</w:t>
            </w:r>
          </w:p>
        </w:tc>
        <w:tc>
          <w:tcPr>
            <w:tcW w:w="295" w:type="dxa"/>
            <w:tcBorders>
              <w:top w:val="nil"/>
              <w:left w:val="nil"/>
              <w:bottom w:val="single" w:sz="4" w:space="0" w:color="auto"/>
              <w:right w:val="single" w:sz="4" w:space="0" w:color="auto"/>
            </w:tcBorders>
            <w:shd w:val="clear" w:color="auto" w:fill="auto"/>
            <w:noWrap/>
            <w:vAlign w:val="center"/>
            <w:hideMark/>
          </w:tcPr>
          <w:p w14:paraId="75B6680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71C140D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1DE1346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3A4F59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A6F74D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0E1DF5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64416C1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3CDC684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E992EE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5AA30B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D1B7E4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2C81A3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1A1D73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8C9434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C26B16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371194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4E4B17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6478B38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058C8D6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7C195AD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7C086C" w:rsidRPr="00C84C69" w14:paraId="53D9A643" w14:textId="77777777" w:rsidTr="00132FE8">
        <w:trPr>
          <w:trHeight w:val="240"/>
        </w:trPr>
        <w:tc>
          <w:tcPr>
            <w:tcW w:w="277" w:type="dxa"/>
            <w:tcBorders>
              <w:top w:val="nil"/>
              <w:left w:val="nil"/>
              <w:bottom w:val="single" w:sz="4" w:space="0" w:color="auto"/>
              <w:right w:val="single" w:sz="4" w:space="0" w:color="auto"/>
            </w:tcBorders>
            <w:shd w:val="clear" w:color="auto" w:fill="auto"/>
            <w:noWrap/>
            <w:hideMark/>
          </w:tcPr>
          <w:p w14:paraId="7F96FA34" w14:textId="77777777" w:rsidR="007C086C" w:rsidRPr="00C84C69" w:rsidRDefault="007C086C" w:rsidP="00132FE8">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30</w:t>
            </w:r>
          </w:p>
        </w:tc>
        <w:tc>
          <w:tcPr>
            <w:tcW w:w="6766" w:type="dxa"/>
            <w:tcBorders>
              <w:top w:val="nil"/>
              <w:left w:val="nil"/>
              <w:bottom w:val="single" w:sz="4" w:space="0" w:color="auto"/>
              <w:right w:val="single" w:sz="4" w:space="0" w:color="auto"/>
            </w:tcBorders>
            <w:shd w:val="clear" w:color="auto" w:fill="auto"/>
            <w:vAlign w:val="center"/>
            <w:hideMark/>
          </w:tcPr>
          <w:p w14:paraId="5E098C4F" w14:textId="77777777" w:rsidR="007C086C" w:rsidRPr="00C84C69" w:rsidRDefault="007C086C" w:rsidP="00132FE8">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xml:space="preserve">Implement interviewer training </w:t>
            </w:r>
          </w:p>
        </w:tc>
        <w:tc>
          <w:tcPr>
            <w:tcW w:w="295" w:type="dxa"/>
            <w:tcBorders>
              <w:top w:val="nil"/>
              <w:left w:val="nil"/>
              <w:bottom w:val="single" w:sz="4" w:space="0" w:color="auto"/>
              <w:right w:val="single" w:sz="4" w:space="0" w:color="auto"/>
            </w:tcBorders>
            <w:shd w:val="clear" w:color="auto" w:fill="auto"/>
            <w:noWrap/>
            <w:vAlign w:val="center"/>
            <w:hideMark/>
          </w:tcPr>
          <w:p w14:paraId="2F58907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73A9D51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5560498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9F214E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719306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C6369C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CDE39F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3462423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894475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B8200B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5624F1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780DA5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544B27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77F52E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A9D23D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973DAF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CA4585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27DD482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6F25345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0155CE5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7C086C" w:rsidRPr="00C84C69" w14:paraId="58BF06F9" w14:textId="77777777" w:rsidTr="00132FE8">
        <w:trPr>
          <w:trHeight w:val="240"/>
        </w:trPr>
        <w:tc>
          <w:tcPr>
            <w:tcW w:w="277" w:type="dxa"/>
            <w:tcBorders>
              <w:top w:val="nil"/>
              <w:left w:val="nil"/>
              <w:bottom w:val="single" w:sz="4" w:space="0" w:color="auto"/>
              <w:right w:val="single" w:sz="4" w:space="0" w:color="auto"/>
            </w:tcBorders>
            <w:shd w:val="clear" w:color="auto" w:fill="auto"/>
            <w:noWrap/>
            <w:hideMark/>
          </w:tcPr>
          <w:p w14:paraId="5FCC3D31" w14:textId="77777777" w:rsidR="007C086C" w:rsidRPr="00C84C69" w:rsidRDefault="007C086C" w:rsidP="00132FE8">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31</w:t>
            </w:r>
          </w:p>
        </w:tc>
        <w:tc>
          <w:tcPr>
            <w:tcW w:w="6766" w:type="dxa"/>
            <w:tcBorders>
              <w:top w:val="nil"/>
              <w:left w:val="nil"/>
              <w:bottom w:val="single" w:sz="4" w:space="0" w:color="auto"/>
              <w:right w:val="single" w:sz="4" w:space="0" w:color="auto"/>
            </w:tcBorders>
            <w:shd w:val="clear" w:color="auto" w:fill="auto"/>
            <w:vAlign w:val="center"/>
            <w:hideMark/>
          </w:tcPr>
          <w:p w14:paraId="395478D6" w14:textId="77777777" w:rsidR="007C086C" w:rsidRPr="00C84C69" w:rsidRDefault="007C086C" w:rsidP="00132FE8">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Implement pilot</w:t>
            </w:r>
            <w:r w:rsidRPr="00C84C69">
              <w:rPr>
                <w:rFonts w:ascii="Gill Sans MT" w:eastAsia="Times New Roman" w:hAnsi="Gill Sans MT" w:cs="Calibri"/>
                <w:color w:val="FF0000"/>
                <w:sz w:val="16"/>
                <w:szCs w:val="16"/>
              </w:rPr>
              <w:t xml:space="preserve"> </w:t>
            </w:r>
            <w:r w:rsidRPr="00C84C69">
              <w:rPr>
                <w:rFonts w:ascii="Gill Sans MT" w:eastAsia="Times New Roman" w:hAnsi="Gill Sans MT" w:cs="Calibri"/>
                <w:color w:val="000000"/>
                <w:sz w:val="16"/>
                <w:szCs w:val="16"/>
              </w:rPr>
              <w:t>(as part of interviewer training)</w:t>
            </w:r>
          </w:p>
        </w:tc>
        <w:tc>
          <w:tcPr>
            <w:tcW w:w="295" w:type="dxa"/>
            <w:tcBorders>
              <w:top w:val="nil"/>
              <w:left w:val="nil"/>
              <w:bottom w:val="single" w:sz="4" w:space="0" w:color="auto"/>
              <w:right w:val="single" w:sz="4" w:space="0" w:color="auto"/>
            </w:tcBorders>
            <w:shd w:val="clear" w:color="auto" w:fill="auto"/>
            <w:noWrap/>
            <w:vAlign w:val="center"/>
            <w:hideMark/>
          </w:tcPr>
          <w:p w14:paraId="78AC832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0D2F7D9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71F1628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45D544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B77A24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799603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20E44A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686C867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670891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647C76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AB91C3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A7C88D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69A09D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E78CC0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B39297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AF7FE1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6DA8B2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2917FFE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18C0FA0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3E442EA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7C086C" w:rsidRPr="00C84C69" w14:paraId="412D8BB6" w14:textId="77777777" w:rsidTr="00132FE8">
        <w:trPr>
          <w:trHeight w:val="240"/>
        </w:trPr>
        <w:tc>
          <w:tcPr>
            <w:tcW w:w="277" w:type="dxa"/>
            <w:tcBorders>
              <w:top w:val="nil"/>
              <w:left w:val="nil"/>
              <w:bottom w:val="single" w:sz="4" w:space="0" w:color="auto"/>
              <w:right w:val="single" w:sz="4" w:space="0" w:color="auto"/>
            </w:tcBorders>
            <w:shd w:val="clear" w:color="auto" w:fill="auto"/>
            <w:noWrap/>
            <w:hideMark/>
          </w:tcPr>
          <w:p w14:paraId="337B68C8" w14:textId="77777777" w:rsidR="007C086C" w:rsidRPr="00C84C69" w:rsidRDefault="007C086C" w:rsidP="00132FE8">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32</w:t>
            </w:r>
          </w:p>
        </w:tc>
        <w:tc>
          <w:tcPr>
            <w:tcW w:w="6766" w:type="dxa"/>
            <w:tcBorders>
              <w:top w:val="nil"/>
              <w:left w:val="nil"/>
              <w:bottom w:val="single" w:sz="4" w:space="0" w:color="auto"/>
              <w:right w:val="single" w:sz="4" w:space="0" w:color="auto"/>
            </w:tcBorders>
            <w:shd w:val="clear" w:color="auto" w:fill="auto"/>
            <w:vAlign w:val="center"/>
            <w:hideMark/>
          </w:tcPr>
          <w:p w14:paraId="206F90D5" w14:textId="77777777" w:rsidR="007C086C" w:rsidRPr="00C84C69" w:rsidRDefault="007C086C" w:rsidP="00132FE8">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Implement data entry/data management pilot as part of all-systems fieldwork pilot</w:t>
            </w:r>
          </w:p>
        </w:tc>
        <w:tc>
          <w:tcPr>
            <w:tcW w:w="295" w:type="dxa"/>
            <w:tcBorders>
              <w:top w:val="nil"/>
              <w:left w:val="nil"/>
              <w:bottom w:val="single" w:sz="4" w:space="0" w:color="auto"/>
              <w:right w:val="single" w:sz="4" w:space="0" w:color="auto"/>
            </w:tcBorders>
            <w:shd w:val="clear" w:color="auto" w:fill="auto"/>
            <w:noWrap/>
            <w:vAlign w:val="center"/>
            <w:hideMark/>
          </w:tcPr>
          <w:p w14:paraId="7313FC7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60CA41B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4A470DE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2EE02C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FED89A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6C67AB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75EE7B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4EED4A7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04E033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BDEC60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C5FBAF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F951F8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6E6560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D8027C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883158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7DE794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CE01F7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2D24F85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7E57299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70E2A05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7C086C" w:rsidRPr="00C84C69" w14:paraId="009D1ED8" w14:textId="77777777" w:rsidTr="00132FE8">
        <w:trPr>
          <w:trHeight w:val="240"/>
        </w:trPr>
        <w:tc>
          <w:tcPr>
            <w:tcW w:w="277" w:type="dxa"/>
            <w:tcBorders>
              <w:top w:val="nil"/>
              <w:left w:val="nil"/>
              <w:bottom w:val="single" w:sz="4" w:space="0" w:color="auto"/>
              <w:right w:val="single" w:sz="4" w:space="0" w:color="auto"/>
            </w:tcBorders>
            <w:shd w:val="clear" w:color="auto" w:fill="auto"/>
            <w:noWrap/>
            <w:hideMark/>
          </w:tcPr>
          <w:p w14:paraId="0B558CD4" w14:textId="77777777" w:rsidR="007C086C" w:rsidRPr="00C84C69" w:rsidRDefault="007C086C" w:rsidP="00132FE8">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33</w:t>
            </w:r>
          </w:p>
        </w:tc>
        <w:tc>
          <w:tcPr>
            <w:tcW w:w="6766" w:type="dxa"/>
            <w:tcBorders>
              <w:top w:val="nil"/>
              <w:left w:val="nil"/>
              <w:bottom w:val="single" w:sz="4" w:space="0" w:color="auto"/>
              <w:right w:val="single" w:sz="4" w:space="0" w:color="auto"/>
            </w:tcBorders>
            <w:shd w:val="clear" w:color="auto" w:fill="auto"/>
            <w:vAlign w:val="center"/>
            <w:hideMark/>
          </w:tcPr>
          <w:p w14:paraId="6C084DF8" w14:textId="77777777" w:rsidR="007C086C" w:rsidRPr="00C84C69" w:rsidRDefault="007C086C" w:rsidP="00132FE8">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Prepare data weighting protocol</w:t>
            </w:r>
          </w:p>
        </w:tc>
        <w:tc>
          <w:tcPr>
            <w:tcW w:w="295" w:type="dxa"/>
            <w:tcBorders>
              <w:top w:val="nil"/>
              <w:left w:val="nil"/>
              <w:bottom w:val="single" w:sz="4" w:space="0" w:color="auto"/>
              <w:right w:val="single" w:sz="4" w:space="0" w:color="auto"/>
            </w:tcBorders>
            <w:shd w:val="clear" w:color="auto" w:fill="auto"/>
            <w:noWrap/>
            <w:vAlign w:val="center"/>
            <w:hideMark/>
          </w:tcPr>
          <w:p w14:paraId="15A422B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54D3ED6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6146F04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97D345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34E48F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D53327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BC47C5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3BE2DF8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9A7559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38AE66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2B6F7B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04A9ED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9BBA89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F40966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BD7DC6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32FC26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A42830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04A861B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4AB913E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393D52C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7C086C" w:rsidRPr="00C84C69" w14:paraId="7E913216" w14:textId="77777777" w:rsidTr="00132FE8">
        <w:trPr>
          <w:trHeight w:val="240"/>
        </w:trPr>
        <w:tc>
          <w:tcPr>
            <w:tcW w:w="277" w:type="dxa"/>
            <w:tcBorders>
              <w:top w:val="nil"/>
              <w:left w:val="nil"/>
              <w:bottom w:val="single" w:sz="4" w:space="0" w:color="auto"/>
              <w:right w:val="single" w:sz="4" w:space="0" w:color="auto"/>
            </w:tcBorders>
            <w:shd w:val="clear" w:color="auto" w:fill="auto"/>
            <w:noWrap/>
            <w:hideMark/>
          </w:tcPr>
          <w:p w14:paraId="26B4FEB1" w14:textId="77777777" w:rsidR="007C086C" w:rsidRPr="00C84C69" w:rsidRDefault="007C086C" w:rsidP="00132FE8">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34</w:t>
            </w:r>
          </w:p>
        </w:tc>
        <w:tc>
          <w:tcPr>
            <w:tcW w:w="6766" w:type="dxa"/>
            <w:tcBorders>
              <w:top w:val="nil"/>
              <w:left w:val="nil"/>
              <w:bottom w:val="single" w:sz="4" w:space="0" w:color="auto"/>
              <w:right w:val="single" w:sz="4" w:space="0" w:color="auto"/>
            </w:tcBorders>
            <w:shd w:val="clear" w:color="auto" w:fill="auto"/>
            <w:vAlign w:val="center"/>
            <w:hideMark/>
          </w:tcPr>
          <w:p w14:paraId="089B84F4" w14:textId="77777777" w:rsidR="007C086C" w:rsidRPr="00C84C69" w:rsidRDefault="007C086C" w:rsidP="00132FE8">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Implement fieldwork</w:t>
            </w:r>
          </w:p>
        </w:tc>
        <w:tc>
          <w:tcPr>
            <w:tcW w:w="295" w:type="dxa"/>
            <w:tcBorders>
              <w:top w:val="nil"/>
              <w:left w:val="nil"/>
              <w:bottom w:val="single" w:sz="4" w:space="0" w:color="auto"/>
              <w:right w:val="single" w:sz="4" w:space="0" w:color="auto"/>
            </w:tcBorders>
            <w:shd w:val="clear" w:color="auto" w:fill="auto"/>
            <w:noWrap/>
            <w:vAlign w:val="center"/>
            <w:hideMark/>
          </w:tcPr>
          <w:p w14:paraId="5148298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586E91B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24D94EA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FAB64D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D475AF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579F36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27A797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F9206D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601E678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0976DA6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2FA5368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702A7B3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28C6BFF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BBEE9F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622083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2A1E00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71D23C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03F3111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1EE474B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3D5EF2B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7C086C" w:rsidRPr="00C84C69" w14:paraId="49741FE6" w14:textId="77777777" w:rsidTr="00132FE8">
        <w:trPr>
          <w:trHeight w:val="240"/>
        </w:trPr>
        <w:tc>
          <w:tcPr>
            <w:tcW w:w="277" w:type="dxa"/>
            <w:tcBorders>
              <w:top w:val="nil"/>
              <w:left w:val="nil"/>
              <w:bottom w:val="single" w:sz="4" w:space="0" w:color="auto"/>
              <w:right w:val="single" w:sz="4" w:space="0" w:color="auto"/>
            </w:tcBorders>
            <w:shd w:val="clear" w:color="auto" w:fill="auto"/>
            <w:noWrap/>
            <w:hideMark/>
          </w:tcPr>
          <w:p w14:paraId="233B6244" w14:textId="77777777" w:rsidR="007C086C" w:rsidRPr="00C84C69" w:rsidRDefault="007C086C" w:rsidP="00132FE8">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35</w:t>
            </w:r>
          </w:p>
        </w:tc>
        <w:tc>
          <w:tcPr>
            <w:tcW w:w="6766" w:type="dxa"/>
            <w:tcBorders>
              <w:top w:val="nil"/>
              <w:left w:val="nil"/>
              <w:bottom w:val="single" w:sz="4" w:space="0" w:color="auto"/>
              <w:right w:val="single" w:sz="4" w:space="0" w:color="auto"/>
            </w:tcBorders>
            <w:shd w:val="clear" w:color="auto" w:fill="auto"/>
            <w:vAlign w:val="center"/>
            <w:hideMark/>
          </w:tcPr>
          <w:p w14:paraId="38359050" w14:textId="77777777" w:rsidR="007C086C" w:rsidRPr="00C84C69" w:rsidRDefault="007C086C" w:rsidP="00132FE8">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Generate field check tables</w:t>
            </w:r>
          </w:p>
        </w:tc>
        <w:tc>
          <w:tcPr>
            <w:tcW w:w="295" w:type="dxa"/>
            <w:tcBorders>
              <w:top w:val="nil"/>
              <w:left w:val="nil"/>
              <w:bottom w:val="single" w:sz="4" w:space="0" w:color="auto"/>
              <w:right w:val="single" w:sz="4" w:space="0" w:color="auto"/>
            </w:tcBorders>
            <w:shd w:val="clear" w:color="auto" w:fill="auto"/>
            <w:noWrap/>
            <w:vAlign w:val="center"/>
            <w:hideMark/>
          </w:tcPr>
          <w:p w14:paraId="79EE1D1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3EDEAE8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7FDA73A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A934B6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FC136F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267702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545BBA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F3D578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0F52B52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72FD337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76AD792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780DF4A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4A6EC37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164E8E1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EAEEA7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765C1B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5C4F48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3FE4B1B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43834DF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1F52E05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7C086C" w:rsidRPr="00C84C69" w14:paraId="6FBF053D" w14:textId="77777777" w:rsidTr="00132FE8">
        <w:trPr>
          <w:trHeight w:val="240"/>
        </w:trPr>
        <w:tc>
          <w:tcPr>
            <w:tcW w:w="277" w:type="dxa"/>
            <w:tcBorders>
              <w:top w:val="nil"/>
              <w:left w:val="nil"/>
              <w:bottom w:val="single" w:sz="4" w:space="0" w:color="auto"/>
              <w:right w:val="single" w:sz="4" w:space="0" w:color="auto"/>
            </w:tcBorders>
            <w:shd w:val="clear" w:color="auto" w:fill="auto"/>
            <w:noWrap/>
            <w:hideMark/>
          </w:tcPr>
          <w:p w14:paraId="06F8954C" w14:textId="77777777" w:rsidR="007C086C" w:rsidRPr="00C84C69" w:rsidRDefault="007C086C" w:rsidP="00132FE8">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36</w:t>
            </w:r>
          </w:p>
        </w:tc>
        <w:tc>
          <w:tcPr>
            <w:tcW w:w="6766" w:type="dxa"/>
            <w:tcBorders>
              <w:top w:val="nil"/>
              <w:left w:val="nil"/>
              <w:bottom w:val="single" w:sz="4" w:space="0" w:color="auto"/>
              <w:right w:val="single" w:sz="4" w:space="0" w:color="auto"/>
            </w:tcBorders>
            <w:shd w:val="clear" w:color="auto" w:fill="auto"/>
            <w:vAlign w:val="center"/>
            <w:hideMark/>
          </w:tcPr>
          <w:p w14:paraId="098436D1" w14:textId="77777777" w:rsidR="007C086C" w:rsidRPr="00C84C69" w:rsidRDefault="007C086C" w:rsidP="00132FE8">
            <w:pPr>
              <w:spacing w:after="0" w:line="240" w:lineRule="auto"/>
              <w:ind w:firstLineChars="100" w:firstLine="160"/>
              <w:rPr>
                <w:rFonts w:ascii="Gill Sans MT" w:eastAsia="Times New Roman" w:hAnsi="Gill Sans MT" w:cs="Calibri"/>
                <w:sz w:val="16"/>
                <w:szCs w:val="16"/>
              </w:rPr>
            </w:pPr>
            <w:r w:rsidRPr="00C84C69">
              <w:rPr>
                <w:rFonts w:ascii="Gill Sans MT" w:eastAsia="Times New Roman" w:hAnsi="Gill Sans MT" w:cs="Calibri"/>
                <w:sz w:val="16"/>
                <w:szCs w:val="16"/>
              </w:rPr>
              <w:t>Prepare data structure and codebook</w:t>
            </w:r>
          </w:p>
        </w:tc>
        <w:tc>
          <w:tcPr>
            <w:tcW w:w="295" w:type="dxa"/>
            <w:tcBorders>
              <w:top w:val="nil"/>
              <w:left w:val="nil"/>
              <w:bottom w:val="single" w:sz="4" w:space="0" w:color="auto"/>
              <w:right w:val="single" w:sz="4" w:space="0" w:color="auto"/>
            </w:tcBorders>
            <w:shd w:val="clear" w:color="auto" w:fill="auto"/>
            <w:noWrap/>
            <w:vAlign w:val="center"/>
            <w:hideMark/>
          </w:tcPr>
          <w:p w14:paraId="303797D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5FC9CC0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5BA4309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bottom"/>
            <w:hideMark/>
          </w:tcPr>
          <w:p w14:paraId="44E8A56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bottom"/>
            <w:hideMark/>
          </w:tcPr>
          <w:p w14:paraId="2C1D97F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bottom"/>
            <w:hideMark/>
          </w:tcPr>
          <w:p w14:paraId="065B9FC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bottom"/>
            <w:hideMark/>
          </w:tcPr>
          <w:p w14:paraId="040D158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4FF57B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2D4335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1C244C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4D48A2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8C43B6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B26C9D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2A19E92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3F12C29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4DC07FB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6CEF526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343A61D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3EC73B3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7C37478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7C086C" w:rsidRPr="00C84C69" w14:paraId="4BBE3EAA" w14:textId="77777777" w:rsidTr="00132FE8">
        <w:trPr>
          <w:trHeight w:val="240"/>
        </w:trPr>
        <w:tc>
          <w:tcPr>
            <w:tcW w:w="277" w:type="dxa"/>
            <w:tcBorders>
              <w:top w:val="nil"/>
              <w:left w:val="nil"/>
              <w:bottom w:val="single" w:sz="4" w:space="0" w:color="auto"/>
              <w:right w:val="single" w:sz="4" w:space="0" w:color="auto"/>
            </w:tcBorders>
            <w:shd w:val="clear" w:color="auto" w:fill="auto"/>
            <w:noWrap/>
            <w:hideMark/>
          </w:tcPr>
          <w:p w14:paraId="0E38EC39" w14:textId="77777777" w:rsidR="007C086C" w:rsidRPr="00C84C69" w:rsidRDefault="007C086C" w:rsidP="00132FE8">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37</w:t>
            </w:r>
          </w:p>
        </w:tc>
        <w:tc>
          <w:tcPr>
            <w:tcW w:w="6766" w:type="dxa"/>
            <w:tcBorders>
              <w:top w:val="nil"/>
              <w:left w:val="nil"/>
              <w:bottom w:val="single" w:sz="4" w:space="0" w:color="auto"/>
              <w:right w:val="single" w:sz="4" w:space="0" w:color="auto"/>
            </w:tcBorders>
            <w:shd w:val="clear" w:color="auto" w:fill="auto"/>
            <w:noWrap/>
            <w:vAlign w:val="center"/>
            <w:hideMark/>
          </w:tcPr>
          <w:p w14:paraId="38CB124F" w14:textId="77777777" w:rsidR="007C086C" w:rsidRPr="00C84C69" w:rsidRDefault="007C086C" w:rsidP="00132FE8">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Clean the data</w:t>
            </w:r>
          </w:p>
        </w:tc>
        <w:tc>
          <w:tcPr>
            <w:tcW w:w="295" w:type="dxa"/>
            <w:tcBorders>
              <w:top w:val="nil"/>
              <w:left w:val="nil"/>
              <w:bottom w:val="single" w:sz="4" w:space="0" w:color="auto"/>
              <w:right w:val="single" w:sz="4" w:space="0" w:color="auto"/>
            </w:tcBorders>
            <w:shd w:val="clear" w:color="auto" w:fill="auto"/>
            <w:noWrap/>
            <w:vAlign w:val="center"/>
            <w:hideMark/>
          </w:tcPr>
          <w:p w14:paraId="618A451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1089DF9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1452B7D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4625CE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C923E6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170589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E02B58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8F9CEE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28296B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6DC791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31E514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D21F10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A28959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3200ED2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689786D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81D392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427675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66B42EF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297AF36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6CD8944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7C086C" w:rsidRPr="00C84C69" w14:paraId="36111041" w14:textId="77777777" w:rsidTr="00132FE8">
        <w:trPr>
          <w:trHeight w:val="240"/>
        </w:trPr>
        <w:tc>
          <w:tcPr>
            <w:tcW w:w="277" w:type="dxa"/>
            <w:tcBorders>
              <w:top w:val="nil"/>
              <w:left w:val="nil"/>
              <w:bottom w:val="single" w:sz="4" w:space="0" w:color="auto"/>
              <w:right w:val="single" w:sz="4" w:space="0" w:color="auto"/>
            </w:tcBorders>
            <w:shd w:val="clear" w:color="auto" w:fill="auto"/>
            <w:noWrap/>
            <w:hideMark/>
          </w:tcPr>
          <w:p w14:paraId="5C76E0CA" w14:textId="77777777" w:rsidR="007C086C" w:rsidRPr="00C84C69" w:rsidRDefault="007C086C" w:rsidP="00132FE8">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38</w:t>
            </w:r>
          </w:p>
        </w:tc>
        <w:tc>
          <w:tcPr>
            <w:tcW w:w="6766" w:type="dxa"/>
            <w:tcBorders>
              <w:top w:val="nil"/>
              <w:left w:val="nil"/>
              <w:bottom w:val="single" w:sz="4" w:space="0" w:color="auto"/>
              <w:right w:val="single" w:sz="4" w:space="0" w:color="auto"/>
            </w:tcBorders>
            <w:shd w:val="clear" w:color="auto" w:fill="auto"/>
            <w:vAlign w:val="center"/>
            <w:hideMark/>
          </w:tcPr>
          <w:p w14:paraId="579A87D6" w14:textId="77777777" w:rsidR="007C086C" w:rsidRPr="00C84C69" w:rsidRDefault="007C086C" w:rsidP="00132FE8">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Weight the data</w:t>
            </w:r>
          </w:p>
        </w:tc>
        <w:tc>
          <w:tcPr>
            <w:tcW w:w="295" w:type="dxa"/>
            <w:tcBorders>
              <w:top w:val="nil"/>
              <w:left w:val="nil"/>
              <w:bottom w:val="single" w:sz="4" w:space="0" w:color="auto"/>
              <w:right w:val="single" w:sz="4" w:space="0" w:color="auto"/>
            </w:tcBorders>
            <w:shd w:val="clear" w:color="auto" w:fill="auto"/>
            <w:noWrap/>
            <w:vAlign w:val="center"/>
            <w:hideMark/>
          </w:tcPr>
          <w:p w14:paraId="5E5A108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4038170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42D9470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486DAA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47FA70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037169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C69E23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5191A0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F08262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6AD8FF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B7A08F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3B6078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FFFFFF" w:fill="FFFFFF"/>
            <w:noWrap/>
            <w:vAlign w:val="center"/>
            <w:hideMark/>
          </w:tcPr>
          <w:p w14:paraId="294C8BA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78977BE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67A64F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080AD0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37BAA9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1A4BEE5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6E029D1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7550C13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7C086C" w:rsidRPr="00C84C69" w14:paraId="7D4727FE" w14:textId="77777777" w:rsidTr="00132FE8">
        <w:trPr>
          <w:trHeight w:val="240"/>
        </w:trPr>
        <w:tc>
          <w:tcPr>
            <w:tcW w:w="277" w:type="dxa"/>
            <w:tcBorders>
              <w:top w:val="nil"/>
              <w:left w:val="nil"/>
              <w:bottom w:val="single" w:sz="4" w:space="0" w:color="auto"/>
              <w:right w:val="single" w:sz="4" w:space="0" w:color="auto"/>
            </w:tcBorders>
            <w:shd w:val="clear" w:color="auto" w:fill="auto"/>
            <w:noWrap/>
            <w:hideMark/>
          </w:tcPr>
          <w:p w14:paraId="47A96D26" w14:textId="77777777" w:rsidR="007C086C" w:rsidRPr="00C84C69" w:rsidRDefault="007C086C" w:rsidP="00132FE8">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39</w:t>
            </w:r>
          </w:p>
        </w:tc>
        <w:tc>
          <w:tcPr>
            <w:tcW w:w="6766" w:type="dxa"/>
            <w:tcBorders>
              <w:top w:val="nil"/>
              <w:left w:val="nil"/>
              <w:bottom w:val="single" w:sz="4" w:space="0" w:color="auto"/>
              <w:right w:val="single" w:sz="4" w:space="0" w:color="auto"/>
            </w:tcBorders>
            <w:shd w:val="clear" w:color="auto" w:fill="auto"/>
            <w:noWrap/>
            <w:vAlign w:val="center"/>
            <w:hideMark/>
          </w:tcPr>
          <w:p w14:paraId="49CD14FC" w14:textId="77777777" w:rsidR="007C086C" w:rsidRPr="00C84C69" w:rsidRDefault="007C086C" w:rsidP="00132FE8">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Prepare data quality assessment memo</w:t>
            </w:r>
          </w:p>
        </w:tc>
        <w:tc>
          <w:tcPr>
            <w:tcW w:w="295" w:type="dxa"/>
            <w:tcBorders>
              <w:top w:val="nil"/>
              <w:left w:val="nil"/>
              <w:bottom w:val="single" w:sz="4" w:space="0" w:color="auto"/>
              <w:right w:val="single" w:sz="4" w:space="0" w:color="auto"/>
            </w:tcBorders>
            <w:shd w:val="clear" w:color="auto" w:fill="auto"/>
            <w:noWrap/>
            <w:vAlign w:val="center"/>
            <w:hideMark/>
          </w:tcPr>
          <w:p w14:paraId="5BAADAA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4492B04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4A81607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05DC84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8D96E5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869CC1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DC6ED0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37F6C7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A7041E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F9C473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9656AE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2C2791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9ACD75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6CE69A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7B8940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6F1367E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68695F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0434C8E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780B1B8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5D2C084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7C086C" w:rsidRPr="00C84C69" w14:paraId="1836DCA4" w14:textId="77777777" w:rsidTr="00132FE8">
        <w:trPr>
          <w:trHeight w:val="240"/>
        </w:trPr>
        <w:tc>
          <w:tcPr>
            <w:tcW w:w="277" w:type="dxa"/>
            <w:tcBorders>
              <w:top w:val="nil"/>
              <w:left w:val="nil"/>
              <w:bottom w:val="single" w:sz="4" w:space="0" w:color="auto"/>
              <w:right w:val="single" w:sz="4" w:space="0" w:color="auto"/>
            </w:tcBorders>
            <w:shd w:val="clear" w:color="auto" w:fill="auto"/>
            <w:noWrap/>
            <w:hideMark/>
          </w:tcPr>
          <w:p w14:paraId="2DD63A0E" w14:textId="77777777" w:rsidR="007C086C" w:rsidRPr="00C84C69" w:rsidRDefault="007C086C" w:rsidP="00132FE8">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40</w:t>
            </w:r>
          </w:p>
        </w:tc>
        <w:tc>
          <w:tcPr>
            <w:tcW w:w="6766" w:type="dxa"/>
            <w:tcBorders>
              <w:top w:val="nil"/>
              <w:left w:val="nil"/>
              <w:bottom w:val="single" w:sz="4" w:space="0" w:color="auto"/>
              <w:right w:val="single" w:sz="4" w:space="0" w:color="auto"/>
            </w:tcBorders>
            <w:shd w:val="clear" w:color="auto" w:fill="auto"/>
            <w:vAlign w:val="center"/>
            <w:hideMark/>
          </w:tcPr>
          <w:p w14:paraId="0E7DEB74" w14:textId="77777777" w:rsidR="007C086C" w:rsidRPr="00C84C69" w:rsidRDefault="007C086C" w:rsidP="00132FE8">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Analyze the data</w:t>
            </w:r>
          </w:p>
        </w:tc>
        <w:tc>
          <w:tcPr>
            <w:tcW w:w="295" w:type="dxa"/>
            <w:tcBorders>
              <w:top w:val="nil"/>
              <w:left w:val="nil"/>
              <w:bottom w:val="single" w:sz="4" w:space="0" w:color="auto"/>
              <w:right w:val="single" w:sz="4" w:space="0" w:color="auto"/>
            </w:tcBorders>
            <w:shd w:val="clear" w:color="auto" w:fill="auto"/>
            <w:noWrap/>
            <w:vAlign w:val="center"/>
            <w:hideMark/>
          </w:tcPr>
          <w:p w14:paraId="0FBE75B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18B7C12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5C78F74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7B3A5B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1E9B43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DB3DED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87A0DF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D77A23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196E2C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486111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64B107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8C3DFB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D6AC06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36332F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FA6EC9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41CF6C4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4D79600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4465683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015B31D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2293B94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7C086C" w:rsidRPr="00C84C69" w14:paraId="2A7FC777" w14:textId="77777777" w:rsidTr="00132FE8">
        <w:trPr>
          <w:trHeight w:val="240"/>
        </w:trPr>
        <w:tc>
          <w:tcPr>
            <w:tcW w:w="277" w:type="dxa"/>
            <w:tcBorders>
              <w:top w:val="nil"/>
              <w:left w:val="nil"/>
              <w:bottom w:val="single" w:sz="4" w:space="0" w:color="auto"/>
              <w:right w:val="single" w:sz="4" w:space="0" w:color="auto"/>
            </w:tcBorders>
            <w:shd w:val="clear" w:color="auto" w:fill="auto"/>
            <w:noWrap/>
            <w:hideMark/>
          </w:tcPr>
          <w:p w14:paraId="0BBB3F62" w14:textId="77777777" w:rsidR="007C086C" w:rsidRPr="00C84C69" w:rsidRDefault="007C086C" w:rsidP="00132FE8">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41</w:t>
            </w:r>
          </w:p>
        </w:tc>
        <w:tc>
          <w:tcPr>
            <w:tcW w:w="6766" w:type="dxa"/>
            <w:tcBorders>
              <w:top w:val="nil"/>
              <w:left w:val="nil"/>
              <w:bottom w:val="nil"/>
              <w:right w:val="single" w:sz="4" w:space="0" w:color="auto"/>
            </w:tcBorders>
            <w:shd w:val="clear" w:color="auto" w:fill="auto"/>
            <w:vAlign w:val="center"/>
            <w:hideMark/>
          </w:tcPr>
          <w:p w14:paraId="297B4C7C" w14:textId="77777777" w:rsidR="007C086C" w:rsidRPr="00C84C69" w:rsidRDefault="007C086C" w:rsidP="00132FE8">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Prepare final report tables</w:t>
            </w:r>
          </w:p>
        </w:tc>
        <w:tc>
          <w:tcPr>
            <w:tcW w:w="295" w:type="dxa"/>
            <w:tcBorders>
              <w:top w:val="nil"/>
              <w:left w:val="nil"/>
              <w:bottom w:val="nil"/>
              <w:right w:val="single" w:sz="4" w:space="0" w:color="auto"/>
            </w:tcBorders>
            <w:shd w:val="clear" w:color="auto" w:fill="auto"/>
            <w:noWrap/>
            <w:vAlign w:val="center"/>
            <w:hideMark/>
          </w:tcPr>
          <w:p w14:paraId="7A3203E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nil"/>
              <w:right w:val="single" w:sz="4" w:space="0" w:color="auto"/>
            </w:tcBorders>
            <w:shd w:val="clear" w:color="auto" w:fill="auto"/>
            <w:noWrap/>
            <w:vAlign w:val="center"/>
            <w:hideMark/>
          </w:tcPr>
          <w:p w14:paraId="6BCBB43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00CE037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A66CEF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51E5CB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8D83B2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A61994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D43659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D9DD97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BAC116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3257E1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062AC4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47889B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F4834D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01F92D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65021A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B29148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5205AB7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3E8F594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1C6003D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7C086C" w:rsidRPr="00C84C69" w14:paraId="06F1450E" w14:textId="77777777" w:rsidTr="00132FE8">
        <w:trPr>
          <w:trHeight w:val="240"/>
        </w:trPr>
        <w:tc>
          <w:tcPr>
            <w:tcW w:w="277" w:type="dxa"/>
            <w:tcBorders>
              <w:top w:val="nil"/>
              <w:left w:val="nil"/>
              <w:bottom w:val="single" w:sz="4" w:space="0" w:color="auto"/>
              <w:right w:val="single" w:sz="4" w:space="0" w:color="auto"/>
            </w:tcBorders>
            <w:shd w:val="clear" w:color="auto" w:fill="auto"/>
            <w:noWrap/>
            <w:hideMark/>
          </w:tcPr>
          <w:p w14:paraId="0313E5D8" w14:textId="77777777" w:rsidR="007C086C" w:rsidRPr="00C84C69" w:rsidRDefault="007C086C" w:rsidP="00132FE8">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42</w:t>
            </w:r>
          </w:p>
        </w:tc>
        <w:tc>
          <w:tcPr>
            <w:tcW w:w="6766" w:type="dxa"/>
            <w:tcBorders>
              <w:top w:val="single" w:sz="4" w:space="0" w:color="auto"/>
              <w:left w:val="nil"/>
              <w:bottom w:val="nil"/>
              <w:right w:val="single" w:sz="4" w:space="0" w:color="auto"/>
            </w:tcBorders>
            <w:shd w:val="clear" w:color="auto" w:fill="auto"/>
            <w:vAlign w:val="center"/>
            <w:hideMark/>
          </w:tcPr>
          <w:p w14:paraId="2D653921" w14:textId="77777777" w:rsidR="007C086C" w:rsidRPr="00C84C69" w:rsidRDefault="007C086C" w:rsidP="00132FE8">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Draft final report</w:t>
            </w:r>
          </w:p>
        </w:tc>
        <w:tc>
          <w:tcPr>
            <w:tcW w:w="295" w:type="dxa"/>
            <w:tcBorders>
              <w:top w:val="single" w:sz="4" w:space="0" w:color="auto"/>
              <w:left w:val="nil"/>
              <w:bottom w:val="nil"/>
              <w:right w:val="single" w:sz="4" w:space="0" w:color="auto"/>
            </w:tcBorders>
            <w:shd w:val="clear" w:color="auto" w:fill="auto"/>
            <w:noWrap/>
            <w:vAlign w:val="center"/>
            <w:hideMark/>
          </w:tcPr>
          <w:p w14:paraId="1F4D808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single" w:sz="4" w:space="0" w:color="auto"/>
              <w:left w:val="nil"/>
              <w:bottom w:val="nil"/>
              <w:right w:val="single" w:sz="4" w:space="0" w:color="auto"/>
            </w:tcBorders>
            <w:shd w:val="clear" w:color="auto" w:fill="auto"/>
            <w:noWrap/>
            <w:vAlign w:val="center"/>
            <w:hideMark/>
          </w:tcPr>
          <w:p w14:paraId="7B48AE3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2E50081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F521B5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BF0988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81923E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784189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1B0E68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A88720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F8B5E1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0A5999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C02B5E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F08927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6E8BB1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95F7BD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F1DB57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21C6E34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660A073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29C39C7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5055CEF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7C086C" w:rsidRPr="00C84C69" w14:paraId="0681EF68" w14:textId="77777777" w:rsidTr="00132FE8">
        <w:trPr>
          <w:trHeight w:val="240"/>
        </w:trPr>
        <w:tc>
          <w:tcPr>
            <w:tcW w:w="277" w:type="dxa"/>
            <w:tcBorders>
              <w:top w:val="nil"/>
              <w:left w:val="nil"/>
              <w:bottom w:val="single" w:sz="4" w:space="0" w:color="auto"/>
              <w:right w:val="single" w:sz="4" w:space="0" w:color="auto"/>
            </w:tcBorders>
            <w:shd w:val="clear" w:color="auto" w:fill="auto"/>
            <w:noWrap/>
            <w:hideMark/>
          </w:tcPr>
          <w:p w14:paraId="70F2D877" w14:textId="77777777" w:rsidR="007C086C" w:rsidRPr="00C84C69" w:rsidRDefault="007C086C" w:rsidP="00132FE8">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43</w:t>
            </w:r>
          </w:p>
        </w:tc>
        <w:tc>
          <w:tcPr>
            <w:tcW w:w="6766" w:type="dxa"/>
            <w:tcBorders>
              <w:top w:val="single" w:sz="4" w:space="0" w:color="auto"/>
              <w:left w:val="nil"/>
              <w:bottom w:val="single" w:sz="4" w:space="0" w:color="auto"/>
              <w:right w:val="single" w:sz="4" w:space="0" w:color="auto"/>
            </w:tcBorders>
            <w:shd w:val="clear" w:color="auto" w:fill="auto"/>
            <w:vAlign w:val="center"/>
            <w:hideMark/>
          </w:tcPr>
          <w:p w14:paraId="2F6737C8" w14:textId="77777777" w:rsidR="007C086C" w:rsidRPr="00C84C69" w:rsidRDefault="007C086C" w:rsidP="00132FE8">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Prepare protocol for rendering data suitable for public use</w:t>
            </w:r>
          </w:p>
        </w:tc>
        <w:tc>
          <w:tcPr>
            <w:tcW w:w="295" w:type="dxa"/>
            <w:tcBorders>
              <w:top w:val="single" w:sz="4" w:space="0" w:color="auto"/>
              <w:left w:val="nil"/>
              <w:bottom w:val="single" w:sz="4" w:space="0" w:color="auto"/>
              <w:right w:val="single" w:sz="4" w:space="0" w:color="auto"/>
            </w:tcBorders>
            <w:shd w:val="clear" w:color="auto" w:fill="auto"/>
            <w:noWrap/>
            <w:vAlign w:val="center"/>
            <w:hideMark/>
          </w:tcPr>
          <w:p w14:paraId="25D3B28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single" w:sz="4" w:space="0" w:color="auto"/>
              <w:left w:val="nil"/>
              <w:bottom w:val="single" w:sz="4" w:space="0" w:color="auto"/>
              <w:right w:val="single" w:sz="4" w:space="0" w:color="auto"/>
            </w:tcBorders>
            <w:shd w:val="clear" w:color="auto" w:fill="auto"/>
            <w:noWrap/>
            <w:vAlign w:val="center"/>
            <w:hideMark/>
          </w:tcPr>
          <w:p w14:paraId="4574815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2193BFF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C37AE1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F1E4F8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8DE614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646120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92F0D8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D26021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62A888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8C4F6D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73F693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FFFFFF" w:fill="FFFFFF"/>
            <w:noWrap/>
            <w:vAlign w:val="center"/>
            <w:hideMark/>
          </w:tcPr>
          <w:p w14:paraId="36B4DA5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bottom"/>
            <w:hideMark/>
          </w:tcPr>
          <w:p w14:paraId="5328461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B16CDE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4E705E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6DDAD5C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7F47D8C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02535D6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5333D51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7C086C" w:rsidRPr="00C84C69" w14:paraId="22ABB6D0" w14:textId="77777777" w:rsidTr="00132FE8">
        <w:trPr>
          <w:trHeight w:val="240"/>
        </w:trPr>
        <w:tc>
          <w:tcPr>
            <w:tcW w:w="277" w:type="dxa"/>
            <w:tcBorders>
              <w:top w:val="nil"/>
              <w:left w:val="nil"/>
              <w:bottom w:val="single" w:sz="4" w:space="0" w:color="auto"/>
              <w:right w:val="single" w:sz="4" w:space="0" w:color="auto"/>
            </w:tcBorders>
            <w:shd w:val="clear" w:color="auto" w:fill="auto"/>
            <w:noWrap/>
            <w:hideMark/>
          </w:tcPr>
          <w:p w14:paraId="41CA276C" w14:textId="77777777" w:rsidR="007C086C" w:rsidRPr="00C84C69" w:rsidRDefault="007C086C" w:rsidP="00132FE8">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44</w:t>
            </w:r>
          </w:p>
        </w:tc>
        <w:tc>
          <w:tcPr>
            <w:tcW w:w="6766" w:type="dxa"/>
            <w:tcBorders>
              <w:top w:val="nil"/>
              <w:left w:val="nil"/>
              <w:bottom w:val="nil"/>
              <w:right w:val="single" w:sz="4" w:space="0" w:color="auto"/>
            </w:tcBorders>
            <w:shd w:val="clear" w:color="auto" w:fill="auto"/>
            <w:vAlign w:val="center"/>
            <w:hideMark/>
          </w:tcPr>
          <w:p w14:paraId="03572E62" w14:textId="77777777" w:rsidR="007C086C" w:rsidRPr="00C84C69" w:rsidRDefault="007C086C" w:rsidP="00132FE8">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Prepare non-public access data files (maintains some PII, e.g., GPS coordinates)</w:t>
            </w:r>
          </w:p>
        </w:tc>
        <w:tc>
          <w:tcPr>
            <w:tcW w:w="295" w:type="dxa"/>
            <w:tcBorders>
              <w:top w:val="nil"/>
              <w:left w:val="nil"/>
              <w:bottom w:val="nil"/>
              <w:right w:val="single" w:sz="4" w:space="0" w:color="auto"/>
            </w:tcBorders>
            <w:shd w:val="clear" w:color="auto" w:fill="auto"/>
            <w:noWrap/>
            <w:vAlign w:val="center"/>
            <w:hideMark/>
          </w:tcPr>
          <w:p w14:paraId="429B186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nil"/>
              <w:right w:val="single" w:sz="4" w:space="0" w:color="auto"/>
            </w:tcBorders>
            <w:shd w:val="clear" w:color="auto" w:fill="auto"/>
            <w:noWrap/>
            <w:vAlign w:val="center"/>
            <w:hideMark/>
          </w:tcPr>
          <w:p w14:paraId="5304071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nil"/>
              <w:right w:val="single" w:sz="4" w:space="0" w:color="auto"/>
            </w:tcBorders>
            <w:shd w:val="clear" w:color="auto" w:fill="auto"/>
            <w:noWrap/>
            <w:vAlign w:val="center"/>
            <w:hideMark/>
          </w:tcPr>
          <w:p w14:paraId="5C91488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nil"/>
              <w:right w:val="single" w:sz="4" w:space="0" w:color="auto"/>
            </w:tcBorders>
            <w:shd w:val="clear" w:color="auto" w:fill="auto"/>
            <w:noWrap/>
            <w:vAlign w:val="center"/>
            <w:hideMark/>
          </w:tcPr>
          <w:p w14:paraId="4C99872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nil"/>
              <w:right w:val="single" w:sz="4" w:space="0" w:color="auto"/>
            </w:tcBorders>
            <w:shd w:val="clear" w:color="auto" w:fill="auto"/>
            <w:noWrap/>
            <w:vAlign w:val="center"/>
            <w:hideMark/>
          </w:tcPr>
          <w:p w14:paraId="38E341B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nil"/>
              <w:right w:val="single" w:sz="4" w:space="0" w:color="auto"/>
            </w:tcBorders>
            <w:shd w:val="clear" w:color="auto" w:fill="auto"/>
            <w:noWrap/>
            <w:vAlign w:val="center"/>
            <w:hideMark/>
          </w:tcPr>
          <w:p w14:paraId="015C825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nil"/>
              <w:right w:val="single" w:sz="4" w:space="0" w:color="auto"/>
            </w:tcBorders>
            <w:shd w:val="clear" w:color="auto" w:fill="auto"/>
            <w:noWrap/>
            <w:vAlign w:val="center"/>
            <w:hideMark/>
          </w:tcPr>
          <w:p w14:paraId="5501F9C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nil"/>
              <w:right w:val="single" w:sz="4" w:space="0" w:color="auto"/>
            </w:tcBorders>
            <w:shd w:val="clear" w:color="auto" w:fill="auto"/>
            <w:noWrap/>
            <w:vAlign w:val="center"/>
            <w:hideMark/>
          </w:tcPr>
          <w:p w14:paraId="47D953B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nil"/>
              <w:right w:val="single" w:sz="4" w:space="0" w:color="auto"/>
            </w:tcBorders>
            <w:shd w:val="clear" w:color="auto" w:fill="auto"/>
            <w:noWrap/>
            <w:vAlign w:val="center"/>
            <w:hideMark/>
          </w:tcPr>
          <w:p w14:paraId="776E614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nil"/>
              <w:right w:val="single" w:sz="4" w:space="0" w:color="auto"/>
            </w:tcBorders>
            <w:shd w:val="clear" w:color="auto" w:fill="auto"/>
            <w:noWrap/>
            <w:vAlign w:val="center"/>
            <w:hideMark/>
          </w:tcPr>
          <w:p w14:paraId="60970F6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nil"/>
              <w:right w:val="single" w:sz="4" w:space="0" w:color="auto"/>
            </w:tcBorders>
            <w:shd w:val="clear" w:color="auto" w:fill="auto"/>
            <w:noWrap/>
            <w:vAlign w:val="center"/>
            <w:hideMark/>
          </w:tcPr>
          <w:p w14:paraId="1E35B86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nil"/>
              <w:right w:val="single" w:sz="4" w:space="0" w:color="auto"/>
            </w:tcBorders>
            <w:shd w:val="clear" w:color="auto" w:fill="auto"/>
            <w:noWrap/>
            <w:vAlign w:val="center"/>
            <w:hideMark/>
          </w:tcPr>
          <w:p w14:paraId="0DF0422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nil"/>
              <w:right w:val="single" w:sz="4" w:space="0" w:color="auto"/>
            </w:tcBorders>
            <w:shd w:val="clear" w:color="auto" w:fill="auto"/>
            <w:noWrap/>
            <w:vAlign w:val="center"/>
            <w:hideMark/>
          </w:tcPr>
          <w:p w14:paraId="552699E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nil"/>
              <w:right w:val="single" w:sz="4" w:space="0" w:color="auto"/>
            </w:tcBorders>
            <w:shd w:val="clear" w:color="auto" w:fill="auto"/>
            <w:noWrap/>
            <w:vAlign w:val="center"/>
            <w:hideMark/>
          </w:tcPr>
          <w:p w14:paraId="44E9F9B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nil"/>
              <w:right w:val="single" w:sz="4" w:space="0" w:color="auto"/>
            </w:tcBorders>
            <w:shd w:val="clear" w:color="auto" w:fill="auto"/>
            <w:noWrap/>
            <w:vAlign w:val="center"/>
            <w:hideMark/>
          </w:tcPr>
          <w:p w14:paraId="5F1CFAE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nil"/>
              <w:right w:val="single" w:sz="4" w:space="0" w:color="auto"/>
            </w:tcBorders>
            <w:shd w:val="clear" w:color="auto" w:fill="auto"/>
            <w:noWrap/>
            <w:vAlign w:val="center"/>
            <w:hideMark/>
          </w:tcPr>
          <w:p w14:paraId="75D2569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214FF30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132B6B9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03CAAEF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11A5DA1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7C086C" w:rsidRPr="00C84C69" w14:paraId="47D06CEB" w14:textId="77777777" w:rsidTr="00132FE8">
        <w:trPr>
          <w:trHeight w:val="240"/>
        </w:trPr>
        <w:tc>
          <w:tcPr>
            <w:tcW w:w="277" w:type="dxa"/>
            <w:tcBorders>
              <w:top w:val="nil"/>
              <w:left w:val="nil"/>
              <w:bottom w:val="single" w:sz="4" w:space="0" w:color="auto"/>
              <w:right w:val="single" w:sz="4" w:space="0" w:color="auto"/>
            </w:tcBorders>
            <w:shd w:val="clear" w:color="auto" w:fill="auto"/>
            <w:noWrap/>
            <w:hideMark/>
          </w:tcPr>
          <w:p w14:paraId="30910DF9" w14:textId="77777777" w:rsidR="007C086C" w:rsidRPr="00C84C69" w:rsidRDefault="007C086C" w:rsidP="00132FE8">
            <w:pPr>
              <w:spacing w:after="0" w:line="240" w:lineRule="auto"/>
              <w:jc w:val="center"/>
              <w:rPr>
                <w:rFonts w:ascii="Gill Sans MT" w:eastAsia="Times New Roman" w:hAnsi="Gill Sans MT" w:cs="Calibri"/>
                <w:sz w:val="16"/>
                <w:szCs w:val="16"/>
              </w:rPr>
            </w:pPr>
            <w:r w:rsidRPr="00C84C69">
              <w:rPr>
                <w:rFonts w:ascii="Gill Sans MT" w:eastAsia="Times New Roman" w:hAnsi="Gill Sans MT" w:cs="Calibri"/>
                <w:sz w:val="16"/>
                <w:szCs w:val="16"/>
              </w:rPr>
              <w:t>45</w:t>
            </w:r>
          </w:p>
        </w:tc>
        <w:tc>
          <w:tcPr>
            <w:tcW w:w="6766" w:type="dxa"/>
            <w:tcBorders>
              <w:top w:val="single" w:sz="4" w:space="0" w:color="auto"/>
              <w:left w:val="nil"/>
              <w:bottom w:val="nil"/>
              <w:right w:val="single" w:sz="4" w:space="0" w:color="auto"/>
            </w:tcBorders>
            <w:shd w:val="clear" w:color="auto" w:fill="auto"/>
            <w:vAlign w:val="center"/>
            <w:hideMark/>
          </w:tcPr>
          <w:p w14:paraId="47D1DD14" w14:textId="77777777" w:rsidR="007C086C" w:rsidRPr="00C84C69" w:rsidRDefault="007C086C" w:rsidP="00132FE8">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xml:space="preserve">Prepare restricted access data files </w:t>
            </w:r>
          </w:p>
        </w:tc>
        <w:tc>
          <w:tcPr>
            <w:tcW w:w="295" w:type="dxa"/>
            <w:tcBorders>
              <w:top w:val="single" w:sz="4" w:space="0" w:color="auto"/>
              <w:left w:val="nil"/>
              <w:bottom w:val="nil"/>
              <w:right w:val="single" w:sz="4" w:space="0" w:color="auto"/>
            </w:tcBorders>
            <w:shd w:val="clear" w:color="auto" w:fill="auto"/>
            <w:noWrap/>
            <w:vAlign w:val="center"/>
            <w:hideMark/>
          </w:tcPr>
          <w:p w14:paraId="591B170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single" w:sz="4" w:space="0" w:color="auto"/>
              <w:left w:val="nil"/>
              <w:bottom w:val="nil"/>
              <w:right w:val="single" w:sz="4" w:space="0" w:color="auto"/>
            </w:tcBorders>
            <w:shd w:val="clear" w:color="auto" w:fill="auto"/>
            <w:noWrap/>
            <w:vAlign w:val="center"/>
            <w:hideMark/>
          </w:tcPr>
          <w:p w14:paraId="7F4ECA9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single" w:sz="4" w:space="0" w:color="auto"/>
              <w:left w:val="nil"/>
              <w:bottom w:val="nil"/>
              <w:right w:val="single" w:sz="4" w:space="0" w:color="auto"/>
            </w:tcBorders>
            <w:shd w:val="clear" w:color="auto" w:fill="auto"/>
            <w:noWrap/>
            <w:vAlign w:val="center"/>
            <w:hideMark/>
          </w:tcPr>
          <w:p w14:paraId="0CC00B4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nil"/>
              <w:right w:val="single" w:sz="4" w:space="0" w:color="auto"/>
            </w:tcBorders>
            <w:shd w:val="clear" w:color="auto" w:fill="auto"/>
            <w:noWrap/>
            <w:vAlign w:val="center"/>
            <w:hideMark/>
          </w:tcPr>
          <w:p w14:paraId="3E7CA03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nil"/>
              <w:right w:val="single" w:sz="4" w:space="0" w:color="auto"/>
            </w:tcBorders>
            <w:shd w:val="clear" w:color="auto" w:fill="auto"/>
            <w:noWrap/>
            <w:vAlign w:val="center"/>
            <w:hideMark/>
          </w:tcPr>
          <w:p w14:paraId="4E1A610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nil"/>
              <w:right w:val="single" w:sz="4" w:space="0" w:color="auto"/>
            </w:tcBorders>
            <w:shd w:val="clear" w:color="auto" w:fill="auto"/>
            <w:noWrap/>
            <w:vAlign w:val="center"/>
            <w:hideMark/>
          </w:tcPr>
          <w:p w14:paraId="650817B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nil"/>
              <w:right w:val="single" w:sz="4" w:space="0" w:color="auto"/>
            </w:tcBorders>
            <w:shd w:val="clear" w:color="auto" w:fill="auto"/>
            <w:noWrap/>
            <w:vAlign w:val="center"/>
            <w:hideMark/>
          </w:tcPr>
          <w:p w14:paraId="0283863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nil"/>
              <w:right w:val="single" w:sz="4" w:space="0" w:color="auto"/>
            </w:tcBorders>
            <w:shd w:val="clear" w:color="auto" w:fill="auto"/>
            <w:noWrap/>
            <w:vAlign w:val="center"/>
            <w:hideMark/>
          </w:tcPr>
          <w:p w14:paraId="0AC12D6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nil"/>
              <w:right w:val="single" w:sz="4" w:space="0" w:color="auto"/>
            </w:tcBorders>
            <w:shd w:val="clear" w:color="auto" w:fill="auto"/>
            <w:noWrap/>
            <w:vAlign w:val="center"/>
            <w:hideMark/>
          </w:tcPr>
          <w:p w14:paraId="2FF6683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nil"/>
              <w:right w:val="single" w:sz="4" w:space="0" w:color="auto"/>
            </w:tcBorders>
            <w:shd w:val="clear" w:color="auto" w:fill="auto"/>
            <w:noWrap/>
            <w:vAlign w:val="center"/>
            <w:hideMark/>
          </w:tcPr>
          <w:p w14:paraId="1B09A4A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nil"/>
              <w:right w:val="single" w:sz="4" w:space="0" w:color="auto"/>
            </w:tcBorders>
            <w:shd w:val="clear" w:color="auto" w:fill="auto"/>
            <w:noWrap/>
            <w:vAlign w:val="center"/>
            <w:hideMark/>
          </w:tcPr>
          <w:p w14:paraId="5BFE3D3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nil"/>
              <w:right w:val="single" w:sz="4" w:space="0" w:color="auto"/>
            </w:tcBorders>
            <w:shd w:val="clear" w:color="auto" w:fill="auto"/>
            <w:noWrap/>
            <w:vAlign w:val="center"/>
            <w:hideMark/>
          </w:tcPr>
          <w:p w14:paraId="4380804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nil"/>
              <w:right w:val="single" w:sz="4" w:space="0" w:color="auto"/>
            </w:tcBorders>
            <w:shd w:val="clear" w:color="auto" w:fill="auto"/>
            <w:noWrap/>
            <w:vAlign w:val="center"/>
            <w:hideMark/>
          </w:tcPr>
          <w:p w14:paraId="33C5F29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nil"/>
              <w:right w:val="single" w:sz="4" w:space="0" w:color="auto"/>
            </w:tcBorders>
            <w:shd w:val="clear" w:color="auto" w:fill="auto"/>
            <w:noWrap/>
            <w:vAlign w:val="center"/>
            <w:hideMark/>
          </w:tcPr>
          <w:p w14:paraId="4BF9748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nil"/>
              <w:right w:val="single" w:sz="4" w:space="0" w:color="auto"/>
            </w:tcBorders>
            <w:shd w:val="clear" w:color="auto" w:fill="auto"/>
            <w:noWrap/>
            <w:vAlign w:val="center"/>
            <w:hideMark/>
          </w:tcPr>
          <w:p w14:paraId="3BF87D2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nil"/>
              <w:right w:val="single" w:sz="4" w:space="0" w:color="auto"/>
            </w:tcBorders>
            <w:shd w:val="clear" w:color="auto" w:fill="auto"/>
            <w:noWrap/>
            <w:vAlign w:val="center"/>
            <w:hideMark/>
          </w:tcPr>
          <w:p w14:paraId="46E5B1F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74E8E2B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254E50BD"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487C166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5B758DD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7C086C" w:rsidRPr="00C84C69" w14:paraId="42C48C23" w14:textId="77777777" w:rsidTr="00132FE8">
        <w:trPr>
          <w:trHeight w:val="240"/>
        </w:trPr>
        <w:tc>
          <w:tcPr>
            <w:tcW w:w="277" w:type="dxa"/>
            <w:tcBorders>
              <w:top w:val="nil"/>
              <w:left w:val="nil"/>
              <w:bottom w:val="single" w:sz="4" w:space="0" w:color="auto"/>
              <w:right w:val="single" w:sz="4" w:space="0" w:color="auto"/>
            </w:tcBorders>
            <w:shd w:val="clear" w:color="auto" w:fill="auto"/>
            <w:noWrap/>
            <w:hideMark/>
          </w:tcPr>
          <w:p w14:paraId="21EF4319" w14:textId="77777777" w:rsidR="007C086C" w:rsidRPr="00C84C69" w:rsidRDefault="007C086C" w:rsidP="00132FE8">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46</w:t>
            </w:r>
          </w:p>
        </w:tc>
        <w:tc>
          <w:tcPr>
            <w:tcW w:w="6766" w:type="dxa"/>
            <w:tcBorders>
              <w:top w:val="single" w:sz="4" w:space="0" w:color="auto"/>
              <w:left w:val="nil"/>
              <w:bottom w:val="nil"/>
              <w:right w:val="single" w:sz="4" w:space="0" w:color="auto"/>
            </w:tcBorders>
            <w:shd w:val="clear" w:color="auto" w:fill="auto"/>
            <w:vAlign w:val="center"/>
            <w:hideMark/>
          </w:tcPr>
          <w:p w14:paraId="72EDD3BF" w14:textId="77777777" w:rsidR="007C086C" w:rsidRPr="00C84C69" w:rsidRDefault="007C086C" w:rsidP="00132FE8">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Prepare public access data files (excludes PII)</w:t>
            </w:r>
          </w:p>
        </w:tc>
        <w:tc>
          <w:tcPr>
            <w:tcW w:w="295" w:type="dxa"/>
            <w:tcBorders>
              <w:top w:val="single" w:sz="4" w:space="0" w:color="auto"/>
              <w:left w:val="nil"/>
              <w:bottom w:val="nil"/>
              <w:right w:val="single" w:sz="4" w:space="0" w:color="auto"/>
            </w:tcBorders>
            <w:shd w:val="clear" w:color="auto" w:fill="auto"/>
            <w:noWrap/>
            <w:vAlign w:val="center"/>
            <w:hideMark/>
          </w:tcPr>
          <w:p w14:paraId="28E13309"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single" w:sz="4" w:space="0" w:color="auto"/>
              <w:left w:val="nil"/>
              <w:bottom w:val="nil"/>
              <w:right w:val="single" w:sz="4" w:space="0" w:color="auto"/>
            </w:tcBorders>
            <w:shd w:val="clear" w:color="auto" w:fill="auto"/>
            <w:noWrap/>
            <w:vAlign w:val="center"/>
            <w:hideMark/>
          </w:tcPr>
          <w:p w14:paraId="626FA26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single" w:sz="4" w:space="0" w:color="auto"/>
              <w:left w:val="nil"/>
              <w:bottom w:val="nil"/>
              <w:right w:val="single" w:sz="4" w:space="0" w:color="auto"/>
            </w:tcBorders>
            <w:shd w:val="clear" w:color="auto" w:fill="auto"/>
            <w:noWrap/>
            <w:vAlign w:val="center"/>
            <w:hideMark/>
          </w:tcPr>
          <w:p w14:paraId="6FB73EB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nil"/>
              <w:right w:val="single" w:sz="4" w:space="0" w:color="auto"/>
            </w:tcBorders>
            <w:shd w:val="clear" w:color="auto" w:fill="auto"/>
            <w:noWrap/>
            <w:vAlign w:val="center"/>
            <w:hideMark/>
          </w:tcPr>
          <w:p w14:paraId="63EDA36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nil"/>
              <w:right w:val="single" w:sz="4" w:space="0" w:color="auto"/>
            </w:tcBorders>
            <w:shd w:val="clear" w:color="auto" w:fill="auto"/>
            <w:noWrap/>
            <w:vAlign w:val="center"/>
            <w:hideMark/>
          </w:tcPr>
          <w:p w14:paraId="2EA2BE2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nil"/>
              <w:right w:val="single" w:sz="4" w:space="0" w:color="auto"/>
            </w:tcBorders>
            <w:shd w:val="clear" w:color="auto" w:fill="auto"/>
            <w:noWrap/>
            <w:vAlign w:val="center"/>
            <w:hideMark/>
          </w:tcPr>
          <w:p w14:paraId="34658AD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nil"/>
              <w:right w:val="single" w:sz="4" w:space="0" w:color="auto"/>
            </w:tcBorders>
            <w:shd w:val="clear" w:color="auto" w:fill="auto"/>
            <w:noWrap/>
            <w:vAlign w:val="center"/>
            <w:hideMark/>
          </w:tcPr>
          <w:p w14:paraId="368BA46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nil"/>
              <w:right w:val="single" w:sz="4" w:space="0" w:color="auto"/>
            </w:tcBorders>
            <w:shd w:val="clear" w:color="auto" w:fill="auto"/>
            <w:noWrap/>
            <w:vAlign w:val="center"/>
            <w:hideMark/>
          </w:tcPr>
          <w:p w14:paraId="262E146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nil"/>
              <w:right w:val="single" w:sz="4" w:space="0" w:color="auto"/>
            </w:tcBorders>
            <w:shd w:val="clear" w:color="auto" w:fill="auto"/>
            <w:noWrap/>
            <w:vAlign w:val="center"/>
            <w:hideMark/>
          </w:tcPr>
          <w:p w14:paraId="50D0795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nil"/>
              <w:right w:val="single" w:sz="4" w:space="0" w:color="auto"/>
            </w:tcBorders>
            <w:shd w:val="clear" w:color="auto" w:fill="auto"/>
            <w:noWrap/>
            <w:vAlign w:val="center"/>
            <w:hideMark/>
          </w:tcPr>
          <w:p w14:paraId="68CD0AD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nil"/>
              <w:right w:val="single" w:sz="4" w:space="0" w:color="auto"/>
            </w:tcBorders>
            <w:shd w:val="clear" w:color="auto" w:fill="auto"/>
            <w:noWrap/>
            <w:vAlign w:val="center"/>
            <w:hideMark/>
          </w:tcPr>
          <w:p w14:paraId="1D252E46"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nil"/>
              <w:right w:val="single" w:sz="4" w:space="0" w:color="auto"/>
            </w:tcBorders>
            <w:shd w:val="clear" w:color="auto" w:fill="auto"/>
            <w:noWrap/>
            <w:vAlign w:val="center"/>
            <w:hideMark/>
          </w:tcPr>
          <w:p w14:paraId="366D034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nil"/>
              <w:right w:val="single" w:sz="4" w:space="0" w:color="auto"/>
            </w:tcBorders>
            <w:shd w:val="clear" w:color="auto" w:fill="auto"/>
            <w:noWrap/>
            <w:vAlign w:val="center"/>
            <w:hideMark/>
          </w:tcPr>
          <w:p w14:paraId="0F2492F1"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nil"/>
              <w:right w:val="single" w:sz="4" w:space="0" w:color="auto"/>
            </w:tcBorders>
            <w:shd w:val="clear" w:color="auto" w:fill="auto"/>
            <w:noWrap/>
            <w:vAlign w:val="center"/>
            <w:hideMark/>
          </w:tcPr>
          <w:p w14:paraId="0925E59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nil"/>
              <w:right w:val="single" w:sz="4" w:space="0" w:color="auto"/>
            </w:tcBorders>
            <w:shd w:val="clear" w:color="auto" w:fill="auto"/>
            <w:noWrap/>
            <w:vAlign w:val="center"/>
            <w:hideMark/>
          </w:tcPr>
          <w:p w14:paraId="0DE5BAF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nil"/>
              <w:right w:val="single" w:sz="4" w:space="0" w:color="auto"/>
            </w:tcBorders>
            <w:shd w:val="clear" w:color="auto" w:fill="auto"/>
            <w:noWrap/>
            <w:vAlign w:val="center"/>
            <w:hideMark/>
          </w:tcPr>
          <w:p w14:paraId="414302F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nil"/>
              <w:right w:val="single" w:sz="4" w:space="0" w:color="auto"/>
            </w:tcBorders>
            <w:shd w:val="clear" w:color="auto" w:fill="auto"/>
            <w:noWrap/>
            <w:vAlign w:val="center"/>
            <w:hideMark/>
          </w:tcPr>
          <w:p w14:paraId="42D5275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06528F72"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2855B84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7B8BF1B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7C086C" w:rsidRPr="00C84C69" w14:paraId="2E482AAB" w14:textId="77777777" w:rsidTr="00132FE8">
        <w:trPr>
          <w:trHeight w:val="240"/>
        </w:trPr>
        <w:tc>
          <w:tcPr>
            <w:tcW w:w="277" w:type="dxa"/>
            <w:tcBorders>
              <w:top w:val="nil"/>
              <w:left w:val="nil"/>
              <w:bottom w:val="single" w:sz="4" w:space="0" w:color="auto"/>
              <w:right w:val="single" w:sz="4" w:space="0" w:color="auto"/>
            </w:tcBorders>
            <w:shd w:val="clear" w:color="auto" w:fill="auto"/>
            <w:noWrap/>
            <w:hideMark/>
          </w:tcPr>
          <w:p w14:paraId="0940FD66" w14:textId="77777777" w:rsidR="007C086C" w:rsidRPr="00C84C69" w:rsidRDefault="007C086C" w:rsidP="00132FE8">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47</w:t>
            </w:r>
          </w:p>
        </w:tc>
        <w:tc>
          <w:tcPr>
            <w:tcW w:w="6766" w:type="dxa"/>
            <w:tcBorders>
              <w:top w:val="single" w:sz="4" w:space="0" w:color="auto"/>
              <w:left w:val="nil"/>
              <w:bottom w:val="single" w:sz="8" w:space="0" w:color="auto"/>
              <w:right w:val="single" w:sz="4" w:space="0" w:color="auto"/>
            </w:tcBorders>
            <w:shd w:val="clear" w:color="auto" w:fill="auto"/>
            <w:vAlign w:val="center"/>
            <w:hideMark/>
          </w:tcPr>
          <w:p w14:paraId="1D45EE00" w14:textId="77777777" w:rsidR="007C086C" w:rsidRPr="00C84C69" w:rsidRDefault="007C086C" w:rsidP="00132FE8">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Enter values in USAID'S Development Information Solution</w:t>
            </w:r>
          </w:p>
        </w:tc>
        <w:tc>
          <w:tcPr>
            <w:tcW w:w="295" w:type="dxa"/>
            <w:tcBorders>
              <w:top w:val="single" w:sz="4" w:space="0" w:color="auto"/>
              <w:left w:val="nil"/>
              <w:bottom w:val="single" w:sz="8" w:space="0" w:color="auto"/>
              <w:right w:val="single" w:sz="4" w:space="0" w:color="auto"/>
            </w:tcBorders>
            <w:shd w:val="clear" w:color="auto" w:fill="auto"/>
            <w:noWrap/>
            <w:vAlign w:val="center"/>
            <w:hideMark/>
          </w:tcPr>
          <w:p w14:paraId="1EC8357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single" w:sz="4" w:space="0" w:color="auto"/>
              <w:left w:val="nil"/>
              <w:bottom w:val="single" w:sz="8" w:space="0" w:color="auto"/>
              <w:right w:val="single" w:sz="4" w:space="0" w:color="auto"/>
            </w:tcBorders>
            <w:shd w:val="clear" w:color="auto" w:fill="auto"/>
            <w:noWrap/>
            <w:vAlign w:val="center"/>
            <w:hideMark/>
          </w:tcPr>
          <w:p w14:paraId="01B7EA4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single" w:sz="4" w:space="0" w:color="auto"/>
              <w:left w:val="nil"/>
              <w:bottom w:val="single" w:sz="8" w:space="0" w:color="auto"/>
              <w:right w:val="single" w:sz="4" w:space="0" w:color="auto"/>
            </w:tcBorders>
            <w:shd w:val="clear" w:color="auto" w:fill="auto"/>
            <w:noWrap/>
            <w:vAlign w:val="center"/>
            <w:hideMark/>
          </w:tcPr>
          <w:p w14:paraId="07A45E2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single" w:sz="8" w:space="0" w:color="auto"/>
              <w:right w:val="single" w:sz="4" w:space="0" w:color="auto"/>
            </w:tcBorders>
            <w:shd w:val="clear" w:color="auto" w:fill="auto"/>
            <w:noWrap/>
            <w:vAlign w:val="center"/>
            <w:hideMark/>
          </w:tcPr>
          <w:p w14:paraId="47BD7B6E"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single" w:sz="8" w:space="0" w:color="auto"/>
              <w:right w:val="single" w:sz="4" w:space="0" w:color="auto"/>
            </w:tcBorders>
            <w:shd w:val="clear" w:color="auto" w:fill="auto"/>
            <w:noWrap/>
            <w:vAlign w:val="center"/>
            <w:hideMark/>
          </w:tcPr>
          <w:p w14:paraId="4B34F35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single" w:sz="8" w:space="0" w:color="auto"/>
              <w:right w:val="single" w:sz="4" w:space="0" w:color="auto"/>
            </w:tcBorders>
            <w:shd w:val="clear" w:color="auto" w:fill="auto"/>
            <w:noWrap/>
            <w:vAlign w:val="center"/>
            <w:hideMark/>
          </w:tcPr>
          <w:p w14:paraId="4967E044"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single" w:sz="8" w:space="0" w:color="auto"/>
              <w:right w:val="single" w:sz="4" w:space="0" w:color="auto"/>
            </w:tcBorders>
            <w:shd w:val="clear" w:color="auto" w:fill="auto"/>
            <w:noWrap/>
            <w:vAlign w:val="center"/>
            <w:hideMark/>
          </w:tcPr>
          <w:p w14:paraId="3113691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single" w:sz="8" w:space="0" w:color="auto"/>
              <w:right w:val="single" w:sz="4" w:space="0" w:color="auto"/>
            </w:tcBorders>
            <w:shd w:val="clear" w:color="auto" w:fill="auto"/>
            <w:noWrap/>
            <w:vAlign w:val="center"/>
            <w:hideMark/>
          </w:tcPr>
          <w:p w14:paraId="50B48AA0"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single" w:sz="8" w:space="0" w:color="auto"/>
              <w:right w:val="single" w:sz="4" w:space="0" w:color="auto"/>
            </w:tcBorders>
            <w:shd w:val="clear" w:color="auto" w:fill="auto"/>
            <w:noWrap/>
            <w:vAlign w:val="center"/>
            <w:hideMark/>
          </w:tcPr>
          <w:p w14:paraId="3936F71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single" w:sz="8" w:space="0" w:color="auto"/>
              <w:right w:val="single" w:sz="4" w:space="0" w:color="auto"/>
            </w:tcBorders>
            <w:shd w:val="clear" w:color="auto" w:fill="auto"/>
            <w:noWrap/>
            <w:vAlign w:val="center"/>
            <w:hideMark/>
          </w:tcPr>
          <w:p w14:paraId="0CB1F47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single" w:sz="8" w:space="0" w:color="auto"/>
              <w:right w:val="single" w:sz="4" w:space="0" w:color="auto"/>
            </w:tcBorders>
            <w:shd w:val="clear" w:color="auto" w:fill="auto"/>
            <w:noWrap/>
            <w:vAlign w:val="center"/>
            <w:hideMark/>
          </w:tcPr>
          <w:p w14:paraId="21FC3B2B"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single" w:sz="8" w:space="0" w:color="auto"/>
              <w:right w:val="single" w:sz="4" w:space="0" w:color="auto"/>
            </w:tcBorders>
            <w:shd w:val="clear" w:color="auto" w:fill="auto"/>
            <w:noWrap/>
            <w:vAlign w:val="center"/>
            <w:hideMark/>
          </w:tcPr>
          <w:p w14:paraId="6476B477"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single" w:sz="8" w:space="0" w:color="auto"/>
              <w:right w:val="single" w:sz="4" w:space="0" w:color="auto"/>
            </w:tcBorders>
            <w:shd w:val="clear" w:color="auto" w:fill="auto"/>
            <w:noWrap/>
            <w:vAlign w:val="center"/>
            <w:hideMark/>
          </w:tcPr>
          <w:p w14:paraId="38F61CE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single" w:sz="8" w:space="0" w:color="auto"/>
              <w:right w:val="single" w:sz="4" w:space="0" w:color="auto"/>
            </w:tcBorders>
            <w:shd w:val="clear" w:color="auto" w:fill="auto"/>
            <w:noWrap/>
            <w:vAlign w:val="center"/>
            <w:hideMark/>
          </w:tcPr>
          <w:p w14:paraId="54BEFA45"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single" w:sz="8" w:space="0" w:color="auto"/>
              <w:right w:val="single" w:sz="4" w:space="0" w:color="auto"/>
            </w:tcBorders>
            <w:shd w:val="clear" w:color="auto" w:fill="auto"/>
            <w:noWrap/>
            <w:vAlign w:val="center"/>
            <w:hideMark/>
          </w:tcPr>
          <w:p w14:paraId="3D93FFA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single" w:sz="8" w:space="0" w:color="auto"/>
              <w:right w:val="single" w:sz="4" w:space="0" w:color="auto"/>
            </w:tcBorders>
            <w:shd w:val="clear" w:color="auto" w:fill="auto"/>
            <w:noWrap/>
            <w:vAlign w:val="center"/>
            <w:hideMark/>
          </w:tcPr>
          <w:p w14:paraId="71C4B583"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single" w:sz="8" w:space="0" w:color="auto"/>
              <w:right w:val="single" w:sz="4" w:space="0" w:color="auto"/>
            </w:tcBorders>
            <w:shd w:val="clear" w:color="auto" w:fill="auto"/>
            <w:noWrap/>
            <w:vAlign w:val="center"/>
            <w:hideMark/>
          </w:tcPr>
          <w:p w14:paraId="227453BC"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8" w:space="0" w:color="auto"/>
              <w:right w:val="nil"/>
            </w:tcBorders>
            <w:shd w:val="clear" w:color="auto" w:fill="auto"/>
            <w:noWrap/>
            <w:vAlign w:val="center"/>
            <w:hideMark/>
          </w:tcPr>
          <w:p w14:paraId="63BD118F"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8" w:space="0" w:color="auto"/>
              <w:right w:val="nil"/>
            </w:tcBorders>
            <w:shd w:val="clear" w:color="auto" w:fill="auto"/>
            <w:noWrap/>
            <w:vAlign w:val="center"/>
            <w:hideMark/>
          </w:tcPr>
          <w:p w14:paraId="675798FA"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single" w:sz="4" w:space="0" w:color="auto"/>
            </w:tcBorders>
            <w:shd w:val="thinDiagCross" w:color="FFFFFF" w:fill="D37D28"/>
            <w:noWrap/>
            <w:vAlign w:val="center"/>
            <w:hideMark/>
          </w:tcPr>
          <w:p w14:paraId="26949C98" w14:textId="77777777" w:rsidR="007C086C" w:rsidRPr="00C84C69" w:rsidRDefault="007C086C" w:rsidP="00132FE8">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bl>
    <w:p w14:paraId="2199A57C" w14:textId="77777777" w:rsidR="007C086C" w:rsidRPr="00C84C69" w:rsidRDefault="007C086C" w:rsidP="007C086C">
      <w:pPr>
        <w:tabs>
          <w:tab w:val="left" w:pos="9451"/>
          <w:tab w:val="left" w:pos="9747"/>
          <w:tab w:val="left" w:pos="10043"/>
          <w:tab w:val="left" w:pos="10339"/>
          <w:tab w:val="left" w:pos="10635"/>
          <w:tab w:val="left" w:pos="10931"/>
          <w:tab w:val="left" w:pos="11227"/>
          <w:tab w:val="left" w:pos="11523"/>
          <w:tab w:val="left" w:pos="11819"/>
          <w:tab w:val="left" w:pos="12115"/>
          <w:tab w:val="left" w:pos="12411"/>
          <w:tab w:val="left" w:pos="12707"/>
        </w:tabs>
        <w:spacing w:after="0" w:line="240" w:lineRule="auto"/>
        <w:ind w:left="43"/>
        <w:rPr>
          <w:rFonts w:ascii="Gill Sans MT" w:eastAsia="Times New Roman" w:hAnsi="Gill Sans MT"/>
          <w:sz w:val="16"/>
          <w:szCs w:val="16"/>
        </w:rPr>
      </w:pPr>
      <w:r w:rsidRPr="00966E4B">
        <w:rPr>
          <w:rFonts w:ascii="Gill Sans MT" w:eastAsia="Times New Roman" w:hAnsi="Gill Sans MT" w:cs="Calibri"/>
          <w:color w:val="000000"/>
          <w:sz w:val="16"/>
          <w:szCs w:val="16"/>
        </w:rPr>
        <w:t xml:space="preserve">Notes: IRB – institutional review board; RFP – request for proposal; PSU – primary sampling unit; CAPI – computer-assisted personal interviewing; </w:t>
      </w:r>
      <w:proofErr w:type="spellStart"/>
      <w:r w:rsidRPr="00966E4B">
        <w:rPr>
          <w:rFonts w:ascii="Gill Sans MT" w:eastAsia="Times New Roman" w:hAnsi="Gill Sans MT" w:cs="Calibri"/>
          <w:color w:val="000000"/>
          <w:sz w:val="16"/>
          <w:szCs w:val="16"/>
        </w:rPr>
        <w:t>CSPro</w:t>
      </w:r>
      <w:proofErr w:type="spellEnd"/>
      <w:r w:rsidRPr="00966E4B">
        <w:rPr>
          <w:rFonts w:ascii="Gill Sans MT" w:eastAsia="Times New Roman" w:hAnsi="Gill Sans MT" w:cs="Calibri"/>
          <w:color w:val="000000"/>
          <w:sz w:val="16"/>
          <w:szCs w:val="16"/>
        </w:rPr>
        <w:t xml:space="preserve"> – census and survey processing system; PII – personally identifiable information</w:t>
      </w:r>
      <w:r w:rsidRPr="00C84C69">
        <w:rPr>
          <w:rFonts w:ascii="Gill Sans MT" w:eastAsia="Times New Roman" w:hAnsi="Gill Sans MT" w:cs="Calibri"/>
          <w:color w:val="000000"/>
          <w:sz w:val="16"/>
          <w:szCs w:val="16"/>
        </w:rPr>
        <w:tab/>
      </w:r>
      <w:r w:rsidRPr="00C84C69">
        <w:rPr>
          <w:rFonts w:ascii="Gill Sans MT" w:eastAsia="Times New Roman" w:hAnsi="Gill Sans MT"/>
          <w:sz w:val="16"/>
          <w:szCs w:val="16"/>
        </w:rPr>
        <w:tab/>
      </w:r>
      <w:r w:rsidRPr="00C84C69">
        <w:rPr>
          <w:rFonts w:ascii="Gill Sans MT" w:eastAsia="Times New Roman" w:hAnsi="Gill Sans MT"/>
          <w:sz w:val="16"/>
          <w:szCs w:val="16"/>
        </w:rPr>
        <w:tab/>
      </w:r>
      <w:r w:rsidRPr="00C84C69">
        <w:rPr>
          <w:rFonts w:ascii="Gill Sans MT" w:eastAsia="Times New Roman" w:hAnsi="Gill Sans MT"/>
          <w:sz w:val="16"/>
          <w:szCs w:val="16"/>
        </w:rPr>
        <w:tab/>
      </w:r>
      <w:r w:rsidRPr="00C84C69">
        <w:rPr>
          <w:rFonts w:ascii="Gill Sans MT" w:eastAsia="Times New Roman" w:hAnsi="Gill Sans MT"/>
          <w:sz w:val="16"/>
          <w:szCs w:val="16"/>
        </w:rPr>
        <w:tab/>
      </w:r>
      <w:r w:rsidRPr="00C84C69">
        <w:rPr>
          <w:rFonts w:ascii="Gill Sans MT" w:eastAsia="Times New Roman" w:hAnsi="Gill Sans MT"/>
          <w:sz w:val="16"/>
          <w:szCs w:val="16"/>
        </w:rPr>
        <w:tab/>
      </w:r>
      <w:r w:rsidRPr="00C84C69">
        <w:rPr>
          <w:rFonts w:ascii="Gill Sans MT" w:eastAsia="Times New Roman" w:hAnsi="Gill Sans MT"/>
          <w:sz w:val="16"/>
          <w:szCs w:val="16"/>
        </w:rPr>
        <w:tab/>
      </w:r>
      <w:r w:rsidRPr="00C84C69">
        <w:rPr>
          <w:rFonts w:ascii="Gill Sans MT" w:eastAsia="Times New Roman" w:hAnsi="Gill Sans MT"/>
          <w:sz w:val="16"/>
          <w:szCs w:val="16"/>
        </w:rPr>
        <w:tab/>
      </w:r>
      <w:r w:rsidRPr="00C84C69">
        <w:rPr>
          <w:rFonts w:ascii="Gill Sans MT" w:eastAsia="Times New Roman" w:hAnsi="Gill Sans MT"/>
          <w:sz w:val="16"/>
          <w:szCs w:val="16"/>
        </w:rPr>
        <w:tab/>
      </w:r>
      <w:r w:rsidRPr="00C84C69">
        <w:rPr>
          <w:rFonts w:ascii="Gill Sans MT" w:eastAsia="Times New Roman" w:hAnsi="Gill Sans MT"/>
          <w:sz w:val="16"/>
          <w:szCs w:val="16"/>
        </w:rPr>
        <w:tab/>
      </w:r>
      <w:r w:rsidRPr="00C84C69">
        <w:rPr>
          <w:rFonts w:ascii="Gill Sans MT" w:eastAsia="Times New Roman" w:hAnsi="Gill Sans MT"/>
          <w:sz w:val="16"/>
          <w:szCs w:val="16"/>
        </w:rPr>
        <w:tab/>
      </w:r>
    </w:p>
    <w:p w14:paraId="1E6E44D7" w14:textId="77777777" w:rsidR="007C086C" w:rsidRPr="00C84C69" w:rsidRDefault="007C086C" w:rsidP="007C086C">
      <w:pPr>
        <w:tabs>
          <w:tab w:val="left" w:pos="320"/>
          <w:tab w:val="left" w:pos="7086"/>
          <w:tab w:val="left" w:pos="7381"/>
          <w:tab w:val="left" w:pos="7676"/>
          <w:tab w:val="left" w:pos="7971"/>
          <w:tab w:val="left" w:pos="8267"/>
          <w:tab w:val="left" w:pos="8563"/>
          <w:tab w:val="left" w:pos="8859"/>
          <w:tab w:val="left" w:pos="9155"/>
          <w:tab w:val="left" w:pos="9451"/>
          <w:tab w:val="left" w:pos="9747"/>
          <w:tab w:val="left" w:pos="10043"/>
          <w:tab w:val="left" w:pos="10339"/>
          <w:tab w:val="left" w:pos="10635"/>
          <w:tab w:val="left" w:pos="10931"/>
          <w:tab w:val="left" w:pos="11227"/>
          <w:tab w:val="left" w:pos="11523"/>
          <w:tab w:val="left" w:pos="11819"/>
          <w:tab w:val="left" w:pos="12115"/>
          <w:tab w:val="left" w:pos="12411"/>
          <w:tab w:val="left" w:pos="12707"/>
        </w:tabs>
        <w:spacing w:after="0" w:line="240" w:lineRule="auto"/>
        <w:ind w:left="43"/>
        <w:rPr>
          <w:rFonts w:ascii="Gill Sans MT" w:eastAsia="Times New Roman" w:hAnsi="Gill Sans MT"/>
          <w:sz w:val="16"/>
          <w:szCs w:val="16"/>
        </w:rPr>
      </w:pPr>
      <w:r w:rsidRPr="00C84C69">
        <w:rPr>
          <w:rFonts w:ascii="Gill Sans MT" w:eastAsia="Times New Roman" w:hAnsi="Gill Sans MT"/>
          <w:sz w:val="16"/>
          <w:szCs w:val="16"/>
        </w:rPr>
        <w:tab/>
      </w:r>
      <w:r w:rsidRPr="00C84C69">
        <w:rPr>
          <w:rFonts w:ascii="Gill Sans MT" w:eastAsia="Times New Roman" w:hAnsi="Gill Sans MT"/>
          <w:sz w:val="16"/>
          <w:szCs w:val="16"/>
        </w:rPr>
        <w:tab/>
      </w:r>
      <w:r w:rsidRPr="00C84C69">
        <w:rPr>
          <w:rFonts w:ascii="Gill Sans MT" w:eastAsia="Times New Roman" w:hAnsi="Gill Sans MT"/>
          <w:sz w:val="16"/>
          <w:szCs w:val="16"/>
        </w:rPr>
        <w:tab/>
      </w:r>
      <w:r w:rsidRPr="00C84C69">
        <w:rPr>
          <w:rFonts w:ascii="Gill Sans MT" w:eastAsia="Times New Roman" w:hAnsi="Gill Sans MT"/>
          <w:sz w:val="16"/>
          <w:szCs w:val="16"/>
        </w:rPr>
        <w:tab/>
      </w:r>
      <w:r w:rsidRPr="00C84C69">
        <w:rPr>
          <w:rFonts w:ascii="Gill Sans MT" w:eastAsia="Times New Roman" w:hAnsi="Gill Sans MT"/>
          <w:sz w:val="16"/>
          <w:szCs w:val="16"/>
        </w:rPr>
        <w:tab/>
      </w:r>
      <w:r w:rsidRPr="00C84C69">
        <w:rPr>
          <w:rFonts w:ascii="Gill Sans MT" w:eastAsia="Times New Roman" w:hAnsi="Gill Sans MT"/>
          <w:sz w:val="16"/>
          <w:szCs w:val="16"/>
        </w:rPr>
        <w:tab/>
      </w:r>
      <w:r w:rsidRPr="00C84C69">
        <w:rPr>
          <w:rFonts w:ascii="Gill Sans MT" w:eastAsia="Times New Roman" w:hAnsi="Gill Sans MT"/>
          <w:sz w:val="16"/>
          <w:szCs w:val="16"/>
        </w:rPr>
        <w:tab/>
      </w:r>
      <w:r w:rsidRPr="00C84C69">
        <w:rPr>
          <w:rFonts w:ascii="Gill Sans MT" w:eastAsia="Times New Roman" w:hAnsi="Gill Sans MT"/>
          <w:sz w:val="16"/>
          <w:szCs w:val="16"/>
        </w:rPr>
        <w:tab/>
      </w:r>
      <w:r w:rsidRPr="00C84C69">
        <w:rPr>
          <w:rFonts w:ascii="Gill Sans MT" w:eastAsia="Times New Roman" w:hAnsi="Gill Sans MT"/>
          <w:sz w:val="16"/>
          <w:szCs w:val="16"/>
        </w:rPr>
        <w:tab/>
      </w:r>
      <w:r w:rsidRPr="00C84C69">
        <w:rPr>
          <w:rFonts w:ascii="Gill Sans MT" w:eastAsia="Times New Roman" w:hAnsi="Gill Sans MT"/>
          <w:sz w:val="16"/>
          <w:szCs w:val="16"/>
        </w:rPr>
        <w:tab/>
      </w:r>
      <w:r w:rsidRPr="00C84C69">
        <w:rPr>
          <w:rFonts w:ascii="Gill Sans MT" w:eastAsia="Times New Roman" w:hAnsi="Gill Sans MT"/>
          <w:sz w:val="16"/>
          <w:szCs w:val="16"/>
        </w:rPr>
        <w:tab/>
      </w:r>
      <w:r w:rsidRPr="00C84C69">
        <w:rPr>
          <w:rFonts w:ascii="Gill Sans MT" w:eastAsia="Times New Roman" w:hAnsi="Gill Sans MT"/>
          <w:sz w:val="16"/>
          <w:szCs w:val="16"/>
        </w:rPr>
        <w:tab/>
      </w:r>
      <w:r w:rsidRPr="00C84C69">
        <w:rPr>
          <w:rFonts w:ascii="Gill Sans MT" w:eastAsia="Times New Roman" w:hAnsi="Gill Sans MT"/>
          <w:sz w:val="16"/>
          <w:szCs w:val="16"/>
        </w:rPr>
        <w:tab/>
      </w:r>
      <w:r w:rsidRPr="00C84C69">
        <w:rPr>
          <w:rFonts w:ascii="Gill Sans MT" w:eastAsia="Times New Roman" w:hAnsi="Gill Sans MT"/>
          <w:sz w:val="16"/>
          <w:szCs w:val="16"/>
        </w:rPr>
        <w:tab/>
      </w:r>
      <w:r w:rsidRPr="00C84C69">
        <w:rPr>
          <w:rFonts w:ascii="Gill Sans MT" w:eastAsia="Times New Roman" w:hAnsi="Gill Sans MT"/>
          <w:sz w:val="16"/>
          <w:szCs w:val="16"/>
        </w:rPr>
        <w:tab/>
      </w:r>
      <w:r w:rsidRPr="00C84C69">
        <w:rPr>
          <w:rFonts w:ascii="Gill Sans MT" w:eastAsia="Times New Roman" w:hAnsi="Gill Sans MT"/>
          <w:sz w:val="16"/>
          <w:szCs w:val="16"/>
        </w:rPr>
        <w:tab/>
      </w:r>
      <w:r w:rsidRPr="00C84C69">
        <w:rPr>
          <w:rFonts w:ascii="Gill Sans MT" w:eastAsia="Times New Roman" w:hAnsi="Gill Sans MT"/>
          <w:sz w:val="16"/>
          <w:szCs w:val="16"/>
        </w:rPr>
        <w:tab/>
      </w:r>
      <w:r w:rsidRPr="00C84C69">
        <w:rPr>
          <w:rFonts w:ascii="Gill Sans MT" w:eastAsia="Times New Roman" w:hAnsi="Gill Sans MT"/>
          <w:sz w:val="16"/>
          <w:szCs w:val="16"/>
        </w:rPr>
        <w:tab/>
      </w:r>
      <w:r w:rsidRPr="00C84C69">
        <w:rPr>
          <w:rFonts w:ascii="Gill Sans MT" w:eastAsia="Times New Roman" w:hAnsi="Gill Sans MT"/>
          <w:sz w:val="16"/>
          <w:szCs w:val="16"/>
        </w:rPr>
        <w:tab/>
      </w:r>
      <w:r w:rsidRPr="00C84C69">
        <w:rPr>
          <w:rFonts w:ascii="Gill Sans MT" w:eastAsia="Times New Roman" w:hAnsi="Gill Sans MT"/>
          <w:sz w:val="16"/>
          <w:szCs w:val="16"/>
        </w:rPr>
        <w:tab/>
      </w:r>
      <w:r w:rsidRPr="00C84C69">
        <w:rPr>
          <w:rFonts w:ascii="Gill Sans MT" w:eastAsia="Times New Roman" w:hAnsi="Gill Sans MT"/>
          <w:sz w:val="16"/>
          <w:szCs w:val="16"/>
        </w:rPr>
        <w:tab/>
      </w:r>
    </w:p>
    <w:p w14:paraId="0753A7D4" w14:textId="77777777" w:rsidR="007C086C" w:rsidRPr="00E33C8F" w:rsidRDefault="007C086C" w:rsidP="007C086C">
      <w:pPr>
        <w:spacing w:after="0" w:line="240" w:lineRule="auto"/>
        <w:ind w:left="43"/>
        <w:rPr>
          <w:rFonts w:ascii="Gill Sans MT" w:eastAsia="Times New Roman" w:hAnsi="Gill Sans MT" w:cs="Calibri"/>
          <w:sz w:val="16"/>
          <w:szCs w:val="16"/>
        </w:rPr>
      </w:pPr>
      <w:r w:rsidRPr="00C84C69">
        <w:rPr>
          <w:rFonts w:ascii="Gill Sans MT" w:eastAsia="Times New Roman" w:hAnsi="Gill Sans MT" w:cs="Calibri"/>
          <w:sz w:val="16"/>
          <w:szCs w:val="16"/>
        </w:rPr>
        <w:t>This Gantt chart is predicated on the use of existing core survey documentation (questionnaire, manuals, data entry program, etc.) that need only be customized for country-specific details. Addition of new questions, modules, or procedures will require considered revision and extension of the timeline represented here.</w:t>
      </w:r>
    </w:p>
    <w:p w14:paraId="00000C78" w14:textId="3C187A51" w:rsidR="00CA4C6D" w:rsidRPr="00C212DA" w:rsidRDefault="00CA4C6D">
      <w:pPr>
        <w:keepNext/>
        <w:pBdr>
          <w:top w:val="nil"/>
          <w:left w:val="nil"/>
          <w:bottom w:val="nil"/>
          <w:right w:val="nil"/>
          <w:between w:val="nil"/>
        </w:pBdr>
        <w:spacing w:before="220" w:after="120"/>
        <w:rPr>
          <w:rFonts w:ascii="Gill Sans MT" w:eastAsia="Gill Sans" w:hAnsi="Gill Sans MT" w:cs="Gill Sans"/>
          <w:color w:val="000000"/>
        </w:rPr>
        <w:sectPr w:rsidR="00CA4C6D" w:rsidRPr="00C212DA" w:rsidSect="00C57C7F">
          <w:footerReference w:type="default" r:id="rId22"/>
          <w:pgSz w:w="15840" w:h="12240" w:orient="landscape"/>
          <w:pgMar w:top="1440" w:right="1440" w:bottom="1440" w:left="1440" w:header="720" w:footer="720" w:gutter="0"/>
          <w:cols w:space="720"/>
        </w:sectPr>
      </w:pPr>
    </w:p>
    <w:p w14:paraId="00000C79" w14:textId="60D030E7" w:rsidR="00CA4C6D" w:rsidRDefault="00D650E5" w:rsidP="00E33C8F">
      <w:pPr>
        <w:pStyle w:val="Heading2"/>
      </w:pPr>
      <w:bookmarkStart w:id="16" w:name="_Toc69803319"/>
      <w:bookmarkStart w:id="17" w:name="_Toc70638331"/>
      <w:bookmarkStart w:id="18" w:name="_Toc71619700"/>
      <w:r w:rsidRPr="00C212DA">
        <w:t>1.2</w:t>
      </w:r>
      <w:r w:rsidRPr="00C212DA">
        <w:tab/>
        <w:t>Steps in selecting the sample for a ZOI Midline Survey</w:t>
      </w:r>
      <w:bookmarkEnd w:id="16"/>
      <w:bookmarkEnd w:id="17"/>
      <w:bookmarkEnd w:id="18"/>
    </w:p>
    <w:p w14:paraId="2DF0ECEE" w14:textId="77777777" w:rsidR="00E33C8F" w:rsidRPr="00C212DA" w:rsidRDefault="00E33C8F">
      <w:pPr>
        <w:pStyle w:val="Heading2"/>
        <w:ind w:firstLine="720"/>
        <w:rPr>
          <w:del w:id="19" w:author="Zalisk, Kirsten" w:date="2021-03-26T21:04:00Z"/>
        </w:rPr>
      </w:pPr>
    </w:p>
    <w:p w14:paraId="00000C7A"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 xml:space="preserve">Three main steps are involved in selecting a representative sample of households to interview for a ZOI Midline Survey: </w:t>
      </w:r>
    </w:p>
    <w:p w14:paraId="00000C7B"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color w:val="000000"/>
        </w:rPr>
        <w:t xml:space="preserve">Step 1: Select a representative sample of survey clusters. </w:t>
      </w:r>
      <w:bookmarkStart w:id="20" w:name="_GoBack"/>
      <w:bookmarkEnd w:id="20"/>
    </w:p>
    <w:p w14:paraId="00000C7C"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color w:val="000000"/>
        </w:rPr>
        <w:t xml:space="preserve">Step 2: Create an accurate, comprehensive list of all households in each cluster. </w:t>
      </w:r>
    </w:p>
    <w:p w14:paraId="00000C7D" w14:textId="77777777" w:rsidR="00CA4C6D" w:rsidRPr="00C212DA" w:rsidRDefault="00D650E5">
      <w:pPr>
        <w:numPr>
          <w:ilvl w:val="0"/>
          <w:numId w:val="5"/>
        </w:numPr>
        <w:pBdr>
          <w:top w:val="nil"/>
          <w:left w:val="nil"/>
          <w:bottom w:val="nil"/>
          <w:right w:val="nil"/>
          <w:between w:val="nil"/>
        </w:pBdr>
        <w:rPr>
          <w:rFonts w:ascii="Gill Sans MT" w:hAnsi="Gill Sans MT"/>
        </w:rPr>
      </w:pPr>
      <w:r w:rsidRPr="00C212DA">
        <w:rPr>
          <w:rFonts w:ascii="Gill Sans MT" w:eastAsia="Gill Sans" w:hAnsi="Gill Sans MT" w:cs="Gill Sans"/>
          <w:color w:val="000000"/>
        </w:rPr>
        <w:t>Step 3: Randomly select households to be interviewed in each cluster.</w:t>
      </w:r>
    </w:p>
    <w:p w14:paraId="00000C7E"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The focus of this manual is on Step 2, the household listing procedure.</w:t>
      </w:r>
    </w:p>
    <w:p w14:paraId="00000C7F" w14:textId="77777777" w:rsidR="00CA4C6D" w:rsidRPr="00C212DA" w:rsidRDefault="00D650E5">
      <w:pPr>
        <w:pStyle w:val="Heading2"/>
        <w:ind w:firstLine="720"/>
      </w:pPr>
      <w:bookmarkStart w:id="21" w:name="_Toc69803320"/>
      <w:bookmarkStart w:id="22" w:name="_Toc70638332"/>
      <w:bookmarkStart w:id="23" w:name="_Toc71619701"/>
      <w:r w:rsidRPr="00C212DA">
        <w:t>1.3</w:t>
      </w:r>
      <w:r w:rsidRPr="00C212DA">
        <w:tab/>
        <w:t>Confidentiality</w:t>
      </w:r>
      <w:bookmarkEnd w:id="21"/>
      <w:bookmarkEnd w:id="22"/>
      <w:bookmarkEnd w:id="23"/>
    </w:p>
    <w:p w14:paraId="00000C80" w14:textId="70B9F562" w:rsidR="00CA4C6D" w:rsidRPr="00C212DA" w:rsidRDefault="001742CE">
      <w:pPr>
        <w:pBdr>
          <w:top w:val="nil"/>
          <w:left w:val="nil"/>
          <w:bottom w:val="nil"/>
          <w:right w:val="nil"/>
          <w:between w:val="nil"/>
        </w:pBdr>
        <w:rPr>
          <w:rFonts w:ascii="Gill Sans MT" w:eastAsia="Gill Sans" w:hAnsi="Gill Sans MT" w:cs="Gill Sans"/>
          <w:color w:val="000000"/>
        </w:rPr>
      </w:pPr>
      <w:r>
        <w:rPr>
          <w:noProof/>
        </w:rPr>
        <mc:AlternateContent>
          <mc:Choice Requires="wps">
            <w:drawing>
              <wp:anchor distT="45720" distB="45720" distL="114300" distR="114300" simplePos="0" relativeHeight="251659264" behindDoc="0" locked="0" layoutInCell="1" allowOverlap="1" wp14:anchorId="2907B168" wp14:editId="272D9F8D">
                <wp:simplePos x="0" y="0"/>
                <wp:positionH relativeFrom="margin">
                  <wp:posOffset>3566160</wp:posOffset>
                </wp:positionH>
                <wp:positionV relativeFrom="paragraph">
                  <wp:posOffset>992505</wp:posOffset>
                </wp:positionV>
                <wp:extent cx="2354580" cy="2362200"/>
                <wp:effectExtent l="0" t="0" r="2286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4580" cy="2362200"/>
                        </a:xfrm>
                        <a:prstGeom prst="rect">
                          <a:avLst/>
                        </a:prstGeom>
                        <a:solidFill>
                          <a:srgbClr val="4799B5">
                            <a:alpha val="20000"/>
                          </a:srgbClr>
                        </a:solidFill>
                        <a:ln w="12700">
                          <a:solidFill>
                            <a:srgbClr val="4799B5"/>
                          </a:solidFill>
                          <a:miter lim="800000"/>
                          <a:headEnd/>
                          <a:tailEnd/>
                        </a:ln>
                      </wps:spPr>
                      <wps:txbx>
                        <w:txbxContent>
                          <w:p w14:paraId="5C4F2295" w14:textId="77777777" w:rsidR="001742CE" w:rsidRPr="002417B3" w:rsidRDefault="001742CE" w:rsidP="001742CE">
                            <w:pPr>
                              <w:pStyle w:val="NoSpacing"/>
                              <w:spacing w:after="120" w:line="259" w:lineRule="auto"/>
                              <w:jc w:val="center"/>
                              <w:rPr>
                                <w:rFonts w:ascii="Gill Sans MT" w:hAnsi="Gill Sans MT"/>
                                <w:b/>
                                <w:bCs/>
                                <w:color w:val="000000" w:themeColor="text1"/>
                                <w:sz w:val="20"/>
                                <w:szCs w:val="20"/>
                              </w:rPr>
                            </w:pPr>
                            <w:r>
                              <w:rPr>
                                <w:rFonts w:ascii="Gill Sans MT" w:hAnsi="Gill Sans MT"/>
                                <w:b/>
                                <w:bCs/>
                                <w:color w:val="000000" w:themeColor="text1"/>
                                <w:sz w:val="20"/>
                                <w:szCs w:val="20"/>
                              </w:rPr>
                              <w:t>Keep Information a</w:t>
                            </w:r>
                            <w:r w:rsidRPr="002417B3">
                              <w:rPr>
                                <w:rFonts w:ascii="Gill Sans MT" w:hAnsi="Gill Sans MT"/>
                                <w:b/>
                                <w:bCs/>
                                <w:color w:val="000000" w:themeColor="text1"/>
                                <w:sz w:val="20"/>
                                <w:szCs w:val="20"/>
                              </w:rPr>
                              <w:t>bout Community Members</w:t>
                            </w:r>
                            <w:r>
                              <w:rPr>
                                <w:rFonts w:ascii="Gill Sans MT" w:hAnsi="Gill Sans MT"/>
                                <w:b/>
                                <w:bCs/>
                                <w:color w:val="000000" w:themeColor="text1"/>
                                <w:sz w:val="20"/>
                                <w:szCs w:val="20"/>
                              </w:rPr>
                              <w:t xml:space="preserve"> </w:t>
                            </w:r>
                            <w:r w:rsidRPr="002417B3">
                              <w:rPr>
                                <w:rFonts w:ascii="Gill Sans MT" w:hAnsi="Gill Sans MT"/>
                                <w:b/>
                                <w:bCs/>
                                <w:color w:val="000000" w:themeColor="text1"/>
                                <w:sz w:val="20"/>
                                <w:szCs w:val="20"/>
                              </w:rPr>
                              <w:t>Safe</w:t>
                            </w:r>
                            <w:r>
                              <w:rPr>
                                <w:rFonts w:ascii="Gill Sans MT" w:hAnsi="Gill Sans MT"/>
                                <w:b/>
                                <w:bCs/>
                                <w:color w:val="000000" w:themeColor="text1"/>
                                <w:sz w:val="20"/>
                                <w:szCs w:val="20"/>
                              </w:rPr>
                              <w:t xml:space="preserve"> a</w:t>
                            </w:r>
                            <w:r w:rsidRPr="002417B3">
                              <w:rPr>
                                <w:rFonts w:ascii="Gill Sans MT" w:hAnsi="Gill Sans MT"/>
                                <w:b/>
                                <w:bCs/>
                                <w:color w:val="000000" w:themeColor="text1"/>
                                <w:sz w:val="20"/>
                                <w:szCs w:val="20"/>
                              </w:rPr>
                              <w:t>nd Secure!</w:t>
                            </w:r>
                          </w:p>
                          <w:p w14:paraId="62EE9A53" w14:textId="77777777" w:rsidR="001742CE" w:rsidRPr="002417B3" w:rsidRDefault="001742CE" w:rsidP="001742CE">
                            <w:pPr>
                              <w:pStyle w:val="NoSpacing"/>
                              <w:spacing w:after="120" w:line="259" w:lineRule="auto"/>
                              <w:rPr>
                                <w:rFonts w:ascii="Gill Sans MT" w:hAnsi="Gill Sans MT"/>
                                <w:color w:val="000000" w:themeColor="text1"/>
                                <w:sz w:val="20"/>
                                <w:szCs w:val="20"/>
                              </w:rPr>
                            </w:pPr>
                            <w:r w:rsidRPr="002417B3">
                              <w:rPr>
                                <w:rFonts w:ascii="Gill Sans MT" w:hAnsi="Gill Sans MT"/>
                                <w:color w:val="000000" w:themeColor="text1"/>
                                <w:sz w:val="20"/>
                                <w:szCs w:val="20"/>
                              </w:rPr>
                              <w:t>Make sure you treat the household listing forms with great care; they contain confidential information, such as names and addresses, about community members.</w:t>
                            </w:r>
                          </w:p>
                          <w:p w14:paraId="76A34714" w14:textId="77777777" w:rsidR="001742CE" w:rsidRPr="006E52C4" w:rsidRDefault="001742CE" w:rsidP="001742CE">
                            <w:pPr>
                              <w:pStyle w:val="NoSpacing"/>
                              <w:numPr>
                                <w:ilvl w:val="0"/>
                                <w:numId w:val="7"/>
                              </w:numPr>
                              <w:tabs>
                                <w:tab w:val="left" w:pos="630"/>
                              </w:tabs>
                              <w:spacing w:line="259" w:lineRule="auto"/>
                              <w:ind w:left="630" w:hanging="270"/>
                              <w:rPr>
                                <w:rFonts w:ascii="Gill Sans MT" w:hAnsi="Gill Sans MT"/>
                                <w:color w:val="000000" w:themeColor="text1"/>
                                <w:sz w:val="20"/>
                                <w:szCs w:val="20"/>
                              </w:rPr>
                            </w:pPr>
                            <w:r w:rsidRPr="002417B3">
                              <w:rPr>
                                <w:rFonts w:ascii="Gill Sans MT" w:hAnsi="Gill Sans MT"/>
                                <w:color w:val="000000" w:themeColor="text1"/>
                                <w:sz w:val="20"/>
                                <w:szCs w:val="20"/>
                              </w:rPr>
                              <w:t>Store forms in a secure location when not in use.</w:t>
                            </w:r>
                          </w:p>
                          <w:p w14:paraId="70EABDCD" w14:textId="77777777" w:rsidR="001742CE" w:rsidRPr="006E52C4" w:rsidRDefault="001742CE" w:rsidP="001742CE">
                            <w:pPr>
                              <w:pStyle w:val="NoSpacing"/>
                              <w:numPr>
                                <w:ilvl w:val="0"/>
                                <w:numId w:val="7"/>
                              </w:numPr>
                              <w:tabs>
                                <w:tab w:val="left" w:pos="630"/>
                              </w:tabs>
                              <w:spacing w:line="259" w:lineRule="auto"/>
                              <w:ind w:left="630" w:hanging="270"/>
                              <w:rPr>
                                <w:rFonts w:ascii="Gill Sans MT" w:hAnsi="Gill Sans MT"/>
                                <w:color w:val="000000" w:themeColor="text1"/>
                                <w:sz w:val="20"/>
                                <w:szCs w:val="20"/>
                              </w:rPr>
                            </w:pPr>
                            <w:r w:rsidRPr="002417B3">
                              <w:rPr>
                                <w:rFonts w:ascii="Gill Sans MT" w:hAnsi="Gill Sans MT"/>
                                <w:color w:val="000000" w:themeColor="text1"/>
                                <w:sz w:val="20"/>
                                <w:szCs w:val="20"/>
                              </w:rPr>
                              <w:t>Return the forms to the central office at th</w:t>
                            </w:r>
                            <w:r>
                              <w:rPr>
                                <w:rFonts w:ascii="Gill Sans MT" w:hAnsi="Gill Sans MT"/>
                                <w:color w:val="000000" w:themeColor="text1"/>
                                <w:sz w:val="20"/>
                                <w:szCs w:val="20"/>
                              </w:rPr>
                              <w:t>e end of the listing operation.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2907B168" id="_x0000_t202" coordsize="21600,21600" o:spt="202" path="m,l,21600r21600,l21600,xe">
                <v:stroke joinstyle="miter"/>
                <v:path gradientshapeok="t" o:connecttype="rect"/>
              </v:shapetype>
              <v:shape id="_x0000_s1026" type="#_x0000_t202" style="position:absolute;margin-left:280.8pt;margin-top:78.15pt;width:185.4pt;height:186pt;z-index:25165926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" fillcolor="#4799b5" strokecolor="#4799b5" strokeweight="1pt">
                <v:fill opacity="13107f"/>
                <v:textbox>
                  <w:txbxContent>
                    <w:p w14:paraId="5C4F2295" w14:textId="77777777" w:rsidR="001742CE" w:rsidRPr="002417B3" w:rsidRDefault="001742CE" w:rsidP="001742CE">
                      <w:pPr>
                        <w:pStyle w:val="NoSpacing"/>
                        <w:spacing w:after="120" w:line="259" w:lineRule="auto"/>
                        <w:jc w:val="center"/>
                        <w:rPr>
                          <w:rFonts w:ascii="Gill Sans MT" w:hAnsi="Gill Sans MT"/>
                          <w:b/>
                          <w:bCs/>
                          <w:color w:val="000000" w:themeColor="text1"/>
                          <w:sz w:val="20"/>
                          <w:szCs w:val="20"/>
                        </w:rPr>
                      </w:pPr>
                      <w:r>
                        <w:rPr>
                          <w:rFonts w:ascii="Gill Sans MT" w:hAnsi="Gill Sans MT"/>
                          <w:b/>
                          <w:bCs/>
                          <w:color w:val="000000" w:themeColor="text1"/>
                          <w:sz w:val="20"/>
                          <w:szCs w:val="20"/>
                        </w:rPr>
                        <w:t>Keep Information a</w:t>
                      </w:r>
                      <w:r w:rsidRPr="002417B3">
                        <w:rPr>
                          <w:rFonts w:ascii="Gill Sans MT" w:hAnsi="Gill Sans MT"/>
                          <w:b/>
                          <w:bCs/>
                          <w:color w:val="000000" w:themeColor="text1"/>
                          <w:sz w:val="20"/>
                          <w:szCs w:val="20"/>
                        </w:rPr>
                        <w:t>bout Community Members</w:t>
                      </w:r>
                      <w:r>
                        <w:rPr>
                          <w:rFonts w:ascii="Gill Sans MT" w:hAnsi="Gill Sans MT"/>
                          <w:b/>
                          <w:bCs/>
                          <w:color w:val="000000" w:themeColor="text1"/>
                          <w:sz w:val="20"/>
                          <w:szCs w:val="20"/>
                        </w:rPr>
                        <w:t xml:space="preserve"> </w:t>
                      </w:r>
                      <w:r w:rsidRPr="002417B3">
                        <w:rPr>
                          <w:rFonts w:ascii="Gill Sans MT" w:hAnsi="Gill Sans MT"/>
                          <w:b/>
                          <w:bCs/>
                          <w:color w:val="000000" w:themeColor="text1"/>
                          <w:sz w:val="20"/>
                          <w:szCs w:val="20"/>
                        </w:rPr>
                        <w:t>Safe</w:t>
                      </w:r>
                      <w:r>
                        <w:rPr>
                          <w:rFonts w:ascii="Gill Sans MT" w:hAnsi="Gill Sans MT"/>
                          <w:b/>
                          <w:bCs/>
                          <w:color w:val="000000" w:themeColor="text1"/>
                          <w:sz w:val="20"/>
                          <w:szCs w:val="20"/>
                        </w:rPr>
                        <w:t xml:space="preserve"> a</w:t>
                      </w:r>
                      <w:r w:rsidRPr="002417B3">
                        <w:rPr>
                          <w:rFonts w:ascii="Gill Sans MT" w:hAnsi="Gill Sans MT"/>
                          <w:b/>
                          <w:bCs/>
                          <w:color w:val="000000" w:themeColor="text1"/>
                          <w:sz w:val="20"/>
                          <w:szCs w:val="20"/>
                        </w:rPr>
                        <w:t>nd Secure!</w:t>
                      </w:r>
                    </w:p>
                    <w:p w14:paraId="62EE9A53" w14:textId="77777777" w:rsidR="001742CE" w:rsidRPr="002417B3" w:rsidRDefault="001742CE" w:rsidP="001742CE">
                      <w:pPr>
                        <w:pStyle w:val="NoSpacing"/>
                        <w:spacing w:after="120" w:line="259" w:lineRule="auto"/>
                        <w:rPr>
                          <w:rFonts w:ascii="Gill Sans MT" w:hAnsi="Gill Sans MT"/>
                          <w:color w:val="000000" w:themeColor="text1"/>
                          <w:sz w:val="20"/>
                          <w:szCs w:val="20"/>
                        </w:rPr>
                      </w:pPr>
                      <w:r w:rsidRPr="002417B3">
                        <w:rPr>
                          <w:rFonts w:ascii="Gill Sans MT" w:hAnsi="Gill Sans MT"/>
                          <w:color w:val="000000" w:themeColor="text1"/>
                          <w:sz w:val="20"/>
                          <w:szCs w:val="20"/>
                        </w:rPr>
                        <w:t>Make sure you treat the household listing forms with great care; they contain confidential information, such as names and addresses, about community members.</w:t>
                      </w:r>
                    </w:p>
                    <w:p w14:paraId="76A34714" w14:textId="77777777" w:rsidR="001742CE" w:rsidRPr="006E52C4" w:rsidRDefault="001742CE" w:rsidP="001742CE">
                      <w:pPr>
                        <w:pStyle w:val="NoSpacing"/>
                        <w:numPr>
                          <w:ilvl w:val="0"/>
                          <w:numId w:val="7"/>
                        </w:numPr>
                        <w:tabs>
                          <w:tab w:val="left" w:pos="630"/>
                        </w:tabs>
                        <w:spacing w:line="259" w:lineRule="auto"/>
                        <w:ind w:left="630" w:hanging="270"/>
                        <w:rPr>
                          <w:rFonts w:ascii="Gill Sans MT" w:hAnsi="Gill Sans MT"/>
                          <w:color w:val="000000" w:themeColor="text1"/>
                          <w:sz w:val="20"/>
                          <w:szCs w:val="20"/>
                        </w:rPr>
                      </w:pPr>
                      <w:r w:rsidRPr="002417B3">
                        <w:rPr>
                          <w:rFonts w:ascii="Gill Sans MT" w:hAnsi="Gill Sans MT"/>
                          <w:color w:val="000000" w:themeColor="text1"/>
                          <w:sz w:val="20"/>
                          <w:szCs w:val="20"/>
                        </w:rPr>
                        <w:t>Store forms in a secure location when not in use.</w:t>
                      </w:r>
                    </w:p>
                    <w:p w14:paraId="70EABDCD" w14:textId="77777777" w:rsidR="001742CE" w:rsidRPr="006E52C4" w:rsidRDefault="001742CE" w:rsidP="001742CE">
                      <w:pPr>
                        <w:pStyle w:val="NoSpacing"/>
                        <w:numPr>
                          <w:ilvl w:val="0"/>
                          <w:numId w:val="7"/>
                        </w:numPr>
                        <w:tabs>
                          <w:tab w:val="left" w:pos="630"/>
                        </w:tabs>
                        <w:spacing w:line="259" w:lineRule="auto"/>
                        <w:ind w:left="630" w:hanging="270"/>
                        <w:rPr>
                          <w:rFonts w:ascii="Gill Sans MT" w:hAnsi="Gill Sans MT"/>
                          <w:color w:val="000000" w:themeColor="text1"/>
                          <w:sz w:val="20"/>
                          <w:szCs w:val="20"/>
                        </w:rPr>
                      </w:pPr>
                      <w:r w:rsidRPr="002417B3">
                        <w:rPr>
                          <w:rFonts w:ascii="Gill Sans MT" w:hAnsi="Gill Sans MT"/>
                          <w:color w:val="000000" w:themeColor="text1"/>
                          <w:sz w:val="20"/>
                          <w:szCs w:val="20"/>
                        </w:rPr>
                        <w:t>Return the forms to the central office at th</w:t>
                      </w:r>
                      <w:r>
                        <w:rPr>
                          <w:rFonts w:ascii="Gill Sans MT" w:hAnsi="Gill Sans MT"/>
                          <w:color w:val="000000" w:themeColor="text1"/>
                          <w:sz w:val="20"/>
                          <w:szCs w:val="20"/>
                        </w:rPr>
                        <w:t>e end of the listing operation.</w:t>
                      </w:r>
                    </w:p>
                  </w:txbxContent>
                </v:textbox>
                <w10:wrap type="square" anchorx="margin"/>
              </v:shape>
            </w:pict>
          </mc:Fallback>
        </mc:AlternateContent>
      </w:r>
      <w:r w:rsidR="00D650E5" w:rsidRPr="00C212DA">
        <w:rPr>
          <w:rFonts w:ascii="Gill Sans MT" w:eastAsia="Gill Sans" w:hAnsi="Gill Sans MT" w:cs="Gill Sans"/>
          <w:color w:val="000000"/>
        </w:rPr>
        <w:t>Information obtained during the listing operation will be used to select specific households for participation in the survey. The names of responsible household members and information about the location of the household’s dwelling will be securely stored on</w:t>
      </w:r>
      <w:sdt>
        <w:sdtPr>
          <w:rPr>
            <w:rFonts w:ascii="Gill Sans MT" w:hAnsi="Gill Sans MT"/>
          </w:rPr>
          <w:tag w:val="goog_rdk_6324"/>
          <w:id w:val="1092588268"/>
        </w:sdtPr>
        <w:sdtEndPr/>
        <w:sdtContent/>
      </w:sdt>
      <w:r w:rsidR="00D650E5" w:rsidRPr="00C212DA">
        <w:rPr>
          <w:rFonts w:ascii="Gill Sans MT" w:eastAsia="Gill Sans" w:hAnsi="Gill Sans MT" w:cs="Gill Sans"/>
          <w:color w:val="000000"/>
        </w:rPr>
        <w:t xml:space="preserve"> paper or electronic forms until the end of the listing process. At the end of the listing, these forms will be provided to the [</w:t>
      </w:r>
      <w:r w:rsidR="00D650E5" w:rsidRPr="00C212DA">
        <w:rPr>
          <w:rFonts w:ascii="Gill Sans MT" w:eastAsia="Gill Sans" w:hAnsi="Gill Sans MT" w:cs="Gill Sans"/>
          <w:color w:val="000000"/>
          <w:highlight w:val="yellow"/>
        </w:rPr>
        <w:t>SURVEY SUBCONTRACTOR</w:t>
      </w:r>
      <w:r w:rsidR="00D650E5" w:rsidRPr="00C212DA">
        <w:rPr>
          <w:rFonts w:ascii="Gill Sans MT" w:eastAsia="Gill Sans" w:hAnsi="Gill Sans MT" w:cs="Gill Sans"/>
          <w:color w:val="000000"/>
        </w:rPr>
        <w:t>] Survey Director, who will be responsible for entering the data on these forms into a database. When the listing is collected electronically, data will be transferred to the central office on a daily basis. The database will be used to randomly select households to be interviewed. This information will not be used for any other purpose.</w:t>
      </w:r>
    </w:p>
    <w:p w14:paraId="00000C81"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After the survey is completed, any electronically stored personally identifiable information will be erased, and all of the paper forms will be destroyed. Household members’ names and addresses will not be reported, and it will not be possible for anyone to deduce the identity of respondents from the data or reports that are produced as a result of this survey.</w:t>
      </w:r>
    </w:p>
    <w:p w14:paraId="00000C82" w14:textId="77777777" w:rsidR="00CA4C6D" w:rsidRPr="00C212DA" w:rsidRDefault="00D650E5">
      <w:pPr>
        <w:pBdr>
          <w:top w:val="nil"/>
          <w:left w:val="nil"/>
          <w:bottom w:val="nil"/>
          <w:right w:val="nil"/>
          <w:between w:val="nil"/>
        </w:pBdr>
        <w:rPr>
          <w:rFonts w:ascii="Gill Sans MT" w:eastAsia="Gill Sans" w:hAnsi="Gill Sans MT" w:cs="Gill Sans"/>
          <w:b/>
          <w:color w:val="000000"/>
        </w:rPr>
      </w:pPr>
      <w:r w:rsidRPr="00C212DA">
        <w:rPr>
          <w:rFonts w:ascii="Gill Sans MT" w:eastAsia="Gill Sans" w:hAnsi="Gill Sans MT" w:cs="Gill Sans"/>
          <w:color w:val="000000"/>
        </w:rPr>
        <w:t>All data collected by the household listing staff for a ZOI Midline Survey will be completely confidential. Household listing staff should not discuss these data with anyone other than members of their listing team. Information collected during the listing—including names of household members, household locations or addresses, or any other household identification information—should not be shared with anyone else.</w:t>
      </w:r>
    </w:p>
    <w:p w14:paraId="00000C83" w14:textId="77777777" w:rsidR="00CA4C6D" w:rsidRPr="00C212DA" w:rsidRDefault="00D650E5">
      <w:pPr>
        <w:pStyle w:val="Heading2"/>
        <w:ind w:firstLine="720"/>
      </w:pPr>
      <w:bookmarkStart w:id="24" w:name="_Toc69803321"/>
      <w:bookmarkStart w:id="25" w:name="_Toc70638333"/>
      <w:bookmarkStart w:id="26" w:name="_Toc71619702"/>
      <w:r w:rsidRPr="00C212DA">
        <w:t>1.4</w:t>
      </w:r>
      <w:r w:rsidRPr="00C212DA">
        <w:tab/>
      </w:r>
      <w:sdt>
        <w:sdtPr>
          <w:tag w:val="goog_rdk_6325"/>
          <w:id w:val="263648483"/>
        </w:sdtPr>
        <w:sdtEndPr/>
        <w:sdtContent>
          <w:commentRangeStart w:id="27"/>
        </w:sdtContent>
      </w:sdt>
      <w:r w:rsidRPr="00C212DA">
        <w:t>Terms</w:t>
      </w:r>
      <w:commentRangeEnd w:id="27"/>
      <w:r w:rsidRPr="00C212DA">
        <w:commentReference w:id="27"/>
      </w:r>
      <w:r w:rsidRPr="00C212DA">
        <w:t xml:space="preserve"> you need to understand to perform the household listing</w:t>
      </w:r>
      <w:bookmarkEnd w:id="24"/>
      <w:bookmarkEnd w:id="25"/>
      <w:bookmarkEnd w:id="26"/>
    </w:p>
    <w:p w14:paraId="00000C84"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 xml:space="preserve">Following are brief definitions of the terms used in this manual. </w:t>
      </w:r>
    </w:p>
    <w:p w14:paraId="00000C85"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i/>
          <w:color w:val="000000"/>
        </w:rPr>
        <w:t xml:space="preserve">Cluster: </w:t>
      </w:r>
      <w:r w:rsidRPr="00C212DA">
        <w:rPr>
          <w:rFonts w:ascii="Gill Sans MT" w:eastAsia="Gill Sans" w:hAnsi="Gill Sans MT" w:cs="Gill Sans"/>
          <w:color w:val="000000"/>
        </w:rPr>
        <w:t xml:space="preserve">The </w:t>
      </w:r>
      <w:r w:rsidRPr="00C212DA">
        <w:rPr>
          <w:rFonts w:ascii="Gill Sans MT" w:eastAsia="Gill Sans" w:hAnsi="Gill Sans MT" w:cs="Gill Sans"/>
          <w:i/>
          <w:color w:val="000000"/>
        </w:rPr>
        <w:t>sampling cluster,</w:t>
      </w:r>
      <w:r w:rsidRPr="00C212DA">
        <w:rPr>
          <w:rFonts w:ascii="Gill Sans MT" w:eastAsia="Gill Sans" w:hAnsi="Gill Sans MT" w:cs="Gill Sans"/>
          <w:color w:val="000000"/>
        </w:rPr>
        <w:t xml:space="preserve"> or simply </w:t>
      </w:r>
      <w:r w:rsidRPr="00C212DA">
        <w:rPr>
          <w:rFonts w:ascii="Gill Sans MT" w:eastAsia="Gill Sans" w:hAnsi="Gill Sans MT" w:cs="Gill Sans"/>
          <w:i/>
          <w:color w:val="000000"/>
        </w:rPr>
        <w:t>cluster</w:t>
      </w:r>
      <w:r w:rsidRPr="00C212DA">
        <w:rPr>
          <w:rFonts w:ascii="Gill Sans MT" w:eastAsia="Gill Sans" w:hAnsi="Gill Sans MT" w:cs="Gill Sans"/>
          <w:color w:val="000000"/>
        </w:rPr>
        <w:t xml:space="preserve">, is the smallest area unit selected for a survey. Depending on the type of sampling frame used, the cluster could take many forms. If the sampling frame is the latest population census conducted in the country, then a cluster could be an </w:t>
      </w:r>
      <w:r w:rsidRPr="00C212DA">
        <w:rPr>
          <w:rFonts w:ascii="Gill Sans MT" w:eastAsia="Gill Sans" w:hAnsi="Gill Sans MT" w:cs="Gill Sans"/>
          <w:i/>
          <w:color w:val="000000"/>
        </w:rPr>
        <w:t>enumeration area</w:t>
      </w:r>
      <w:r w:rsidRPr="00C212DA">
        <w:rPr>
          <w:rFonts w:ascii="Gill Sans MT" w:eastAsia="Gill Sans" w:hAnsi="Gill Sans MT" w:cs="Gill Sans"/>
          <w:color w:val="000000"/>
        </w:rPr>
        <w:t xml:space="preserve"> as defined by the census. If the sampling frame is the roster of villages, in the case of rural areas, then the cluster could be an entire village, a part of the village, or a group of villages. If the sampling frame includes a list of urban blocks, then the cluster could be an urban block. </w:t>
      </w:r>
    </w:p>
    <w:p w14:paraId="00000C86"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i/>
          <w:color w:val="000000"/>
        </w:rPr>
        <w:t xml:space="preserve">Dwelling Unit: </w:t>
      </w:r>
      <w:r w:rsidRPr="00C212DA">
        <w:rPr>
          <w:rFonts w:ascii="Gill Sans MT" w:eastAsia="Gill Sans" w:hAnsi="Gill Sans MT" w:cs="Gill Sans"/>
          <w:color w:val="000000"/>
        </w:rPr>
        <w:t xml:space="preserve">A </w:t>
      </w:r>
      <w:r w:rsidRPr="00C212DA">
        <w:rPr>
          <w:rFonts w:ascii="Gill Sans MT" w:eastAsia="Gill Sans" w:hAnsi="Gill Sans MT" w:cs="Gill Sans"/>
          <w:i/>
          <w:color w:val="000000"/>
        </w:rPr>
        <w:t xml:space="preserve">dwelling unit </w:t>
      </w:r>
      <w:r w:rsidRPr="00C212DA">
        <w:rPr>
          <w:rFonts w:ascii="Gill Sans MT" w:eastAsia="Gill Sans" w:hAnsi="Gill Sans MT" w:cs="Gill Sans"/>
          <w:color w:val="000000"/>
        </w:rPr>
        <w:t>is a room or group of rooms that is normally intended to be a residence for one household, such as a thatched hut, a cement block house, an apartment, or a group of rooms in a house. Dwelling units can exist within, over, or under a structure that appears to be non-residential. It is possible for more than one household to reside in a dwelling unit.</w:t>
      </w:r>
    </w:p>
    <w:p w14:paraId="00000C87" w14:textId="77777777" w:rsidR="00CA4C6D" w:rsidRPr="00C212DA" w:rsidRDefault="00D650E5">
      <w:pPr>
        <w:pBdr>
          <w:top w:val="nil"/>
          <w:left w:val="nil"/>
          <w:bottom w:val="nil"/>
          <w:right w:val="nil"/>
          <w:between w:val="nil"/>
        </w:pBdr>
        <w:rPr>
          <w:rFonts w:ascii="Gill Sans MT" w:eastAsia="Gill Sans" w:hAnsi="Gill Sans MT" w:cs="Gill Sans"/>
          <w:color w:val="000000"/>
          <w:highlight w:val="cyan"/>
        </w:rPr>
      </w:pPr>
      <w:r w:rsidRPr="00C212DA">
        <w:rPr>
          <w:rFonts w:ascii="Gill Sans MT" w:eastAsia="Gill Sans" w:hAnsi="Gill Sans MT" w:cs="Gill Sans"/>
          <w:i/>
          <w:color w:val="000000"/>
        </w:rPr>
        <w:t xml:space="preserve">Enumeration Area: </w:t>
      </w:r>
      <w:r w:rsidRPr="00C212DA">
        <w:rPr>
          <w:rFonts w:ascii="Gill Sans MT" w:eastAsia="Gill Sans" w:hAnsi="Gill Sans MT" w:cs="Gill Sans"/>
          <w:color w:val="000000"/>
        </w:rPr>
        <w:t xml:space="preserve">An </w:t>
      </w:r>
      <w:r w:rsidRPr="00C212DA">
        <w:rPr>
          <w:rFonts w:ascii="Gill Sans MT" w:eastAsia="Gill Sans" w:hAnsi="Gill Sans MT" w:cs="Gill Sans"/>
          <w:i/>
          <w:color w:val="000000"/>
        </w:rPr>
        <w:t xml:space="preserve">enumeration area </w:t>
      </w:r>
      <w:r w:rsidRPr="00C212DA">
        <w:rPr>
          <w:rFonts w:ascii="Gill Sans MT" w:eastAsia="Gill Sans" w:hAnsi="Gill Sans MT" w:cs="Gill Sans"/>
          <w:color w:val="000000"/>
        </w:rPr>
        <w:t>(EA) is a geographical statistical unit created for a census by the national government. In urban areas, an EA can be comprised of one or more city blocks. In rural areas, an EA can be a village, part of a village, or several small villages. Note that there can be more than one sampling cluster in an EA.</w:t>
      </w:r>
    </w:p>
    <w:p w14:paraId="00000C88" w14:textId="2D8B9682"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i/>
          <w:color w:val="000000"/>
        </w:rPr>
        <w:t xml:space="preserve">Household: </w:t>
      </w:r>
      <w:r w:rsidRPr="00C212DA">
        <w:rPr>
          <w:rFonts w:ascii="Gill Sans MT" w:eastAsia="Gill Sans" w:hAnsi="Gill Sans MT" w:cs="Gill Sans"/>
          <w:color w:val="000000"/>
        </w:rPr>
        <w:t xml:space="preserve">According to the Feed the Future, a </w:t>
      </w:r>
      <w:r w:rsidRPr="00C212DA">
        <w:rPr>
          <w:rFonts w:ascii="Gill Sans MT" w:eastAsia="Gill Sans" w:hAnsi="Gill Sans MT" w:cs="Gill Sans"/>
          <w:i/>
          <w:color w:val="000000"/>
        </w:rPr>
        <w:t>household</w:t>
      </w:r>
      <w:r w:rsidRPr="00C212DA">
        <w:rPr>
          <w:rFonts w:ascii="Gill Sans MT" w:eastAsia="Gill Sans" w:hAnsi="Gill Sans MT" w:cs="Gill Sans"/>
          <w:color w:val="000000"/>
        </w:rPr>
        <w:t xml:space="preserve"> consists of adults and children who live together in the same dwelling unit.</w:t>
      </w:r>
      <w:r w:rsidR="00C212DA">
        <w:rPr>
          <w:rFonts w:ascii="Gill Sans MT" w:eastAsia="Gill Sans" w:hAnsi="Gill Sans MT" w:cs="Gill Sans"/>
          <w:color w:val="000000"/>
        </w:rPr>
        <w:t xml:space="preserve"> </w:t>
      </w:r>
      <w:commentRangeStart w:id="28"/>
      <w:r w:rsidRPr="00C212DA">
        <w:rPr>
          <w:rFonts w:ascii="Gill Sans MT" w:eastAsia="Gill Sans" w:hAnsi="Gill Sans MT" w:cs="Gill Sans"/>
          <w:color w:val="000000"/>
        </w:rPr>
        <w:t>They</w:t>
      </w:r>
      <w:commentRangeEnd w:id="28"/>
      <w:r w:rsidR="00C212DA">
        <w:rPr>
          <w:rStyle w:val="CommentReference"/>
        </w:rPr>
        <w:commentReference w:id="28"/>
      </w:r>
      <w:r w:rsidRPr="00C212DA">
        <w:rPr>
          <w:rFonts w:ascii="Gill Sans MT" w:eastAsia="Gill Sans" w:hAnsi="Gill Sans MT" w:cs="Gill Sans"/>
          <w:color w:val="000000"/>
        </w:rPr>
        <w:t xml:space="preserve"> can be related or unrelated, but they should— </w:t>
      </w:r>
    </w:p>
    <w:p w14:paraId="00000C89" w14:textId="77777777" w:rsidR="00CA4C6D" w:rsidRPr="00C212DA" w:rsidRDefault="00D650E5">
      <w:pPr>
        <w:numPr>
          <w:ilvl w:val="0"/>
          <w:numId w:val="5"/>
        </w:numPr>
        <w:pBdr>
          <w:top w:val="nil"/>
          <w:left w:val="nil"/>
          <w:bottom w:val="nil"/>
          <w:right w:val="nil"/>
          <w:between w:val="nil"/>
        </w:pBdr>
        <w:spacing w:after="0"/>
        <w:rPr>
          <w:rFonts w:ascii="Gill Sans MT" w:eastAsia="Gill Sans" w:hAnsi="Gill Sans MT" w:cs="Gill Sans"/>
          <w:color w:val="000000"/>
        </w:rPr>
      </w:pPr>
      <w:r w:rsidRPr="00C212DA">
        <w:rPr>
          <w:rFonts w:ascii="Gill Sans MT" w:eastAsia="Gill Sans" w:hAnsi="Gill Sans MT" w:cs="Gill Sans"/>
          <w:color w:val="000000"/>
        </w:rPr>
        <w:t xml:space="preserve">Acknowledge the same </w:t>
      </w:r>
      <w:r w:rsidRPr="00C212DA">
        <w:rPr>
          <w:rFonts w:ascii="Gill Sans MT" w:eastAsia="Gill Sans" w:hAnsi="Gill Sans MT" w:cs="Gill Sans"/>
          <w:b/>
          <w:color w:val="000000"/>
        </w:rPr>
        <w:t>person or persons as lead decisionmakers</w:t>
      </w:r>
      <w:r w:rsidRPr="00C212DA">
        <w:rPr>
          <w:rFonts w:ascii="Gill Sans MT" w:eastAsia="Gill Sans" w:hAnsi="Gill Sans MT" w:cs="Gill Sans"/>
          <w:color w:val="000000"/>
        </w:rPr>
        <w:t xml:space="preserve"> for the household,</w:t>
      </w:r>
    </w:p>
    <w:p w14:paraId="00000C8A" w14:textId="77777777" w:rsidR="00CA4C6D" w:rsidRPr="00C212DA" w:rsidRDefault="00D650E5">
      <w:pPr>
        <w:numPr>
          <w:ilvl w:val="0"/>
          <w:numId w:val="5"/>
        </w:numPr>
        <w:pBdr>
          <w:top w:val="nil"/>
          <w:left w:val="nil"/>
          <w:bottom w:val="nil"/>
          <w:right w:val="nil"/>
          <w:between w:val="nil"/>
        </w:pBdr>
        <w:spacing w:after="0"/>
        <w:rPr>
          <w:rFonts w:ascii="Gill Sans MT" w:eastAsia="Gill Sans" w:hAnsi="Gill Sans MT" w:cs="Gill Sans"/>
          <w:color w:val="000000"/>
        </w:rPr>
      </w:pPr>
      <w:r w:rsidRPr="00C212DA">
        <w:rPr>
          <w:rFonts w:ascii="Gill Sans MT" w:eastAsia="Gill Sans" w:hAnsi="Gill Sans MT" w:cs="Gill Sans"/>
          <w:color w:val="000000"/>
        </w:rPr>
        <w:t xml:space="preserve">Share the same housekeeping and cooking arrangements, and </w:t>
      </w:r>
    </w:p>
    <w:p w14:paraId="00000C8B" w14:textId="77777777" w:rsidR="00CA4C6D" w:rsidRPr="00C212DA" w:rsidRDefault="00D650E5">
      <w:pPr>
        <w:numPr>
          <w:ilvl w:val="0"/>
          <w:numId w:val="5"/>
        </w:numPr>
        <w:pBdr>
          <w:top w:val="nil"/>
          <w:left w:val="nil"/>
          <w:bottom w:val="nil"/>
          <w:right w:val="nil"/>
          <w:between w:val="nil"/>
        </w:pBdr>
        <w:spacing w:after="0"/>
        <w:rPr>
          <w:rFonts w:ascii="Gill Sans MT" w:eastAsia="Gill Sans" w:hAnsi="Gill Sans MT" w:cs="Gill Sans"/>
          <w:color w:val="000000"/>
        </w:rPr>
      </w:pPr>
      <w:r w:rsidRPr="00C212DA">
        <w:rPr>
          <w:rFonts w:ascii="Gill Sans MT" w:eastAsia="Gill Sans" w:hAnsi="Gill Sans MT" w:cs="Gill Sans"/>
          <w:color w:val="000000"/>
        </w:rPr>
        <w:t>Share the same contiguous roof.</w:t>
      </w:r>
    </w:p>
    <w:p w14:paraId="00000C8C" w14:textId="77777777" w:rsidR="00CA4C6D" w:rsidRPr="00C212DA" w:rsidRDefault="00CA4C6D">
      <w:pPr>
        <w:pBdr>
          <w:top w:val="nil"/>
          <w:left w:val="nil"/>
          <w:bottom w:val="nil"/>
          <w:right w:val="nil"/>
          <w:between w:val="nil"/>
        </w:pBdr>
        <w:spacing w:after="0"/>
        <w:ind w:left="1170"/>
        <w:rPr>
          <w:rFonts w:ascii="Gill Sans MT" w:eastAsia="Gill Sans" w:hAnsi="Gill Sans MT" w:cs="Gill Sans"/>
          <w:color w:val="000000"/>
        </w:rPr>
      </w:pPr>
    </w:p>
    <w:p w14:paraId="00000C8D"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 xml:space="preserve">In some cases, you may find a group of people living together in the same dwelling unit, but each person has separate eating arrangements (for example, a group of migrant workers who share a dwelling unit); they should be counted as separate one-person households. However, dwelling units intentionally designed to shelter unrelated groups of people, such as army camps, school dormitories, refugee camps, or prisons, will not be considered households for this survey. </w:t>
      </w:r>
    </w:p>
    <w:p w14:paraId="00000C8E" w14:textId="77777777" w:rsidR="00CA4C6D" w:rsidRPr="00C212DA" w:rsidRDefault="00D650E5">
      <w:pPr>
        <w:spacing w:line="288" w:lineRule="auto"/>
        <w:jc w:val="center"/>
        <w:rPr>
          <w:rFonts w:ascii="Gill Sans MT" w:eastAsia="Gill Sans" w:hAnsi="Gill Sans MT" w:cs="Gill Sans"/>
          <w:b/>
        </w:rPr>
      </w:pPr>
      <w:r w:rsidRPr="00C212DA">
        <w:rPr>
          <w:rFonts w:ascii="Gill Sans MT" w:eastAsia="Gill Sans" w:hAnsi="Gill Sans MT" w:cs="Gill Sans"/>
          <w:b/>
        </w:rPr>
        <w:t>Households are found in dwelling units, dwelling units in structures, and structures in clusters.</w:t>
      </w:r>
    </w:p>
    <w:p w14:paraId="00000C8F" w14:textId="77777777" w:rsidR="00CA4C6D" w:rsidRPr="00C212DA" w:rsidRDefault="00D650E5">
      <w:pPr>
        <w:pBdr>
          <w:top w:val="nil"/>
          <w:left w:val="nil"/>
          <w:bottom w:val="nil"/>
          <w:right w:val="nil"/>
          <w:between w:val="nil"/>
        </w:pBdr>
        <w:rPr>
          <w:rFonts w:ascii="Gill Sans MT" w:eastAsia="Gill Sans" w:hAnsi="Gill Sans MT" w:cs="Gill Sans"/>
          <w:color w:val="000000"/>
          <w:highlight w:val="cyan"/>
        </w:rPr>
      </w:pPr>
      <w:r w:rsidRPr="00C212DA">
        <w:rPr>
          <w:rFonts w:ascii="Gill Sans MT" w:eastAsia="Gill Sans" w:hAnsi="Gill Sans MT" w:cs="Gill Sans"/>
          <w:i/>
          <w:color w:val="000000"/>
        </w:rPr>
        <w:t xml:space="preserve">Map, Base: </w:t>
      </w:r>
      <w:r w:rsidRPr="00C212DA">
        <w:rPr>
          <w:rFonts w:ascii="Gill Sans MT" w:eastAsia="Gill Sans" w:hAnsi="Gill Sans MT" w:cs="Gill Sans"/>
          <w:color w:val="000000"/>
        </w:rPr>
        <w:t xml:space="preserve">A </w:t>
      </w:r>
      <w:r w:rsidRPr="00C212DA">
        <w:rPr>
          <w:rFonts w:ascii="Gill Sans MT" w:eastAsia="Gill Sans" w:hAnsi="Gill Sans MT" w:cs="Gill Sans"/>
          <w:i/>
          <w:color w:val="000000"/>
        </w:rPr>
        <w:t>base map</w:t>
      </w:r>
      <w:r w:rsidRPr="00C212DA">
        <w:rPr>
          <w:rFonts w:ascii="Gill Sans MT" w:eastAsia="Gill Sans" w:hAnsi="Gill Sans MT" w:cs="Gill Sans"/>
          <w:color w:val="000000"/>
        </w:rPr>
        <w:t xml:space="preserve"> is a map that shows the geographical location and boundaries of an EA.</w:t>
      </w:r>
    </w:p>
    <w:p w14:paraId="00000C90"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i/>
          <w:color w:val="000000"/>
        </w:rPr>
        <w:t xml:space="preserve">Map, Location: </w:t>
      </w:r>
      <w:r w:rsidRPr="00C212DA">
        <w:rPr>
          <w:rFonts w:ascii="Gill Sans MT" w:eastAsia="Gill Sans" w:hAnsi="Gill Sans MT" w:cs="Gill Sans"/>
          <w:color w:val="000000"/>
        </w:rPr>
        <w:t xml:space="preserve">A </w:t>
      </w:r>
      <w:r w:rsidRPr="00C212DA">
        <w:rPr>
          <w:rFonts w:ascii="Gill Sans MT" w:eastAsia="Gill Sans" w:hAnsi="Gill Sans MT" w:cs="Gill Sans"/>
          <w:i/>
          <w:color w:val="000000"/>
        </w:rPr>
        <w:t>location map</w:t>
      </w:r>
      <w:r w:rsidRPr="00C212DA">
        <w:rPr>
          <w:rFonts w:ascii="Gill Sans MT" w:eastAsia="Gill Sans" w:hAnsi="Gill Sans MT" w:cs="Gill Sans"/>
          <w:color w:val="000000"/>
        </w:rPr>
        <w:t xml:space="preserve"> is a map that provides a more detailed view of a cluster. This map shows roads and landmarks located within the cluster. It may also include important roads and landmarks in neighboring areas.</w:t>
      </w:r>
    </w:p>
    <w:p w14:paraId="00000C91" w14:textId="77777777" w:rsidR="00CA4C6D" w:rsidRPr="00C212DA" w:rsidRDefault="00D650E5">
      <w:pPr>
        <w:pBdr>
          <w:top w:val="nil"/>
          <w:left w:val="nil"/>
          <w:bottom w:val="nil"/>
          <w:right w:val="nil"/>
          <w:between w:val="nil"/>
        </w:pBdr>
        <w:rPr>
          <w:rFonts w:ascii="Gill Sans MT" w:eastAsia="Gill Sans" w:hAnsi="Gill Sans MT" w:cs="Gill Sans"/>
          <w:color w:val="000000"/>
          <w:highlight w:val="cyan"/>
        </w:rPr>
      </w:pPr>
      <w:r w:rsidRPr="00C212DA">
        <w:rPr>
          <w:rFonts w:ascii="Gill Sans MT" w:eastAsia="Gill Sans" w:hAnsi="Gill Sans MT" w:cs="Gill Sans"/>
          <w:i/>
          <w:color w:val="000000"/>
        </w:rPr>
        <w:t xml:space="preserve">Map, Sketch: </w:t>
      </w:r>
      <w:r w:rsidRPr="00C212DA">
        <w:rPr>
          <w:rFonts w:ascii="Gill Sans MT" w:eastAsia="Gill Sans" w:hAnsi="Gill Sans MT" w:cs="Gill Sans"/>
          <w:color w:val="000000"/>
        </w:rPr>
        <w:t xml:space="preserve">A </w:t>
      </w:r>
      <w:r w:rsidRPr="00C212DA">
        <w:rPr>
          <w:rFonts w:ascii="Gill Sans MT" w:eastAsia="Gill Sans" w:hAnsi="Gill Sans MT" w:cs="Gill Sans"/>
          <w:i/>
          <w:color w:val="000000"/>
        </w:rPr>
        <w:t xml:space="preserve">sketch map </w:t>
      </w:r>
      <w:r w:rsidRPr="00C212DA">
        <w:rPr>
          <w:rFonts w:ascii="Gill Sans MT" w:eastAsia="Gill Sans" w:hAnsi="Gill Sans MT" w:cs="Gill Sans"/>
          <w:color w:val="000000"/>
        </w:rPr>
        <w:t>is a map that is created by the Cartographers using the location map, as defined earlier. Each structure in the cluster is marked on the sketch map. The Cartographer should also indicate physical features and landmarks that are not on the location map, including mountains, rivers, roads, and electrical poles. Sketching these structures and landmarks on the sketch map helps the survey teams to locate selected dwelling units when they come to conduct interviews.</w:t>
      </w:r>
    </w:p>
    <w:p w14:paraId="00000C92" w14:textId="492D14D9"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i/>
          <w:color w:val="000000"/>
        </w:rPr>
        <w:t xml:space="preserve">Responsible Household Member: </w:t>
      </w:r>
      <w:r w:rsidRPr="00C212DA">
        <w:rPr>
          <w:rFonts w:ascii="Gill Sans MT" w:eastAsia="Gill Sans" w:hAnsi="Gill Sans MT" w:cs="Gill Sans"/>
          <w:color w:val="000000"/>
        </w:rPr>
        <w:t xml:space="preserve">This is a person who is deemed by the listing team to be mature enough to respond to basic questions about the household and its members. This person should be at least 15 years old. There can be more than one responsible household member in a household. Note that you may find more than one household in a dwelling unit. If you find there is a person or persons residing in a dwelling unit with separate eating arrangements from other residents of the same dwelling unit, you should list them as separate households. </w:t>
      </w:r>
      <w:sdt>
        <w:sdtPr>
          <w:rPr>
            <w:rFonts w:ascii="Gill Sans MT" w:hAnsi="Gill Sans MT"/>
          </w:rPr>
          <w:tag w:val="goog_rdk_6326"/>
          <w:id w:val="-2050458"/>
        </w:sdtPr>
        <w:sdtEndPr/>
        <w:sdtContent>
          <w:commentRangeStart w:id="29"/>
        </w:sdtContent>
      </w:sdt>
      <w:r w:rsidR="00C212DA" w:rsidRPr="00C212DA">
        <w:rPr>
          <w:rFonts w:ascii="Gill Sans MT" w:eastAsia="Gill Sans" w:hAnsi="Gill Sans MT" w:cs="Gill Sans"/>
          <w:color w:val="000000"/>
        </w:rPr>
        <w:t xml:space="preserve">For the purpose of identifying the dwelling unit, the listing teams </w:t>
      </w:r>
      <w:sdt>
        <w:sdtPr>
          <w:rPr>
            <w:rFonts w:ascii="Gill Sans MT" w:hAnsi="Gill Sans MT"/>
          </w:rPr>
          <w:tag w:val="goog_rdk_6327"/>
          <w:id w:val="-1087382081"/>
        </w:sdtPr>
        <w:sdtEndPr/>
        <w:sdtContent>
          <w:r w:rsidR="00C212DA" w:rsidRPr="00C212DA">
            <w:rPr>
              <w:rFonts w:ascii="Gill Sans MT" w:eastAsia="Gill Sans" w:hAnsi="Gill Sans MT" w:cs="Gill Sans"/>
              <w:color w:val="000000"/>
            </w:rPr>
            <w:t xml:space="preserve">will collect the name of the responsible household member </w:t>
          </w:r>
        </w:sdtContent>
      </w:sdt>
      <w:sdt>
        <w:sdtPr>
          <w:rPr>
            <w:rFonts w:ascii="Gill Sans MT" w:hAnsi="Gill Sans MT"/>
          </w:rPr>
          <w:tag w:val="goog_rdk_6328"/>
          <w:id w:val="1470563640"/>
        </w:sdtPr>
        <w:sdtEndPr/>
        <w:sdtContent>
          <w:r w:rsidR="00C212DA" w:rsidRPr="00C212DA">
            <w:rPr>
              <w:rFonts w:ascii="Gill Sans MT" w:eastAsia="Gill Sans" w:hAnsi="Gill Sans MT" w:cs="Gill Sans"/>
              <w:color w:val="000000"/>
            </w:rPr>
            <w:t xml:space="preserve">who lives in the dwelling unit </w:t>
          </w:r>
        </w:sdtContent>
      </w:sdt>
      <w:sdt>
        <w:sdtPr>
          <w:rPr>
            <w:rFonts w:ascii="Gill Sans MT" w:hAnsi="Gill Sans MT"/>
          </w:rPr>
          <w:tag w:val="goog_rdk_6329"/>
          <w:id w:val="-2066250412"/>
        </w:sdtPr>
        <w:sdtEndPr/>
        <w:sdtContent>
          <w:r w:rsidR="00C212DA" w:rsidRPr="00C212DA">
            <w:rPr>
              <w:rFonts w:ascii="Gill Sans MT" w:eastAsia="Gill Sans" w:hAnsi="Gill Sans MT" w:cs="Gill Sans"/>
              <w:color w:val="000000"/>
            </w:rPr>
            <w:t>(LIST/4</w:t>
          </w:r>
        </w:sdtContent>
      </w:sdt>
      <w:sdt>
        <w:sdtPr>
          <w:rPr>
            <w:rFonts w:ascii="Gill Sans MT" w:hAnsi="Gill Sans MT"/>
          </w:rPr>
          <w:tag w:val="goog_rdk_6330"/>
          <w:id w:val="1001313058"/>
        </w:sdtPr>
        <w:sdtEndPr/>
        <w:sdtContent>
          <w:r w:rsidR="00C212DA" w:rsidRPr="00C212DA">
            <w:rPr>
              <w:rFonts w:ascii="Gill Sans MT" w:eastAsia="Gill Sans" w:hAnsi="Gill Sans MT" w:cs="Gill Sans"/>
              <w:color w:val="000000"/>
            </w:rPr>
            <w:t xml:space="preserve"> Household Listing Form</w:t>
          </w:r>
        </w:sdtContent>
      </w:sdt>
      <w:r w:rsidR="00C212DA" w:rsidRPr="00C212DA">
        <w:rPr>
          <w:rFonts w:ascii="Gill Sans MT" w:eastAsia="Gill Sans" w:hAnsi="Gill Sans MT" w:cs="Gill Sans"/>
          <w:color w:val="000000"/>
        </w:rPr>
        <w:t xml:space="preserve">, Column 5). </w:t>
      </w:r>
      <w:commentRangeEnd w:id="29"/>
      <w:r w:rsidR="00C212DA" w:rsidRPr="00C212DA">
        <w:rPr>
          <w:rFonts w:ascii="Gill Sans MT" w:hAnsi="Gill Sans MT"/>
        </w:rPr>
        <w:commentReference w:id="29"/>
      </w:r>
    </w:p>
    <w:p w14:paraId="00000C93" w14:textId="77777777" w:rsidR="00CA4C6D" w:rsidRPr="00C212DA" w:rsidRDefault="00D650E5">
      <w:pPr>
        <w:jc w:val="both"/>
        <w:rPr>
          <w:rFonts w:ascii="Gill Sans MT" w:eastAsia="Gill Sans" w:hAnsi="Gill Sans MT" w:cs="Gill Sans"/>
          <w:color w:val="000000"/>
        </w:rPr>
      </w:pPr>
      <w:r w:rsidRPr="00C212DA">
        <w:rPr>
          <w:rFonts w:ascii="Gill Sans MT" w:eastAsia="Gill Sans" w:hAnsi="Gill Sans MT" w:cs="Gill Sans"/>
          <w:i/>
          <w:color w:val="000000"/>
        </w:rPr>
        <w:t>Structure:</w:t>
      </w:r>
      <w:r w:rsidRPr="00C212DA">
        <w:rPr>
          <w:rFonts w:ascii="Gill Sans MT" w:eastAsia="Gill Sans" w:hAnsi="Gill Sans MT" w:cs="Gill Sans"/>
          <w:color w:val="000000"/>
        </w:rPr>
        <w:t xml:space="preserve"> A structure is a free-standing residential or non-residential building. Examples of a non-residential building include a shop, a school, or a factory. Residential structures can have one dwelling unit, such as a concrete block house, or multiple dwelling units, such as an apartment building. Note that some structures can be used for both residential and non-residential purposes, such as an apartment building with shops on the first floor and dwelling units above.</w:t>
      </w:r>
    </w:p>
    <w:p w14:paraId="00000C94" w14:textId="77777777" w:rsidR="00CA4C6D" w:rsidRPr="00C212DA" w:rsidRDefault="00D650E5">
      <w:pPr>
        <w:pStyle w:val="Heading2"/>
        <w:ind w:firstLine="720"/>
      </w:pPr>
      <w:bookmarkStart w:id="30" w:name="_Toc69803322"/>
      <w:bookmarkStart w:id="31" w:name="_Toc70638334"/>
      <w:bookmarkStart w:id="32" w:name="_Toc71619703"/>
      <w:r w:rsidRPr="00C212DA">
        <w:t>1.5</w:t>
      </w:r>
      <w:r w:rsidRPr="00C212DA">
        <w:tab/>
        <w:t>Overview of household listing staff and responsibilities</w:t>
      </w:r>
      <w:bookmarkEnd w:id="30"/>
      <w:bookmarkEnd w:id="31"/>
      <w:bookmarkEnd w:id="32"/>
    </w:p>
    <w:p w14:paraId="00000C95"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Performing a household listing operation requires the listing team to—</w:t>
      </w:r>
    </w:p>
    <w:p w14:paraId="00000C96"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color w:val="000000"/>
        </w:rPr>
        <w:t xml:space="preserve">Visit every sampling cluster that was selected for the </w:t>
      </w:r>
      <w:proofErr w:type="gramStart"/>
      <w:r w:rsidRPr="00C212DA">
        <w:rPr>
          <w:rFonts w:ascii="Gill Sans MT" w:eastAsia="Gill Sans" w:hAnsi="Gill Sans MT" w:cs="Gill Sans"/>
          <w:color w:val="000000"/>
        </w:rPr>
        <w:t>survey;</w:t>
      </w:r>
      <w:proofErr w:type="gramEnd"/>
      <w:r w:rsidRPr="00C212DA">
        <w:rPr>
          <w:rFonts w:ascii="Gill Sans MT" w:eastAsia="Gill Sans" w:hAnsi="Gill Sans MT" w:cs="Gill Sans"/>
          <w:color w:val="000000"/>
        </w:rPr>
        <w:t xml:space="preserve"> </w:t>
      </w:r>
    </w:p>
    <w:p w14:paraId="00000C97"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color w:val="000000"/>
        </w:rPr>
        <w:t>Make a sketch map of each cluster, including all structures and landmarks within the cluster; and</w:t>
      </w:r>
    </w:p>
    <w:p w14:paraId="00000C98" w14:textId="77777777" w:rsidR="00CA4C6D" w:rsidRPr="00C212DA" w:rsidRDefault="00D650E5">
      <w:pPr>
        <w:numPr>
          <w:ilvl w:val="0"/>
          <w:numId w:val="5"/>
        </w:numPr>
        <w:pBdr>
          <w:top w:val="nil"/>
          <w:left w:val="nil"/>
          <w:bottom w:val="nil"/>
          <w:right w:val="nil"/>
          <w:between w:val="nil"/>
        </w:pBdr>
        <w:rPr>
          <w:rFonts w:ascii="Gill Sans MT" w:hAnsi="Gill Sans MT"/>
        </w:rPr>
      </w:pPr>
      <w:r w:rsidRPr="00C212DA">
        <w:rPr>
          <w:rFonts w:ascii="Gill Sans MT" w:eastAsia="Gill Sans" w:hAnsi="Gill Sans MT" w:cs="Gill Sans"/>
          <w:color w:val="000000"/>
        </w:rPr>
        <w:t>List all structures in each cluster, all dwelling units in each structure, and all households within each dwelling unit.</w:t>
      </w:r>
    </w:p>
    <w:p w14:paraId="00000C99"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To accomplish this work, listing teams will comprise three members: a Cartographer, who is responsible for preparing the location and sketch maps; a Lister, who will complete the household listing form; and a Listing Coordinator, who will have overall responsibility for the correct completion of the listing in each cluster. The responsibilities of these three listing staff members are as follows:</w:t>
      </w:r>
    </w:p>
    <w:p w14:paraId="00000C9A"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i/>
          <w:color w:val="000000"/>
        </w:rPr>
        <w:t>Listing Coordinator:</w:t>
      </w:r>
      <w:r w:rsidRPr="00C212DA">
        <w:rPr>
          <w:rFonts w:ascii="Gill Sans MT" w:eastAsia="Gill Sans" w:hAnsi="Gill Sans MT" w:cs="Gill Sans"/>
          <w:color w:val="000000"/>
        </w:rPr>
        <w:t xml:space="preserve"> Listing Coordinators serve as the primary link between the home office and the listing teams. They are responsible for the listing operation in their assigned region (see Appendix B.7). As such, Listing Coordinators are responsible for ensuring both the progress of the listing operation and the quality of the household listings. </w:t>
      </w:r>
    </w:p>
    <w:p w14:paraId="00000C9B"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Listing Coordinators are responsible for—</w:t>
      </w:r>
    </w:p>
    <w:p w14:paraId="00000C9C"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color w:val="000000"/>
        </w:rPr>
        <w:t>Preparing for listing, including providing logistical support for the team (e.g., arranging for transport)</w:t>
      </w:r>
    </w:p>
    <w:p w14:paraId="00000C9D"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color w:val="000000"/>
        </w:rPr>
        <w:t xml:space="preserve">Obtaining and copying the base maps for all the clusters selected for the </w:t>
      </w:r>
      <w:proofErr w:type="gramStart"/>
      <w:r w:rsidRPr="00C212DA">
        <w:rPr>
          <w:rFonts w:ascii="Gill Sans MT" w:eastAsia="Gill Sans" w:hAnsi="Gill Sans MT" w:cs="Gill Sans"/>
          <w:color w:val="000000"/>
        </w:rPr>
        <w:t>survey;</w:t>
      </w:r>
      <w:proofErr w:type="gramEnd"/>
    </w:p>
    <w:p w14:paraId="00000C9E"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color w:val="000000"/>
        </w:rPr>
        <w:t xml:space="preserve">Ensuring that copies of all listing materials (listing manuals, mapping forms, and listing forms) are made in sufficient quantities to perform the household listing in all selected </w:t>
      </w:r>
      <w:proofErr w:type="gramStart"/>
      <w:r w:rsidRPr="00C212DA">
        <w:rPr>
          <w:rFonts w:ascii="Gill Sans MT" w:eastAsia="Gill Sans" w:hAnsi="Gill Sans MT" w:cs="Gill Sans"/>
          <w:color w:val="000000"/>
        </w:rPr>
        <w:t>clusters;</w:t>
      </w:r>
      <w:proofErr w:type="gramEnd"/>
    </w:p>
    <w:p w14:paraId="00000C9F"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color w:val="000000"/>
        </w:rPr>
        <w:t>identifying and contacting local officials and village elders in each cluster to inform them about the listing operation and to obtain their cooperation</w:t>
      </w:r>
      <w:proofErr w:type="gramStart"/>
      <w:r w:rsidRPr="00C212DA">
        <w:rPr>
          <w:rFonts w:ascii="Gill Sans MT" w:eastAsia="Gill Sans" w:hAnsi="Gill Sans MT" w:cs="Gill Sans"/>
          <w:color w:val="000000"/>
        </w:rPr>
        <w:t>);</w:t>
      </w:r>
      <w:proofErr w:type="gramEnd"/>
    </w:p>
    <w:p w14:paraId="00000CA0"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color w:val="000000"/>
        </w:rPr>
        <w:t xml:space="preserve">Assigning clusters to the household listing </w:t>
      </w:r>
      <w:proofErr w:type="gramStart"/>
      <w:r w:rsidRPr="00C212DA">
        <w:rPr>
          <w:rFonts w:ascii="Gill Sans MT" w:eastAsia="Gill Sans" w:hAnsi="Gill Sans MT" w:cs="Gill Sans"/>
          <w:color w:val="000000"/>
        </w:rPr>
        <w:t>teams;</w:t>
      </w:r>
      <w:proofErr w:type="gramEnd"/>
    </w:p>
    <w:p w14:paraId="00000CA1"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color w:val="000000"/>
        </w:rPr>
        <w:t xml:space="preserve">Tracking submission of completed listing forms at the central </w:t>
      </w:r>
      <w:proofErr w:type="gramStart"/>
      <w:r w:rsidRPr="00C212DA">
        <w:rPr>
          <w:rFonts w:ascii="Gill Sans MT" w:eastAsia="Gill Sans" w:hAnsi="Gill Sans MT" w:cs="Gill Sans"/>
          <w:color w:val="000000"/>
        </w:rPr>
        <w:t>office;</w:t>
      </w:r>
      <w:proofErr w:type="gramEnd"/>
    </w:p>
    <w:p w14:paraId="00000CA2"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color w:val="000000"/>
        </w:rPr>
        <w:t>Confirming that the completed household listings are of high quality; and</w:t>
      </w:r>
    </w:p>
    <w:p w14:paraId="00000CA3" w14:textId="77777777" w:rsidR="00CA4C6D" w:rsidRPr="00C212DA" w:rsidRDefault="00D650E5">
      <w:pPr>
        <w:numPr>
          <w:ilvl w:val="0"/>
          <w:numId w:val="5"/>
        </w:numPr>
        <w:pBdr>
          <w:top w:val="nil"/>
          <w:left w:val="nil"/>
          <w:bottom w:val="nil"/>
          <w:right w:val="nil"/>
          <w:between w:val="nil"/>
        </w:pBdr>
        <w:rPr>
          <w:rFonts w:ascii="Gill Sans MT" w:hAnsi="Gill Sans MT"/>
        </w:rPr>
      </w:pPr>
      <w:r w:rsidRPr="00C212DA">
        <w:rPr>
          <w:rFonts w:ascii="Gill Sans MT" w:eastAsia="Gill Sans" w:hAnsi="Gill Sans MT" w:cs="Gill Sans"/>
          <w:color w:val="000000"/>
        </w:rPr>
        <w:t>Validating or relisting clusters to ensure accuracy.</w:t>
      </w:r>
    </w:p>
    <w:p w14:paraId="00000CA4"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All Listing Coordinators must have a complete and in-depth understanding of the listing process. Their ultimate responsibility is to ensure that the maps and listing forms are complete and accurate.</w:t>
      </w:r>
    </w:p>
    <w:p w14:paraId="00000CA5"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i/>
          <w:color w:val="000000"/>
        </w:rPr>
        <w:t xml:space="preserve">Cartographer and Lister: </w:t>
      </w:r>
      <w:r w:rsidRPr="00C212DA">
        <w:rPr>
          <w:rFonts w:ascii="Gill Sans MT" w:eastAsia="Gill Sans" w:hAnsi="Gill Sans MT" w:cs="Gill Sans"/>
          <w:color w:val="000000"/>
        </w:rPr>
        <w:t xml:space="preserve">The Cartographer is the person who draws the maps; the Lister lists all structures and households in the cluster. They work together in each cluster, beginning by identifying the cluster boundaries. First, the Cartographer prepares an updated detailed location map. Next, the Cartographer prepares a detailed sketch map. At the same time, the Lister begins to systematically list all of the structures and households in the cluster on the Listing Form. The sketch map and the household listing form must be prepared simultaneously, and the structure numbers on the sketch map and on the Listing Form must match. </w:t>
      </w:r>
    </w:p>
    <w:p w14:paraId="00000CA6" w14:textId="42862C4C" w:rsidR="00CA4C6D"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The Cartographer and Lister are responsible for communicating with the Listing Coordinator about their progress and about any problems they encounter in the field. They are also responsible for securely transferring the completed listing forms to the Listing Coordinator.</w:t>
      </w:r>
    </w:p>
    <w:p w14:paraId="00000CA7" w14:textId="70650B75" w:rsidR="00CA4C6D" w:rsidRPr="00C212DA" w:rsidRDefault="004D45BA" w:rsidP="000C3435">
      <w:pPr>
        <w:pBdr>
          <w:top w:val="nil"/>
          <w:left w:val="nil"/>
          <w:bottom w:val="nil"/>
          <w:right w:val="nil"/>
          <w:between w:val="nil"/>
        </w:pBdr>
        <w:ind w:left="450"/>
        <w:rPr>
          <w:rFonts w:ascii="Gill Sans MT" w:eastAsia="Gill Sans" w:hAnsi="Gill Sans MT" w:cs="Gill Sans"/>
          <w:color w:val="000000"/>
        </w:rPr>
      </w:pPr>
      <w:r>
        <w:rPr>
          <w:noProof/>
        </w:rPr>
        <mc:AlternateContent>
          <mc:Choice Requires="wps">
            <w:drawing>
              <wp:inline distT="0" distB="0" distL="0" distR="0" wp14:anchorId="6CDD7793" wp14:editId="6D274841">
                <wp:extent cx="5283200" cy="1924216"/>
                <wp:effectExtent l="0" t="0" r="12700" b="19050"/>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3200" cy="1924216"/>
                        </a:xfrm>
                        <a:prstGeom prst="rect">
                          <a:avLst/>
                        </a:prstGeom>
                        <a:solidFill>
                          <a:srgbClr val="4799B5">
                            <a:alpha val="20000"/>
                          </a:srgbClr>
                        </a:solidFill>
                        <a:ln w="12700">
                          <a:solidFill>
                            <a:srgbClr val="4799B5"/>
                          </a:solidFill>
                          <a:miter lim="800000"/>
                          <a:headEnd/>
                          <a:tailEnd/>
                        </a:ln>
                      </wps:spPr>
                      <wps:txbx>
                        <w:txbxContent>
                          <w:p w14:paraId="280B76C1" w14:textId="77777777" w:rsidR="004D45BA" w:rsidRPr="003D2997" w:rsidRDefault="004D45BA" w:rsidP="00E33C8F">
                            <w:pPr>
                              <w:pStyle w:val="NoSpacing"/>
                              <w:spacing w:after="240"/>
                              <w:jc w:val="center"/>
                              <w:rPr>
                                <w:rFonts w:ascii="Gill Sans MT" w:hAnsi="Gill Sans MT"/>
                                <w:b/>
                                <w:bCs/>
                                <w:color w:val="000000" w:themeColor="text1"/>
                                <w:sz w:val="20"/>
                                <w:szCs w:val="20"/>
                              </w:rPr>
                            </w:pPr>
                            <w:r w:rsidRPr="003D2997">
                              <w:rPr>
                                <w:rFonts w:ascii="Gill Sans MT" w:hAnsi="Gill Sans MT"/>
                                <w:b/>
                                <w:bCs/>
                                <w:color w:val="000000" w:themeColor="text1"/>
                                <w:sz w:val="20"/>
                                <w:szCs w:val="20"/>
                              </w:rPr>
                              <w:t>Responsibilities of the Cartographer and Lister</w:t>
                            </w:r>
                          </w:p>
                          <w:p w14:paraId="5AD79E55" w14:textId="77777777" w:rsidR="004D45BA" w:rsidRPr="003D2997" w:rsidRDefault="004D45BA" w:rsidP="004D45BA">
                            <w:pPr>
                              <w:pStyle w:val="NoSpacing"/>
                              <w:spacing w:after="120"/>
                              <w:rPr>
                                <w:rFonts w:ascii="Gill Sans MT" w:hAnsi="Gill Sans MT"/>
                                <w:color w:val="000000" w:themeColor="text1"/>
                                <w:sz w:val="20"/>
                                <w:szCs w:val="20"/>
                              </w:rPr>
                            </w:pPr>
                            <w:r w:rsidRPr="003D2997">
                              <w:rPr>
                                <w:rFonts w:ascii="Gill Sans MT" w:hAnsi="Gill Sans MT"/>
                                <w:color w:val="000000" w:themeColor="text1"/>
                                <w:sz w:val="20"/>
                                <w:szCs w:val="20"/>
                              </w:rPr>
                              <w:t>The responsibilities of the Cartographer and Lister are to—</w:t>
                            </w:r>
                          </w:p>
                          <w:p w14:paraId="1CE20304" w14:textId="77777777" w:rsidR="004D45BA" w:rsidRPr="003D2997" w:rsidRDefault="004D45BA" w:rsidP="004D45BA">
                            <w:pPr>
                              <w:pStyle w:val="NoSpacing"/>
                              <w:spacing w:after="120"/>
                              <w:ind w:left="360"/>
                              <w:rPr>
                                <w:rFonts w:ascii="Gill Sans MT" w:hAnsi="Gill Sans MT"/>
                                <w:color w:val="000000" w:themeColor="text1"/>
                                <w:sz w:val="20"/>
                                <w:szCs w:val="20"/>
                              </w:rPr>
                            </w:pPr>
                            <w:r w:rsidRPr="003D2997">
                              <w:rPr>
                                <w:rFonts w:ascii="Gill Sans MT" w:hAnsi="Gill Sans MT"/>
                                <w:color w:val="000000" w:themeColor="text1"/>
                                <w:sz w:val="20"/>
                                <w:szCs w:val="20"/>
                              </w:rPr>
                              <w:t>(1) Identify the boundaries of the cluster.</w:t>
                            </w:r>
                          </w:p>
                          <w:p w14:paraId="259A65A7" w14:textId="77777777" w:rsidR="004D45BA" w:rsidRPr="003D2997" w:rsidRDefault="004D45BA" w:rsidP="004D45BA">
                            <w:pPr>
                              <w:pStyle w:val="NoSpacing"/>
                              <w:spacing w:after="120"/>
                              <w:ind w:left="360"/>
                              <w:rPr>
                                <w:rFonts w:ascii="Gill Sans MT" w:hAnsi="Gill Sans MT"/>
                                <w:color w:val="000000" w:themeColor="text1"/>
                                <w:sz w:val="20"/>
                                <w:szCs w:val="20"/>
                              </w:rPr>
                            </w:pPr>
                            <w:r w:rsidRPr="003D2997">
                              <w:rPr>
                                <w:rFonts w:ascii="Gill Sans MT" w:hAnsi="Gill Sans MT"/>
                                <w:color w:val="000000" w:themeColor="text1"/>
                                <w:sz w:val="20"/>
                                <w:szCs w:val="20"/>
                              </w:rPr>
                              <w:t>(2) Draw a location map showing the location of the cluster.</w:t>
                            </w:r>
                          </w:p>
                          <w:p w14:paraId="2F3A9029" w14:textId="77777777" w:rsidR="004D45BA" w:rsidRPr="003D2997" w:rsidRDefault="004D45BA" w:rsidP="004D45BA">
                            <w:pPr>
                              <w:pStyle w:val="NoSpacing"/>
                              <w:spacing w:after="120"/>
                              <w:ind w:left="360"/>
                              <w:rPr>
                                <w:rFonts w:ascii="Gill Sans MT" w:hAnsi="Gill Sans MT"/>
                                <w:color w:val="000000" w:themeColor="text1"/>
                                <w:sz w:val="20"/>
                                <w:szCs w:val="20"/>
                              </w:rPr>
                            </w:pPr>
                            <w:r w:rsidRPr="003D2997">
                              <w:rPr>
                                <w:rFonts w:ascii="Gill Sans MT" w:hAnsi="Gill Sans MT"/>
                                <w:color w:val="000000" w:themeColor="text1"/>
                                <w:sz w:val="20"/>
                                <w:szCs w:val="20"/>
                              </w:rPr>
                              <w:t>(3) Draw a detailed sketch map of the cluster showing the locations of all structures.</w:t>
                            </w:r>
                          </w:p>
                          <w:p w14:paraId="74B93C39" w14:textId="77777777" w:rsidR="004D45BA" w:rsidRPr="003D2997" w:rsidRDefault="004D45BA" w:rsidP="004D45BA">
                            <w:pPr>
                              <w:pStyle w:val="NoSpacing"/>
                              <w:spacing w:after="120"/>
                              <w:ind w:left="360"/>
                              <w:rPr>
                                <w:rFonts w:ascii="Gill Sans MT" w:hAnsi="Gill Sans MT"/>
                                <w:color w:val="000000" w:themeColor="text1"/>
                                <w:sz w:val="20"/>
                                <w:szCs w:val="20"/>
                              </w:rPr>
                            </w:pPr>
                            <w:r w:rsidRPr="003D2997">
                              <w:rPr>
                                <w:rFonts w:ascii="Gill Sans MT" w:hAnsi="Gill Sans MT"/>
                                <w:color w:val="000000" w:themeColor="text1"/>
                                <w:sz w:val="20"/>
                                <w:szCs w:val="20"/>
                              </w:rPr>
                              <w:t>(4) List all the households in the cluster systematically.</w:t>
                            </w:r>
                          </w:p>
                          <w:p w14:paraId="014853EB" w14:textId="77777777" w:rsidR="004D45BA" w:rsidRPr="003D2997" w:rsidRDefault="004D45BA" w:rsidP="004D45BA">
                            <w:pPr>
                              <w:pStyle w:val="NoSpacing"/>
                              <w:spacing w:after="120"/>
                              <w:ind w:left="360"/>
                              <w:rPr>
                                <w:rFonts w:ascii="Gill Sans MT" w:hAnsi="Gill Sans MT"/>
                                <w:color w:val="000000" w:themeColor="text1"/>
                                <w:sz w:val="20"/>
                                <w:szCs w:val="20"/>
                              </w:rPr>
                            </w:pPr>
                            <w:r w:rsidRPr="003D2997">
                              <w:rPr>
                                <w:rFonts w:ascii="Gill Sans MT" w:hAnsi="Gill Sans MT"/>
                                <w:color w:val="000000" w:themeColor="text1"/>
                                <w:sz w:val="20"/>
                                <w:szCs w:val="20"/>
                              </w:rPr>
                              <w:t>(5) Communicate to the Listing Coordinator problems encountered in the field.</w:t>
                            </w:r>
                          </w:p>
                          <w:p w14:paraId="4EC7FF90" w14:textId="77777777" w:rsidR="004D45BA" w:rsidRPr="006E52C4" w:rsidRDefault="004D45BA" w:rsidP="004D45BA">
                            <w:pPr>
                              <w:pStyle w:val="NoSpacing"/>
                              <w:spacing w:after="120"/>
                              <w:ind w:left="360"/>
                              <w:rPr>
                                <w:rFonts w:ascii="Gill Sans MT" w:hAnsi="Gill Sans MT"/>
                                <w:color w:val="000000" w:themeColor="text1"/>
                                <w:sz w:val="20"/>
                                <w:szCs w:val="20"/>
                              </w:rPr>
                            </w:pPr>
                            <w:r w:rsidRPr="003D2997">
                              <w:rPr>
                                <w:rFonts w:ascii="Gill Sans MT" w:hAnsi="Gill Sans MT"/>
                                <w:color w:val="000000" w:themeColor="text1"/>
                                <w:sz w:val="20"/>
                                <w:szCs w:val="20"/>
                              </w:rPr>
                              <w:t>(6) Transfer the completed listing forms to the Listing Coordi</w:t>
                            </w:r>
                            <w:r>
                              <w:rPr>
                                <w:rFonts w:ascii="Gill Sans MT" w:hAnsi="Gill Sans MT"/>
                                <w:color w:val="000000" w:themeColor="text1"/>
                                <w:sz w:val="20"/>
                                <w:szCs w:val="20"/>
                              </w:rPr>
                              <w:t>nator or to the central office.</w:t>
                            </w:r>
                          </w:p>
                        </w:txbxContent>
                      </wps:txbx>
                      <wps:bodyPr rot="0" vert="horz" wrap="square" lIns="91440" tIns="45720" rIns="91440" bIns="45720" anchor="t" anchorCtr="0">
                        <a:noAutofit/>
                      </wps:bodyPr>
                    </wps:wsp>
                  </a:graphicData>
                </a:graphic>
              </wp:inline>
            </w:drawing>
          </mc:Choice>
          <mc:Fallback>
            <w:pict>
              <v:shape w14:anchorId="6CDD7793" id="Text Box 2" o:spid="_x0000_s1027" type="#_x0000_t202" style="width:416pt;height:1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" fillcolor="#4799b5" strokecolor="#4799b5" strokeweight="1pt">
                <v:fill opacity="13107f"/>
                <v:textbox>
                  <w:txbxContent>
                    <w:p w14:paraId="280B76C1" w14:textId="77777777" w:rsidR="004D45BA" w:rsidRPr="003D2997" w:rsidRDefault="004D45BA" w:rsidP="00E33C8F">
                      <w:pPr>
                        <w:pStyle w:val="NoSpacing"/>
                        <w:spacing w:after="240"/>
                        <w:jc w:val="center"/>
                        <w:rPr>
                          <w:rFonts w:ascii="Gill Sans MT" w:hAnsi="Gill Sans MT"/>
                          <w:b/>
                          <w:bCs/>
                          <w:color w:val="000000" w:themeColor="text1"/>
                          <w:sz w:val="20"/>
                          <w:szCs w:val="20"/>
                        </w:rPr>
                      </w:pPr>
                      <w:r w:rsidRPr="003D2997">
                        <w:rPr>
                          <w:rFonts w:ascii="Gill Sans MT" w:hAnsi="Gill Sans MT"/>
                          <w:b/>
                          <w:bCs/>
                          <w:color w:val="000000" w:themeColor="text1"/>
                          <w:sz w:val="20"/>
                          <w:szCs w:val="20"/>
                        </w:rPr>
                        <w:t>Responsibilities of the Cartographer and Lister</w:t>
                      </w:r>
                    </w:p>
                    <w:p w14:paraId="5AD79E55" w14:textId="77777777" w:rsidR="004D45BA" w:rsidRPr="003D2997" w:rsidRDefault="004D45BA" w:rsidP="004D45BA">
                      <w:pPr>
                        <w:pStyle w:val="NoSpacing"/>
                        <w:spacing w:after="120"/>
                        <w:rPr>
                          <w:rFonts w:ascii="Gill Sans MT" w:hAnsi="Gill Sans MT"/>
                          <w:color w:val="000000" w:themeColor="text1"/>
                          <w:sz w:val="20"/>
                          <w:szCs w:val="20"/>
                        </w:rPr>
                      </w:pPr>
                      <w:r w:rsidRPr="003D2997">
                        <w:rPr>
                          <w:rFonts w:ascii="Gill Sans MT" w:hAnsi="Gill Sans MT"/>
                          <w:color w:val="000000" w:themeColor="text1"/>
                          <w:sz w:val="20"/>
                          <w:szCs w:val="20"/>
                        </w:rPr>
                        <w:t>The responsibilities of the Cartographer and Lister are to—</w:t>
                      </w:r>
                    </w:p>
                    <w:p w14:paraId="1CE20304" w14:textId="77777777" w:rsidR="004D45BA" w:rsidRPr="003D2997" w:rsidRDefault="004D45BA" w:rsidP="004D45BA">
                      <w:pPr>
                        <w:pStyle w:val="NoSpacing"/>
                        <w:spacing w:after="120"/>
                        <w:ind w:left="360"/>
                        <w:rPr>
                          <w:rFonts w:ascii="Gill Sans MT" w:hAnsi="Gill Sans MT"/>
                          <w:color w:val="000000" w:themeColor="text1"/>
                          <w:sz w:val="20"/>
                          <w:szCs w:val="20"/>
                        </w:rPr>
                      </w:pPr>
                      <w:r w:rsidRPr="003D2997">
                        <w:rPr>
                          <w:rFonts w:ascii="Gill Sans MT" w:hAnsi="Gill Sans MT"/>
                          <w:color w:val="000000" w:themeColor="text1"/>
                          <w:sz w:val="20"/>
                          <w:szCs w:val="20"/>
                        </w:rPr>
                        <w:t>(1) Identify the boundaries of the cluster.</w:t>
                      </w:r>
                    </w:p>
                    <w:p w14:paraId="259A65A7" w14:textId="77777777" w:rsidR="004D45BA" w:rsidRPr="003D2997" w:rsidRDefault="004D45BA" w:rsidP="004D45BA">
                      <w:pPr>
                        <w:pStyle w:val="NoSpacing"/>
                        <w:spacing w:after="120"/>
                        <w:ind w:left="360"/>
                        <w:rPr>
                          <w:rFonts w:ascii="Gill Sans MT" w:hAnsi="Gill Sans MT"/>
                          <w:color w:val="000000" w:themeColor="text1"/>
                          <w:sz w:val="20"/>
                          <w:szCs w:val="20"/>
                        </w:rPr>
                      </w:pPr>
                      <w:r w:rsidRPr="003D2997">
                        <w:rPr>
                          <w:rFonts w:ascii="Gill Sans MT" w:hAnsi="Gill Sans MT"/>
                          <w:color w:val="000000" w:themeColor="text1"/>
                          <w:sz w:val="20"/>
                          <w:szCs w:val="20"/>
                        </w:rPr>
                        <w:t>(2) Draw a location map showing the location of the cluster.</w:t>
                      </w:r>
                    </w:p>
                    <w:p w14:paraId="2F3A9029" w14:textId="77777777" w:rsidR="004D45BA" w:rsidRPr="003D2997" w:rsidRDefault="004D45BA" w:rsidP="004D45BA">
                      <w:pPr>
                        <w:pStyle w:val="NoSpacing"/>
                        <w:spacing w:after="120"/>
                        <w:ind w:left="360"/>
                        <w:rPr>
                          <w:rFonts w:ascii="Gill Sans MT" w:hAnsi="Gill Sans MT"/>
                          <w:color w:val="000000" w:themeColor="text1"/>
                          <w:sz w:val="20"/>
                          <w:szCs w:val="20"/>
                        </w:rPr>
                      </w:pPr>
                      <w:r w:rsidRPr="003D2997">
                        <w:rPr>
                          <w:rFonts w:ascii="Gill Sans MT" w:hAnsi="Gill Sans MT"/>
                          <w:color w:val="000000" w:themeColor="text1"/>
                          <w:sz w:val="20"/>
                          <w:szCs w:val="20"/>
                        </w:rPr>
                        <w:t>(3) Draw a detailed sketch map of the cluster showing the locations of all structures.</w:t>
                      </w:r>
                    </w:p>
                    <w:p w14:paraId="74B93C39" w14:textId="77777777" w:rsidR="004D45BA" w:rsidRPr="003D2997" w:rsidRDefault="004D45BA" w:rsidP="004D45BA">
                      <w:pPr>
                        <w:pStyle w:val="NoSpacing"/>
                        <w:spacing w:after="120"/>
                        <w:ind w:left="360"/>
                        <w:rPr>
                          <w:rFonts w:ascii="Gill Sans MT" w:hAnsi="Gill Sans MT"/>
                          <w:color w:val="000000" w:themeColor="text1"/>
                          <w:sz w:val="20"/>
                          <w:szCs w:val="20"/>
                        </w:rPr>
                      </w:pPr>
                      <w:r w:rsidRPr="003D2997">
                        <w:rPr>
                          <w:rFonts w:ascii="Gill Sans MT" w:hAnsi="Gill Sans MT"/>
                          <w:color w:val="000000" w:themeColor="text1"/>
                          <w:sz w:val="20"/>
                          <w:szCs w:val="20"/>
                        </w:rPr>
                        <w:t>(4) List all the households in the cluster systematically.</w:t>
                      </w:r>
                    </w:p>
                    <w:p w14:paraId="014853EB" w14:textId="77777777" w:rsidR="004D45BA" w:rsidRPr="003D2997" w:rsidRDefault="004D45BA" w:rsidP="004D45BA">
                      <w:pPr>
                        <w:pStyle w:val="NoSpacing"/>
                        <w:spacing w:after="120"/>
                        <w:ind w:left="360"/>
                        <w:rPr>
                          <w:rFonts w:ascii="Gill Sans MT" w:hAnsi="Gill Sans MT"/>
                          <w:color w:val="000000" w:themeColor="text1"/>
                          <w:sz w:val="20"/>
                          <w:szCs w:val="20"/>
                        </w:rPr>
                      </w:pPr>
                      <w:r w:rsidRPr="003D2997">
                        <w:rPr>
                          <w:rFonts w:ascii="Gill Sans MT" w:hAnsi="Gill Sans MT"/>
                          <w:color w:val="000000" w:themeColor="text1"/>
                          <w:sz w:val="20"/>
                          <w:szCs w:val="20"/>
                        </w:rPr>
                        <w:t>(5) Communicate to the Listing Coordinator problems encountered in the field.</w:t>
                      </w:r>
                    </w:p>
                    <w:p w14:paraId="4EC7FF90" w14:textId="77777777" w:rsidR="004D45BA" w:rsidRPr="006E52C4" w:rsidRDefault="004D45BA" w:rsidP="004D45BA">
                      <w:pPr>
                        <w:pStyle w:val="NoSpacing"/>
                        <w:spacing w:after="120"/>
                        <w:ind w:left="360"/>
                        <w:rPr>
                          <w:rFonts w:ascii="Gill Sans MT" w:hAnsi="Gill Sans MT"/>
                          <w:color w:val="000000" w:themeColor="text1"/>
                          <w:sz w:val="20"/>
                          <w:szCs w:val="20"/>
                        </w:rPr>
                      </w:pPr>
                      <w:r w:rsidRPr="003D2997">
                        <w:rPr>
                          <w:rFonts w:ascii="Gill Sans MT" w:hAnsi="Gill Sans MT"/>
                          <w:color w:val="000000" w:themeColor="text1"/>
                          <w:sz w:val="20"/>
                          <w:szCs w:val="20"/>
                        </w:rPr>
                        <w:t>(6) Transfer the completed listing forms to the Listing Coordi</w:t>
                      </w:r>
                      <w:r>
                        <w:rPr>
                          <w:rFonts w:ascii="Gill Sans MT" w:hAnsi="Gill Sans MT"/>
                          <w:color w:val="000000" w:themeColor="text1"/>
                          <w:sz w:val="20"/>
                          <w:szCs w:val="20"/>
                        </w:rPr>
                        <w:t>nator or to the central office.</w:t>
                      </w:r>
                    </w:p>
                  </w:txbxContent>
                </v:textbox>
                <w10:anchorlock/>
              </v:shape>
            </w:pict>
          </mc:Fallback>
        </mc:AlternateContent>
      </w:r>
    </w:p>
    <w:p w14:paraId="00000CA8" w14:textId="77777777" w:rsidR="00CA4C6D" w:rsidRPr="00C212DA" w:rsidRDefault="00D650E5">
      <w:pPr>
        <w:pStyle w:val="Heading2"/>
        <w:ind w:firstLine="720"/>
      </w:pPr>
      <w:bookmarkStart w:id="33" w:name="_Toc69803323"/>
      <w:bookmarkStart w:id="34" w:name="_Toc70638335"/>
      <w:bookmarkStart w:id="35" w:name="_Toc71619704"/>
      <w:r w:rsidRPr="00C212DA">
        <w:t>1.6</w:t>
      </w:r>
      <w:r w:rsidRPr="00C212DA">
        <w:tab/>
        <w:t>Supplies needed to complete the household listing operation</w:t>
      </w:r>
      <w:bookmarkEnd w:id="33"/>
      <w:bookmarkEnd w:id="34"/>
      <w:bookmarkEnd w:id="35"/>
    </w:p>
    <w:p w14:paraId="00000CA9"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Each listing team will need the following supplies:</w:t>
      </w:r>
    </w:p>
    <w:p w14:paraId="00000CAA"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color w:val="000000"/>
        </w:rPr>
        <w:t>Household Listing Manual (one for each team member)</w:t>
      </w:r>
    </w:p>
    <w:p w14:paraId="00000CAB"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color w:val="000000"/>
        </w:rPr>
        <w:t>A notebook for recording progress or problems</w:t>
      </w:r>
    </w:p>
    <w:p w14:paraId="00000CAC"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color w:val="000000"/>
        </w:rPr>
        <w:t>Pencils and erasers</w:t>
      </w:r>
    </w:p>
    <w:p w14:paraId="00000CAD" w14:textId="7373CD32"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color w:val="000000"/>
        </w:rPr>
        <w:t>Base map of the selected clusters (one base map for each cluster that the team has been assigned to list)</w:t>
      </w:r>
    </w:p>
    <w:p w14:paraId="00000CAE"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color w:val="000000"/>
        </w:rPr>
        <w:t>Household listing forms in sufficient quantity to complete the work in all assigned clusters:</w:t>
      </w:r>
    </w:p>
    <w:p w14:paraId="00000CAF" w14:textId="77777777" w:rsidR="00CA4C6D" w:rsidRPr="00C212DA" w:rsidRDefault="00D650E5">
      <w:pPr>
        <w:numPr>
          <w:ilvl w:val="1"/>
          <w:numId w:val="2"/>
        </w:numPr>
        <w:pBdr>
          <w:top w:val="nil"/>
          <w:left w:val="nil"/>
          <w:bottom w:val="nil"/>
          <w:right w:val="nil"/>
          <w:between w:val="nil"/>
        </w:pBdr>
        <w:spacing w:after="0"/>
        <w:ind w:left="1440"/>
        <w:rPr>
          <w:rFonts w:ascii="Gill Sans MT" w:eastAsia="Gill Sans" w:hAnsi="Gill Sans MT" w:cs="Gill Sans"/>
          <w:color w:val="000000"/>
        </w:rPr>
      </w:pPr>
      <w:r w:rsidRPr="00C212DA">
        <w:rPr>
          <w:rFonts w:ascii="Gill Sans MT" w:eastAsia="Gill Sans" w:hAnsi="Gill Sans MT" w:cs="Gill Sans"/>
          <w:color w:val="000000"/>
        </w:rPr>
        <w:t>LIST/1 Listing Summary Form</w:t>
      </w:r>
    </w:p>
    <w:p w14:paraId="00000CB0" w14:textId="77777777" w:rsidR="00CA4C6D" w:rsidRPr="00C212DA" w:rsidRDefault="00D650E5">
      <w:pPr>
        <w:numPr>
          <w:ilvl w:val="1"/>
          <w:numId w:val="2"/>
        </w:numPr>
        <w:pBdr>
          <w:top w:val="nil"/>
          <w:left w:val="nil"/>
          <w:bottom w:val="nil"/>
          <w:right w:val="nil"/>
          <w:between w:val="nil"/>
        </w:pBdr>
        <w:spacing w:after="0"/>
        <w:ind w:left="1440"/>
        <w:rPr>
          <w:rFonts w:ascii="Gill Sans MT" w:eastAsia="Gill Sans" w:hAnsi="Gill Sans MT" w:cs="Gill Sans"/>
          <w:color w:val="000000"/>
        </w:rPr>
      </w:pPr>
      <w:r w:rsidRPr="00C212DA">
        <w:rPr>
          <w:rFonts w:ascii="Gill Sans MT" w:eastAsia="Gill Sans" w:hAnsi="Gill Sans MT" w:cs="Gill Sans"/>
          <w:color w:val="000000"/>
        </w:rPr>
        <w:t>LIST/2 Cluster Location Form</w:t>
      </w:r>
    </w:p>
    <w:p w14:paraId="00000CB1" w14:textId="77777777" w:rsidR="00CA4C6D" w:rsidRPr="00C212DA" w:rsidRDefault="00D650E5">
      <w:pPr>
        <w:numPr>
          <w:ilvl w:val="1"/>
          <w:numId w:val="2"/>
        </w:numPr>
        <w:pBdr>
          <w:top w:val="nil"/>
          <w:left w:val="nil"/>
          <w:bottom w:val="nil"/>
          <w:right w:val="nil"/>
          <w:between w:val="nil"/>
        </w:pBdr>
        <w:spacing w:after="0"/>
        <w:ind w:left="1440"/>
        <w:rPr>
          <w:rFonts w:ascii="Gill Sans MT" w:eastAsia="Gill Sans" w:hAnsi="Gill Sans MT" w:cs="Gill Sans"/>
          <w:color w:val="000000"/>
        </w:rPr>
      </w:pPr>
      <w:r w:rsidRPr="00C212DA">
        <w:rPr>
          <w:rFonts w:ascii="Gill Sans MT" w:eastAsia="Gill Sans" w:hAnsi="Gill Sans MT" w:cs="Gill Sans"/>
          <w:color w:val="000000"/>
        </w:rPr>
        <w:t>LIST/3 Cluster Sketch Map Form</w:t>
      </w:r>
    </w:p>
    <w:p w14:paraId="00000CB2" w14:textId="77777777" w:rsidR="00CA4C6D" w:rsidRPr="00C212DA" w:rsidRDefault="00D650E5">
      <w:pPr>
        <w:numPr>
          <w:ilvl w:val="1"/>
          <w:numId w:val="2"/>
        </w:numPr>
        <w:pBdr>
          <w:top w:val="nil"/>
          <w:left w:val="nil"/>
          <w:bottom w:val="nil"/>
          <w:right w:val="nil"/>
          <w:between w:val="nil"/>
        </w:pBdr>
        <w:spacing w:after="0"/>
        <w:ind w:left="1440"/>
        <w:rPr>
          <w:rFonts w:ascii="Gill Sans MT" w:eastAsia="Gill Sans" w:hAnsi="Gill Sans MT" w:cs="Gill Sans"/>
          <w:color w:val="000000"/>
        </w:rPr>
      </w:pPr>
      <w:r w:rsidRPr="00C212DA">
        <w:rPr>
          <w:rFonts w:ascii="Gill Sans MT" w:eastAsia="Gill Sans" w:hAnsi="Gill Sans MT" w:cs="Gill Sans"/>
          <w:color w:val="000000"/>
        </w:rPr>
        <w:t>LIST/4 Household Listing Form</w:t>
      </w:r>
    </w:p>
    <w:p w14:paraId="00000CB3" w14:textId="77777777" w:rsidR="00CA4C6D" w:rsidRPr="00C212DA" w:rsidRDefault="00D650E5">
      <w:pPr>
        <w:numPr>
          <w:ilvl w:val="1"/>
          <w:numId w:val="2"/>
        </w:numPr>
        <w:pBdr>
          <w:top w:val="nil"/>
          <w:left w:val="nil"/>
          <w:bottom w:val="nil"/>
          <w:right w:val="nil"/>
          <w:between w:val="nil"/>
        </w:pBdr>
        <w:spacing w:after="0"/>
        <w:ind w:left="1440"/>
        <w:rPr>
          <w:rFonts w:ascii="Gill Sans MT" w:eastAsia="Gill Sans" w:hAnsi="Gill Sans MT" w:cs="Gill Sans"/>
          <w:color w:val="000000"/>
        </w:rPr>
      </w:pPr>
      <w:r w:rsidRPr="00C212DA">
        <w:rPr>
          <w:rFonts w:ascii="Gill Sans MT" w:eastAsia="Gill Sans" w:hAnsi="Gill Sans MT" w:cs="Gill Sans"/>
          <w:color w:val="000000"/>
        </w:rPr>
        <w:t xml:space="preserve">LIST/5 Cluster Characteristics Form </w:t>
      </w:r>
    </w:p>
    <w:p w14:paraId="00000CB4" w14:textId="2079F192" w:rsidR="00CA4C6D" w:rsidRPr="00C212DA" w:rsidRDefault="00D650E5">
      <w:pPr>
        <w:numPr>
          <w:ilvl w:val="1"/>
          <w:numId w:val="2"/>
        </w:numPr>
        <w:pBdr>
          <w:top w:val="nil"/>
          <w:left w:val="nil"/>
          <w:bottom w:val="nil"/>
          <w:right w:val="nil"/>
          <w:between w:val="nil"/>
        </w:pBdr>
        <w:spacing w:after="0"/>
        <w:ind w:left="1440"/>
        <w:rPr>
          <w:rFonts w:ascii="Gill Sans MT" w:eastAsia="Gill Sans" w:hAnsi="Gill Sans MT" w:cs="Gill Sans"/>
          <w:color w:val="000000"/>
        </w:rPr>
      </w:pPr>
      <w:r w:rsidRPr="00C212DA">
        <w:rPr>
          <w:rFonts w:ascii="Gill Sans MT" w:eastAsia="Gill Sans" w:hAnsi="Gill Sans MT" w:cs="Gill Sans"/>
          <w:color w:val="000000"/>
        </w:rPr>
        <w:t>LIST/6 Cluster Segmentation Form</w:t>
      </w:r>
    </w:p>
    <w:p w14:paraId="00000CB5" w14:textId="77777777" w:rsidR="00CA4C6D" w:rsidRPr="00C212DA" w:rsidRDefault="00D650E5">
      <w:pPr>
        <w:keepNext/>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color w:val="000000"/>
        </w:rPr>
        <w:t>Letters of introduction</w:t>
      </w:r>
    </w:p>
    <w:p w14:paraId="00000CB6"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color w:val="000000"/>
        </w:rPr>
        <w:t>Clipboards, briefcases, backpacks, notebooks</w:t>
      </w:r>
    </w:p>
    <w:p w14:paraId="00000CB7"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color w:val="000000"/>
        </w:rPr>
        <w:t xml:space="preserve">Paper clips, staplers and staples, tape </w:t>
      </w:r>
    </w:p>
    <w:p w14:paraId="00000CB8"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color w:val="000000"/>
        </w:rPr>
        <w:t>Waterproof containers and envelopes to store paperwork and completed listing forms</w:t>
      </w:r>
    </w:p>
    <w:p w14:paraId="00000CB9"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color w:val="000000"/>
        </w:rPr>
        <w:t>First aid kit</w:t>
      </w:r>
    </w:p>
    <w:p w14:paraId="00000CBA"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bookmarkStart w:id="36" w:name="_heading=h.3rdcrjn" w:colFirst="0" w:colLast="0"/>
      <w:bookmarkEnd w:id="36"/>
      <w:r w:rsidRPr="00C212DA">
        <w:rPr>
          <w:rFonts w:ascii="Gill Sans MT" w:eastAsia="Gill Sans" w:hAnsi="Gill Sans MT" w:cs="Gill Sans"/>
          <w:color w:val="000000"/>
        </w:rPr>
        <w:t>Cell phone with SIM card and charger</w:t>
      </w:r>
      <w:r w:rsidRPr="00C212DA">
        <w:rPr>
          <w:rFonts w:ascii="Gill Sans MT" w:hAnsi="Gill Sans MT"/>
        </w:rPr>
        <w:br w:type="page"/>
      </w:r>
    </w:p>
    <w:p w14:paraId="00000CBB" w14:textId="77777777" w:rsidR="00CA4C6D" w:rsidRPr="00C212DA" w:rsidRDefault="00D650E5">
      <w:pPr>
        <w:pStyle w:val="Heading1"/>
      </w:pPr>
      <w:bookmarkStart w:id="37" w:name="_Toc69803324"/>
      <w:bookmarkStart w:id="38" w:name="_Toc70638336"/>
      <w:bookmarkStart w:id="39" w:name="_Toc71619705"/>
      <w:r w:rsidRPr="00C212DA">
        <w:t>2.</w:t>
      </w:r>
      <w:r w:rsidRPr="00C212DA">
        <w:tab/>
        <w:t>Household listing procedures</w:t>
      </w:r>
      <w:bookmarkEnd w:id="37"/>
      <w:bookmarkEnd w:id="38"/>
      <w:bookmarkEnd w:id="39"/>
    </w:p>
    <w:p w14:paraId="00000CBC" w14:textId="77777777" w:rsidR="00CA4C6D" w:rsidRPr="00C212DA" w:rsidRDefault="00D650E5" w:rsidP="00E33C8F">
      <w:pPr>
        <w:pStyle w:val="BodyText1"/>
      </w:pPr>
      <w:r w:rsidRPr="00C212DA">
        <w:t>The household listing operation requires several steps: preparing for going to the field, locating each cluster, preparing the location and sketch maps for each cluster, listing all of the structures and households found in each cluster, and transferring completed listing forms to the central office. In some cases, segmentation is required and will be described later in this manual. A description of these steps follows.</w:t>
      </w:r>
    </w:p>
    <w:p w14:paraId="00000CBD" w14:textId="77777777" w:rsidR="00CA4C6D" w:rsidRPr="00C212DA" w:rsidRDefault="00D650E5">
      <w:pPr>
        <w:pStyle w:val="Heading2"/>
        <w:ind w:firstLine="720"/>
      </w:pPr>
      <w:bookmarkStart w:id="40" w:name="_Toc69803325"/>
      <w:bookmarkStart w:id="41" w:name="_Toc70638337"/>
      <w:bookmarkStart w:id="42" w:name="_Toc71619706"/>
      <w:r w:rsidRPr="00C212DA">
        <w:t>2.1</w:t>
      </w:r>
      <w:r w:rsidRPr="00C212DA">
        <w:tab/>
        <w:t>Preparation</w:t>
      </w:r>
      <w:bookmarkEnd w:id="40"/>
      <w:bookmarkEnd w:id="41"/>
      <w:bookmarkEnd w:id="42"/>
    </w:p>
    <w:p w14:paraId="00000CBE"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Preparing for fieldwork requires that the Listing Coordinator—</w:t>
      </w:r>
    </w:p>
    <w:p w14:paraId="00000CBF"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color w:val="000000"/>
        </w:rPr>
        <w:t xml:space="preserve">Obtain preliminary base maps from the Fieldwork Director for each area where his or her team will be </w:t>
      </w:r>
      <w:proofErr w:type="gramStart"/>
      <w:r w:rsidRPr="00C212DA">
        <w:rPr>
          <w:rFonts w:ascii="Gill Sans MT" w:eastAsia="Gill Sans" w:hAnsi="Gill Sans MT" w:cs="Gill Sans"/>
          <w:color w:val="000000"/>
        </w:rPr>
        <w:t>working;</w:t>
      </w:r>
      <w:proofErr w:type="gramEnd"/>
    </w:p>
    <w:p w14:paraId="00000CC0"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color w:val="000000"/>
        </w:rPr>
        <w:t xml:space="preserve">Become familiar with the area where the team will be working and determine the best arrangements for travel and </w:t>
      </w:r>
      <w:proofErr w:type="gramStart"/>
      <w:r w:rsidRPr="00C212DA">
        <w:rPr>
          <w:rFonts w:ascii="Gill Sans MT" w:eastAsia="Gill Sans" w:hAnsi="Gill Sans MT" w:cs="Gill Sans"/>
          <w:color w:val="000000"/>
        </w:rPr>
        <w:t>accommodations;</w:t>
      </w:r>
      <w:proofErr w:type="gramEnd"/>
    </w:p>
    <w:p w14:paraId="00000CC1"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color w:val="000000"/>
        </w:rPr>
        <w:t xml:space="preserve">Contact local authorities to inform them about the listing activity and the upcoming survey, and to gain their support and </w:t>
      </w:r>
      <w:proofErr w:type="gramStart"/>
      <w:r w:rsidRPr="00C212DA">
        <w:rPr>
          <w:rFonts w:ascii="Gill Sans MT" w:eastAsia="Gill Sans" w:hAnsi="Gill Sans MT" w:cs="Gill Sans"/>
          <w:color w:val="000000"/>
        </w:rPr>
        <w:t>cooperation;</w:t>
      </w:r>
      <w:proofErr w:type="gramEnd"/>
    </w:p>
    <w:p w14:paraId="00000CC2"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color w:val="000000"/>
        </w:rPr>
        <w:t xml:space="preserve">Obtain all supplies and equipment necessary for the team to complete its assigned </w:t>
      </w:r>
      <w:proofErr w:type="gramStart"/>
      <w:r w:rsidRPr="00C212DA">
        <w:rPr>
          <w:rFonts w:ascii="Gill Sans MT" w:eastAsia="Gill Sans" w:hAnsi="Gill Sans MT" w:cs="Gill Sans"/>
          <w:color w:val="000000"/>
        </w:rPr>
        <w:t>work;</w:t>
      </w:r>
      <w:proofErr w:type="gramEnd"/>
    </w:p>
    <w:p w14:paraId="00000CC3"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color w:val="000000"/>
        </w:rPr>
        <w:t xml:space="preserve">Obtain all monetary advances to cover expenses for the team; funds should be distributed according to the procedures established by the Fieldwork Director, if these have not been included in the per diem that is given directly to the listing </w:t>
      </w:r>
      <w:proofErr w:type="gramStart"/>
      <w:r w:rsidRPr="00C212DA">
        <w:rPr>
          <w:rFonts w:ascii="Gill Sans MT" w:eastAsia="Gill Sans" w:hAnsi="Gill Sans MT" w:cs="Gill Sans"/>
          <w:color w:val="000000"/>
        </w:rPr>
        <w:t>team;</w:t>
      </w:r>
      <w:proofErr w:type="gramEnd"/>
    </w:p>
    <w:p w14:paraId="00000CC4"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color w:val="000000"/>
        </w:rPr>
        <w:t>Obtain letters of introduction to be given to local, district, and regional officials providing sufficient authority to conduct the listing; and</w:t>
      </w:r>
    </w:p>
    <w:p w14:paraId="00000CC5" w14:textId="77777777" w:rsidR="00CA4C6D" w:rsidRPr="00C212DA" w:rsidRDefault="00D650E5">
      <w:pPr>
        <w:numPr>
          <w:ilvl w:val="0"/>
          <w:numId w:val="5"/>
        </w:numPr>
        <w:pBdr>
          <w:top w:val="nil"/>
          <w:left w:val="nil"/>
          <w:bottom w:val="nil"/>
          <w:right w:val="nil"/>
          <w:between w:val="nil"/>
        </w:pBdr>
        <w:rPr>
          <w:rFonts w:ascii="Gill Sans MT" w:hAnsi="Gill Sans MT"/>
        </w:rPr>
      </w:pPr>
      <w:r w:rsidRPr="00C212DA">
        <w:rPr>
          <w:rFonts w:ascii="Gill Sans MT" w:eastAsia="Gill Sans" w:hAnsi="Gill Sans MT" w:cs="Gill Sans"/>
          <w:color w:val="000000"/>
        </w:rPr>
        <w:t xml:space="preserve">Arrange for telephone and email communications before leaving for the field. Daily contact by phone is required for support and supervision of the team by central office staff. </w:t>
      </w:r>
    </w:p>
    <w:p w14:paraId="00000CC6"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 xml:space="preserve">Careful preparation by the Listing Coordinator is essential to support the work of the listing team and to ensure contact with the central office throughout the listing period. </w:t>
      </w:r>
    </w:p>
    <w:p w14:paraId="00000CC7"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The Listing Coordinator is also responsible for keeping track of the progress in all of the assigned clusters using the LIST/1 Listing Summary Form (see Appendix B.1). This document may be requested at some point by senior survey management to ensure quality control, but it is mainly used to help the Listing Coordinator monitor the listing progress.</w:t>
      </w:r>
    </w:p>
    <w:p w14:paraId="00000CC8" w14:textId="77777777" w:rsidR="00CA4C6D" w:rsidRPr="00C212DA" w:rsidRDefault="00D650E5">
      <w:pPr>
        <w:pStyle w:val="Heading2"/>
        <w:ind w:firstLine="720"/>
      </w:pPr>
      <w:bookmarkStart w:id="43" w:name="_Toc69803326"/>
      <w:bookmarkStart w:id="44" w:name="_Toc70638338"/>
      <w:bookmarkStart w:id="45" w:name="_Toc71619707"/>
      <w:r w:rsidRPr="00C212DA">
        <w:t>2.2</w:t>
      </w:r>
      <w:r w:rsidRPr="00C212DA">
        <w:tab/>
        <w:t>Locating the cluster correctly</w:t>
      </w:r>
      <w:bookmarkEnd w:id="43"/>
      <w:bookmarkEnd w:id="44"/>
      <w:bookmarkEnd w:id="45"/>
    </w:p>
    <w:p w14:paraId="00000CC9"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 xml:space="preserve">The Listing Coordinator will provide the listing team with a base map showing the cluster. The cluster is identified by a code, such as cluster code 002. When the team arrives, members will first tour the cluster using the base map to identify all of the boundaries of the cluster. In most clusters, the boundaries follow easily recognizable natural features, such as streams or lakes, and constructed features, such as roads or railroads. </w:t>
      </w:r>
    </w:p>
    <w:p w14:paraId="00000CCA"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Some boundaries, however, may not be readily identifiable, especially in rural areas. In that case, the team should seek assistance from local authorities to identify the boundaries. Locating and determining these boundaries calls for some ingenuity, particularly in rural areas. The following procedure is suggested:</w:t>
      </w:r>
    </w:p>
    <w:p w14:paraId="00000CCB" w14:textId="77777777" w:rsidR="00CA4C6D" w:rsidRPr="00C212DA" w:rsidRDefault="00D650E5">
      <w:pPr>
        <w:numPr>
          <w:ilvl w:val="0"/>
          <w:numId w:val="1"/>
        </w:numPr>
        <w:pBdr>
          <w:top w:val="nil"/>
          <w:left w:val="nil"/>
          <w:bottom w:val="nil"/>
          <w:right w:val="nil"/>
          <w:between w:val="nil"/>
        </w:pBdr>
        <w:spacing w:after="120"/>
        <w:ind w:left="720" w:hanging="360"/>
        <w:rPr>
          <w:rFonts w:ascii="Gill Sans MT" w:eastAsia="Gill Sans" w:hAnsi="Gill Sans MT" w:cs="Gill Sans"/>
          <w:color w:val="000000"/>
        </w:rPr>
      </w:pPr>
      <w:r w:rsidRPr="00C212DA">
        <w:rPr>
          <w:rFonts w:ascii="Gill Sans MT" w:eastAsia="Gill Sans" w:hAnsi="Gill Sans MT" w:cs="Gill Sans"/>
          <w:color w:val="000000"/>
        </w:rPr>
        <w:t>Identify on the map the road that is used to reach the cluster. When a listing team reaches what appears to be the cluster boundary, this should be verified by checking the location of actual roads, terrain features, and landmarks against the location on the map. Boundaries can be streets, alleys, streams, power cables, walls, and rows of trees.</w:t>
      </w:r>
    </w:p>
    <w:p w14:paraId="00000CCC" w14:textId="77777777" w:rsidR="00CA4C6D" w:rsidRPr="00C212DA" w:rsidRDefault="00D650E5">
      <w:pPr>
        <w:numPr>
          <w:ilvl w:val="0"/>
          <w:numId w:val="1"/>
        </w:numPr>
        <w:pBdr>
          <w:top w:val="nil"/>
          <w:left w:val="nil"/>
          <w:bottom w:val="nil"/>
          <w:right w:val="nil"/>
          <w:between w:val="nil"/>
        </w:pBdr>
        <w:spacing w:after="120"/>
        <w:ind w:left="720" w:hanging="360"/>
        <w:rPr>
          <w:rFonts w:ascii="Gill Sans MT" w:eastAsia="Gill Sans" w:hAnsi="Gill Sans MT" w:cs="Gill Sans"/>
          <w:color w:val="000000"/>
        </w:rPr>
      </w:pPr>
      <w:r w:rsidRPr="00C212DA">
        <w:rPr>
          <w:rFonts w:ascii="Gill Sans MT" w:eastAsia="Gill Sans" w:hAnsi="Gill Sans MT" w:cs="Gill Sans"/>
          <w:color w:val="000000"/>
        </w:rPr>
        <w:t>Do not depend on one single feature to identify the cluster; rather, use as many as possible. You can also check the general shape of the cluster and sometimes there will be a written description of cluster. It is important to locate all of the cluster boundaries before you begin listing. For example, if the cluster is a rectangular block, the names of three boundary streets are not enough to unequivocally identify the cluster; check all four boundary streets.</w:t>
      </w:r>
    </w:p>
    <w:p w14:paraId="00000CCD" w14:textId="77777777" w:rsidR="00CA4C6D" w:rsidRPr="00C212DA" w:rsidRDefault="00D650E5">
      <w:pPr>
        <w:numPr>
          <w:ilvl w:val="0"/>
          <w:numId w:val="1"/>
        </w:numPr>
        <w:pBdr>
          <w:top w:val="nil"/>
          <w:left w:val="nil"/>
          <w:bottom w:val="nil"/>
          <w:right w:val="nil"/>
          <w:between w:val="nil"/>
        </w:pBdr>
        <w:spacing w:after="120"/>
        <w:ind w:left="720" w:hanging="360"/>
        <w:rPr>
          <w:rFonts w:ascii="Gill Sans MT" w:eastAsia="Gill Sans" w:hAnsi="Gill Sans MT" w:cs="Gill Sans"/>
          <w:color w:val="000000"/>
        </w:rPr>
      </w:pPr>
      <w:r w:rsidRPr="00C212DA">
        <w:rPr>
          <w:rFonts w:ascii="Gill Sans MT" w:eastAsia="Gill Sans" w:hAnsi="Gill Sans MT" w:cs="Gill Sans"/>
          <w:color w:val="000000"/>
        </w:rPr>
        <w:t>It is usually possible to locate unnamed roads or imaginary lines by asking people living in the vicinity. In most cases, these people will know where the villages are and, by locating the villages, you can usually determine where the boundaries run. Local authorities may be helpful, as well as residents.</w:t>
      </w:r>
    </w:p>
    <w:p w14:paraId="00000CCE" w14:textId="77777777" w:rsidR="00CA4C6D" w:rsidRPr="00C212DA" w:rsidRDefault="00D650E5">
      <w:pPr>
        <w:numPr>
          <w:ilvl w:val="0"/>
          <w:numId w:val="1"/>
        </w:numPr>
        <w:pBdr>
          <w:top w:val="nil"/>
          <w:left w:val="nil"/>
          <w:bottom w:val="nil"/>
          <w:right w:val="nil"/>
          <w:between w:val="nil"/>
        </w:pBdr>
        <w:ind w:left="720" w:hanging="360"/>
        <w:rPr>
          <w:rFonts w:ascii="Gill Sans MT" w:eastAsia="Gill Sans" w:hAnsi="Gill Sans MT" w:cs="Gill Sans"/>
          <w:color w:val="000000"/>
        </w:rPr>
      </w:pPr>
      <w:r w:rsidRPr="00C212DA">
        <w:rPr>
          <w:rFonts w:ascii="Gill Sans MT" w:eastAsia="Gill Sans" w:hAnsi="Gill Sans MT" w:cs="Gill Sans"/>
          <w:color w:val="000000"/>
        </w:rPr>
        <w:t xml:space="preserve">While there are cases in which boundaries shown on the map no longer exist (for example, they have been demolished), or have changed location (for example, a road has been relocated or a river has changed course), do not be hasty in concluding the cluster can no longer be identified. If you cannot identify all the boundaries of a cluster, discuss this with the Listing Coordinator or the Survey Director before going on to the next cluster. </w:t>
      </w:r>
    </w:p>
    <w:p w14:paraId="00000CCF"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Before doing the listing, the team should determine an efficient travel route for listing all the structures during the first tour of the cluster. If the cluster is very large—greater than 300 households—the cluster will need to be segmented (see Appendix A).</w:t>
      </w:r>
    </w:p>
    <w:p w14:paraId="00000CD0" w14:textId="77777777" w:rsidR="00CA4C6D" w:rsidRPr="00C212DA" w:rsidRDefault="00D650E5">
      <w:pPr>
        <w:pStyle w:val="Heading2"/>
        <w:ind w:firstLine="720"/>
      </w:pPr>
      <w:bookmarkStart w:id="46" w:name="_Toc69803327"/>
      <w:bookmarkStart w:id="47" w:name="_Toc70638339"/>
      <w:bookmarkStart w:id="48" w:name="_Toc71619708"/>
      <w:r w:rsidRPr="00C212DA">
        <w:t>2.3</w:t>
      </w:r>
      <w:r w:rsidRPr="00C212DA">
        <w:tab/>
        <w:t>Segmentation of large clusters</w:t>
      </w:r>
      <w:bookmarkEnd w:id="46"/>
      <w:bookmarkEnd w:id="47"/>
      <w:bookmarkEnd w:id="48"/>
    </w:p>
    <w:p w14:paraId="00000CD1"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Clusters with a very large population size or numbers of households must be subdivided into several small segments, only one of which will be included in the survey. In this case, the cluster corresponds to a segment of the originally selected cluster. The specific clusters that need segmenting will generally be communicated in advance to the listing teams, as well as the number of segments to be made in each large cluster. Generally, if a cluster has more than 300 dwelling units, it will need to be segmented.</w:t>
      </w:r>
    </w:p>
    <w:p w14:paraId="00000CD2"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If you unexpectedly encounter a cluster with more than 300 dwelling units, inform your Listing Coordinator. He or she will confirm with the home office that segmentation is required. You will then follow the instructions on cluster segmentation provided in Appendix A.</w:t>
      </w:r>
    </w:p>
    <w:p w14:paraId="00000CD3" w14:textId="77777777" w:rsidR="00CA4C6D" w:rsidRPr="00C212DA" w:rsidRDefault="00D650E5">
      <w:pPr>
        <w:pStyle w:val="Heading2"/>
        <w:ind w:firstLine="720"/>
      </w:pPr>
      <w:bookmarkStart w:id="49" w:name="_Toc69803328"/>
      <w:bookmarkStart w:id="50" w:name="_Toc70638340"/>
      <w:bookmarkStart w:id="51" w:name="_Toc71619709"/>
      <w:r w:rsidRPr="00C212DA">
        <w:t>2.4</w:t>
      </w:r>
      <w:r w:rsidRPr="00C212DA">
        <w:tab/>
        <w:t>Preparing the location and sketch maps</w:t>
      </w:r>
      <w:bookmarkEnd w:id="49"/>
      <w:bookmarkEnd w:id="50"/>
      <w:bookmarkEnd w:id="51"/>
    </w:p>
    <w:p w14:paraId="00000CD4"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This section discusses the steps the Cartographer needs to take to prepare the location and sketch maps.</w:t>
      </w:r>
    </w:p>
    <w:p w14:paraId="00000CD5"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 xml:space="preserve">During the first tour of the cluster, the Cartographer should create a </w:t>
      </w:r>
      <w:r w:rsidRPr="00C212DA">
        <w:rPr>
          <w:rFonts w:ascii="Gill Sans MT" w:eastAsia="Gill Sans" w:hAnsi="Gill Sans MT" w:cs="Gill Sans"/>
          <w:b/>
          <w:color w:val="000000"/>
        </w:rPr>
        <w:t>location map</w:t>
      </w:r>
      <w:r w:rsidRPr="00C212DA">
        <w:rPr>
          <w:rFonts w:ascii="Gill Sans MT" w:eastAsia="Gill Sans" w:hAnsi="Gill Sans MT" w:cs="Gill Sans"/>
          <w:color w:val="000000"/>
        </w:rPr>
        <w:t xml:space="preserve"> on the LIST/2 Cluster Location Form (see Appendix B.2). A location map shows the relative location of landmarks, public buildings such as schools, places of worship, and markets in and around the cluster, and main roads leading to the cluster, to help the interviewer teams re-locate the cluster during the main fieldwork (see Figure 2, sample location map). At the top of the Cluster Location Form, the Cartographer will fill in the identification box for the cluster. All the information needed for filling in the identification box will be provided by the Listing Coordinator. In the space provided, the Cartographer will draw a map showing the location of the cluster and include instructions on how to get to the cluster. The Cartographer will include all useful information to help find the cluster and its boundaries directly on the map and in the space reserved for observations. The map uses standard symbols to represent various types of structures and landmarks, as shown in Figure 3.</w:t>
      </w:r>
    </w:p>
    <w:p w14:paraId="00000CD6"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 xml:space="preserve">Next, during the second tour of the cluster the Cartographer will draw a </w:t>
      </w:r>
      <w:r w:rsidRPr="00C212DA">
        <w:rPr>
          <w:rFonts w:ascii="Gill Sans MT" w:eastAsia="Gill Sans" w:hAnsi="Gill Sans MT" w:cs="Gill Sans"/>
          <w:b/>
          <w:color w:val="000000"/>
        </w:rPr>
        <w:t>sketch map</w:t>
      </w:r>
      <w:r w:rsidRPr="00C212DA">
        <w:rPr>
          <w:rFonts w:ascii="Gill Sans MT" w:eastAsia="Gill Sans" w:hAnsi="Gill Sans MT" w:cs="Gill Sans"/>
          <w:color w:val="000000"/>
        </w:rPr>
        <w:t xml:space="preserve"> of all structures found in the cluster on the LIST/3 Cluster Sketch Map Form (see Appendix B.3). Unlike the location map, which shows only the structures most useful in identifying the cluster’s boundaries, the sketch map shows all structures in the cluster, including vacant structures and structures under construction. Each structure should be numbered. An example of a cluster sketch map is shown in Figure 4.</w:t>
      </w:r>
    </w:p>
    <w:p w14:paraId="00000CD7"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 xml:space="preserve">It is important for the Cartographer and the Lister to work together and coordinate their activities because the structure numbers that the Cartographer indicates on the sketch map must correspond to the serial numbers assigned by the Lister on the listing form for the same structures. </w:t>
      </w:r>
    </w:p>
    <w:p w14:paraId="045DA006" w14:textId="77777777" w:rsidR="006A7D22" w:rsidRDefault="006A7D22">
      <w:pPr>
        <w:rPr>
          <w:rFonts w:ascii="Gill Sans MT" w:eastAsia="Gill Sans" w:hAnsi="Gill Sans MT" w:cs="Gill Sans"/>
          <w:b/>
          <w:color w:val="000000"/>
        </w:rPr>
      </w:pPr>
      <w:r>
        <w:rPr>
          <w:rFonts w:ascii="Gill Sans MT" w:eastAsia="Gill Sans" w:hAnsi="Gill Sans MT" w:cs="Gill Sans"/>
          <w:b/>
          <w:color w:val="000000"/>
        </w:rPr>
        <w:br w:type="page"/>
      </w:r>
    </w:p>
    <w:p w14:paraId="00000CD8" w14:textId="58926C9D" w:rsidR="00CA4C6D" w:rsidRPr="00C212DA" w:rsidRDefault="00D650E5" w:rsidP="00E33C8F">
      <w:pPr>
        <w:pStyle w:val="Figuretitle"/>
      </w:pPr>
      <w:bookmarkStart w:id="52" w:name="_Toc71619744"/>
      <w:r w:rsidRPr="00C212DA">
        <w:t>Figure 2: Example of a Completed (List/2) Cluster Location Form</w:t>
      </w:r>
      <w:bookmarkEnd w:id="52"/>
    </w:p>
    <w:p w14:paraId="00000CD9" w14:textId="1B2CA3F4" w:rsidR="00CA4C6D" w:rsidRPr="00C212DA" w:rsidRDefault="003B3DD9">
      <w:pPr>
        <w:rPr>
          <w:rFonts w:ascii="Gill Sans MT" w:hAnsi="Gill Sans MT"/>
        </w:rPr>
      </w:pPr>
      <w:r w:rsidRPr="00967D5A">
        <w:rPr>
          <w:noProof/>
        </w:rPr>
        <mc:AlternateContent>
          <mc:Choice Requires="wpg">
            <w:drawing>
              <wp:inline distT="0" distB="0" distL="0" distR="0" wp14:anchorId="1A9A9724" wp14:editId="37A50F34">
                <wp:extent cx="5680918" cy="6676292"/>
                <wp:effectExtent l="0" t="0" r="0" b="0"/>
                <wp:docPr id="151" name="Group 151"/>
                <wp:cNvGraphicFramePr/>
                <a:graphic xmlns:a="http://schemas.openxmlformats.org/drawingml/2006/main">
                  <a:graphicData uri="http://schemas.microsoft.com/office/word/2010/wordprocessingGroup">
                    <wpg:wgp>
                      <wpg:cNvGrpSpPr/>
                      <wpg:grpSpPr>
                        <a:xfrm>
                          <a:off x="0" y="0"/>
                          <a:ext cx="5680918" cy="6676292"/>
                          <a:chOff x="0" y="0"/>
                          <a:chExt cx="5945505" cy="7261860"/>
                        </a:xfrm>
                      </wpg:grpSpPr>
                      <wps:wsp>
                        <wps:cNvPr id="152" name="Text Box 152"/>
                        <wps:cNvSpPr txBox="1"/>
                        <wps:spPr>
                          <a:xfrm>
                            <a:off x="0" y="0"/>
                            <a:ext cx="5943600" cy="281940"/>
                          </a:xfrm>
                          <a:prstGeom prst="rect">
                            <a:avLst/>
                          </a:prstGeom>
                          <a:solidFill>
                            <a:sysClr val="window" lastClr="FFFFFF"/>
                          </a:solidFill>
                          <a:ln w="6350">
                            <a:noFill/>
                          </a:ln>
                          <a:effectLst/>
                        </wps:spPr>
                        <wps:txbx>
                          <w:txbxContent>
                            <w:p w14:paraId="662A2FD7" w14:textId="77777777" w:rsidR="003B3DD9" w:rsidRPr="00F976CB" w:rsidRDefault="003B3DD9" w:rsidP="003B3DD9">
                              <w:pPr>
                                <w:pStyle w:val="CommentText"/>
                                <w:jc w:val="center"/>
                                <w:rPr>
                                  <w:rFonts w:ascii="Gill Sans MT" w:hAnsi="Gill Sans MT"/>
                                </w:rPr>
                              </w:pPr>
                              <w:r w:rsidRPr="00F976CB">
                                <w:rPr>
                                  <w:rFonts w:ascii="Gill Sans MT" w:hAnsi="Gill Sans MT"/>
                                </w:rPr>
                                <w:t>LIST/2: FEED THE FUTURE ZONE OF INFLUENCE SURVEY CLUSTER LOCATION 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53" name="Picture 153"/>
                          <pic:cNvPicPr>
                            <a:picLocks noChangeAspect="1"/>
                          </pic:cNvPicPr>
                        </pic:nvPicPr>
                        <pic:blipFill rotWithShape="1">
                          <a:blip r:embed="rId23">
                            <a:extLst>
                              <a:ext uri="{28A0092B-C50C-407E-A947-70E740481C1C}">
                                <a14:useLocalDpi xmlns:a14="http://schemas.microsoft.com/office/drawing/2010/main" val="0"/>
                              </a:ext>
                            </a:extLst>
                          </a:blip>
                          <a:srcRect t="4152" b="1"/>
                          <a:stretch/>
                        </pic:blipFill>
                        <pic:spPr bwMode="auto">
                          <a:xfrm>
                            <a:off x="0" y="220980"/>
                            <a:ext cx="5945505" cy="704088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1A9A9724" id="Group 151" o:spid="_x0000_s1028" style="width:447.3pt;height:525.7pt;mso-position-horizontal-relative:char;mso-position-vertical-relative:line" coordsize="59455,726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">
                <v:shape id="Text Box 152" o:spid="_x0000_s1029" type="#_x0000_t202" style="position:absolute;width:59436;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" fillcolor="window" stroked="f" strokeweight=".5pt">
                  <v:textbox>
                    <w:txbxContent>
                      <w:p w14:paraId="662A2FD7" w14:textId="77777777" w:rsidR="003B3DD9" w:rsidRPr="00F976CB" w:rsidRDefault="003B3DD9" w:rsidP="003B3DD9">
                        <w:pPr>
                          <w:pStyle w:val="CommentText"/>
                          <w:jc w:val="center"/>
                          <w:rPr>
                            <w:rFonts w:ascii="Gill Sans MT" w:hAnsi="Gill Sans MT"/>
                          </w:rPr>
                        </w:pPr>
                        <w:r w:rsidRPr="00F976CB">
                          <w:rPr>
                            <w:rFonts w:ascii="Gill Sans MT" w:hAnsi="Gill Sans MT"/>
                          </w:rPr>
                          <w:t>LIST/2: FEED THE FUTURE ZONE OF INFLUENCE SURVEY CLUSTER LOCATION FORM</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3" o:spid="_x0000_s1030" type="#_x0000_t75" style="position:absolute;top:2209;width:59455;height:704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">
                  <v:imagedata r:id="rId24" o:title="" croptop="2721f" cropbottom="1f"/>
                </v:shape>
                <w10:anchorlock/>
              </v:group>
            </w:pict>
          </mc:Fallback>
        </mc:AlternateContent>
      </w:r>
    </w:p>
    <w:p w14:paraId="00000CDA" w14:textId="77777777" w:rsidR="00CA4C6D" w:rsidRPr="00C212DA" w:rsidRDefault="00CA4C6D">
      <w:pPr>
        <w:rPr>
          <w:rFonts w:ascii="Gill Sans MT" w:eastAsia="Gill Sans" w:hAnsi="Gill Sans MT" w:cs="Gill Sans"/>
          <w:sz w:val="24"/>
          <w:szCs w:val="24"/>
        </w:rPr>
      </w:pPr>
    </w:p>
    <w:p w14:paraId="00000CDB" w14:textId="77777777" w:rsidR="00CA4C6D" w:rsidRPr="00C212DA" w:rsidRDefault="00CA4C6D">
      <w:pPr>
        <w:rPr>
          <w:rFonts w:ascii="Gill Sans MT" w:eastAsia="Gill Sans" w:hAnsi="Gill Sans MT" w:cs="Gill Sans"/>
          <w:sz w:val="24"/>
          <w:szCs w:val="24"/>
        </w:rPr>
      </w:pPr>
    </w:p>
    <w:p w14:paraId="00000CDC" w14:textId="77777777" w:rsidR="00CA4C6D" w:rsidRPr="00C212DA" w:rsidRDefault="00D650E5" w:rsidP="00E33C8F">
      <w:pPr>
        <w:pStyle w:val="Figuretitle"/>
      </w:pPr>
      <w:bookmarkStart w:id="53" w:name="_Toc71619745"/>
      <w:r w:rsidRPr="00C212DA">
        <w:t>Figure 3: Suggested Symbols for Mapping</w:t>
      </w:r>
      <w:bookmarkEnd w:id="53"/>
      <w:r w:rsidRPr="00C212DA">
        <w:t xml:space="preserve"> </w:t>
      </w:r>
    </w:p>
    <w:p w14:paraId="00000CDD" w14:textId="77777777" w:rsidR="00CA4C6D" w:rsidRPr="00C212DA" w:rsidRDefault="00D650E5">
      <w:pPr>
        <w:spacing w:after="120"/>
        <w:rPr>
          <w:rFonts w:ascii="Gill Sans MT" w:eastAsia="Gill Sans" w:hAnsi="Gill Sans MT" w:cs="Gill Sans"/>
          <w:sz w:val="24"/>
          <w:szCs w:val="24"/>
        </w:rPr>
      </w:pPr>
      <w:r w:rsidRPr="00C212DA">
        <w:rPr>
          <w:rFonts w:ascii="Gill Sans MT" w:hAnsi="Gill Sans MT"/>
          <w:noProof/>
        </w:rPr>
        <w:drawing>
          <wp:inline distT="0" distB="0" distL="0" distR="0" wp14:anchorId="54DAD896" wp14:editId="6AB3D6D2">
            <wp:extent cx="5654677" cy="6077587"/>
            <wp:effectExtent l="0" t="0" r="0" b="0"/>
            <wp:docPr id="24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5654677" cy="6077587"/>
                    </a:xfrm>
                    <a:prstGeom prst="rect">
                      <a:avLst/>
                    </a:prstGeom>
                    <a:ln/>
                  </pic:spPr>
                </pic:pic>
              </a:graphicData>
            </a:graphic>
          </wp:inline>
        </w:drawing>
      </w:r>
    </w:p>
    <w:p w14:paraId="00000CDE"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 xml:space="preserve">The mapping of the cluster and the listing of the households should be done in a systematic manner to avoid missing any households or creating duplicate listings. </w:t>
      </w:r>
    </w:p>
    <w:p w14:paraId="00000CDF"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If a cluster consists of a number of blocks, then the team should finish each block before going to the adjacent one. In each block, start at one corner of the block and move clockwise around the block.</w:t>
      </w:r>
    </w:p>
    <w:p w14:paraId="00000CE0"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 xml:space="preserve">In rural areas, where structures are frequently found in small groups, the team should work in one group of structures at a time, starting at the center of each group of structures (choosing any landmark, such as a school, to be the center), and moving around the landmark clockwise. </w:t>
      </w:r>
    </w:p>
    <w:p w14:paraId="00000CE1"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 xml:space="preserve">On the sketch map, the Cartographer should mark the starting point with a large X. For each structure observed, the Cartographer will draw a small square on the map to represent its location. Beginning at the starting point marked by the X, the Cartographer will number all structures in sequential order beginning with "1." </w:t>
      </w:r>
    </w:p>
    <w:p w14:paraId="00000CE2"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 xml:space="preserve">When there is a break in the continuity of the structures, such as when moving from one block to another, use an arrow to indicate how the numbers proceed from one set of structures to another. See the use of arrows in Figure 4 for examples on how to do this. </w:t>
      </w:r>
    </w:p>
    <w:p w14:paraId="00000CE3"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Although it may be difficult to pinpoint the exact location of a structure on the map, even an approximate location is useful for finding the structure in the future. The Cartographer will include on the sketch map all landmarks, such as a park, public buildings such as a school or community center, and streets or roads. It is important to include all non-residential structures on the map, such as a place of worship or a blacksmith workshop, and to distinguish them from residential structures by using the appropriate symbols.</w:t>
      </w:r>
    </w:p>
    <w:p w14:paraId="00000CE4" w14:textId="4E839024" w:rsidR="00CA4C6D"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The Cartographer may wish to add landmarks that are just outside the cluster boundaries if they could help locate structures inside the cluster.</w:t>
      </w:r>
    </w:p>
    <w:p w14:paraId="283D8DA5" w14:textId="17877D7A" w:rsidR="004D0FBC" w:rsidRPr="00C212DA" w:rsidRDefault="00EE4862" w:rsidP="00E86084">
      <w:pPr>
        <w:pBdr>
          <w:top w:val="nil"/>
          <w:left w:val="nil"/>
          <w:bottom w:val="nil"/>
          <w:right w:val="nil"/>
          <w:between w:val="nil"/>
        </w:pBdr>
        <w:ind w:left="360"/>
        <w:rPr>
          <w:rFonts w:ascii="Gill Sans MT" w:eastAsia="Gill Sans" w:hAnsi="Gill Sans MT" w:cs="Gill Sans"/>
          <w:color w:val="000000"/>
        </w:rPr>
      </w:pPr>
      <w:r>
        <w:rPr>
          <w:noProof/>
        </w:rPr>
        <mc:AlternateContent>
          <mc:Choice Requires="wps">
            <w:drawing>
              <wp:inline distT="0" distB="0" distL="0" distR="0" wp14:anchorId="43E5810B" wp14:editId="56946706">
                <wp:extent cx="5283200" cy="2279650"/>
                <wp:effectExtent l="0" t="0" r="12700" b="25400"/>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3200" cy="2279650"/>
                        </a:xfrm>
                        <a:prstGeom prst="rect">
                          <a:avLst/>
                        </a:prstGeom>
                        <a:solidFill>
                          <a:srgbClr val="4799B5">
                            <a:alpha val="20000"/>
                          </a:srgbClr>
                        </a:solidFill>
                        <a:ln w="12700">
                          <a:solidFill>
                            <a:srgbClr val="4799B5"/>
                          </a:solidFill>
                          <a:miter lim="800000"/>
                          <a:headEnd/>
                          <a:tailEnd/>
                        </a:ln>
                      </wps:spPr>
                      <wps:txbx>
                        <w:txbxContent>
                          <w:p w14:paraId="47D32DFE" w14:textId="77777777" w:rsidR="00EE4862" w:rsidRPr="00E07FEF" w:rsidRDefault="00EE4862" w:rsidP="00EE4862">
                            <w:pPr>
                              <w:pStyle w:val="NoSpacing"/>
                              <w:spacing w:after="120" w:line="259" w:lineRule="auto"/>
                              <w:jc w:val="center"/>
                              <w:rPr>
                                <w:rFonts w:ascii="Gill Sans MT" w:hAnsi="Gill Sans MT"/>
                                <w:b/>
                                <w:bCs/>
                                <w:color w:val="000000" w:themeColor="text1"/>
                                <w:sz w:val="20"/>
                                <w:szCs w:val="20"/>
                              </w:rPr>
                            </w:pPr>
                            <w:r w:rsidRPr="00E07FEF">
                              <w:rPr>
                                <w:rFonts w:ascii="Gill Sans MT" w:hAnsi="Gill Sans MT"/>
                                <w:b/>
                                <w:bCs/>
                                <w:color w:val="000000" w:themeColor="text1"/>
                                <w:sz w:val="20"/>
                                <w:szCs w:val="20"/>
                              </w:rPr>
                              <w:t>Chec</w:t>
                            </w:r>
                            <w:r>
                              <w:rPr>
                                <w:rFonts w:ascii="Gill Sans MT" w:hAnsi="Gill Sans MT"/>
                                <w:b/>
                                <w:bCs/>
                                <w:color w:val="000000" w:themeColor="text1"/>
                                <w:sz w:val="20"/>
                                <w:szCs w:val="20"/>
                              </w:rPr>
                              <w:t>klist: Mapping Structures on t</w:t>
                            </w:r>
                            <w:r w:rsidRPr="00E07FEF">
                              <w:rPr>
                                <w:rFonts w:ascii="Gill Sans MT" w:hAnsi="Gill Sans MT"/>
                                <w:b/>
                                <w:bCs/>
                                <w:color w:val="000000" w:themeColor="text1"/>
                                <w:sz w:val="20"/>
                                <w:szCs w:val="20"/>
                              </w:rPr>
                              <w:t>he Sketch Map</w:t>
                            </w:r>
                          </w:p>
                          <w:p w14:paraId="0B984E6E" w14:textId="77777777" w:rsidR="00EE4862" w:rsidRPr="00E07FEF" w:rsidRDefault="00EE4862" w:rsidP="00EE4862">
                            <w:pPr>
                              <w:pStyle w:val="NoSpacing"/>
                              <w:numPr>
                                <w:ilvl w:val="0"/>
                                <w:numId w:val="8"/>
                              </w:numPr>
                              <w:tabs>
                                <w:tab w:val="left" w:pos="270"/>
                              </w:tabs>
                              <w:spacing w:after="120" w:line="259" w:lineRule="auto"/>
                              <w:rPr>
                                <w:rFonts w:ascii="Gill Sans MT" w:hAnsi="Gill Sans MT"/>
                                <w:color w:val="000000" w:themeColor="text1"/>
                                <w:sz w:val="20"/>
                                <w:szCs w:val="20"/>
                              </w:rPr>
                            </w:pPr>
                            <w:r w:rsidRPr="00E07FEF">
                              <w:rPr>
                                <w:rFonts w:ascii="Gill Sans MT" w:hAnsi="Gill Sans MT"/>
                                <w:color w:val="000000" w:themeColor="text1"/>
                                <w:sz w:val="20"/>
                                <w:szCs w:val="20"/>
                              </w:rPr>
                              <w:t>Mark your starting point with a large X.</w:t>
                            </w:r>
                          </w:p>
                          <w:p w14:paraId="6D058DAD" w14:textId="77777777" w:rsidR="00EE4862" w:rsidRPr="00E07FEF" w:rsidRDefault="00EE4862" w:rsidP="00EE4862">
                            <w:pPr>
                              <w:pStyle w:val="NoSpacing"/>
                              <w:numPr>
                                <w:ilvl w:val="0"/>
                                <w:numId w:val="8"/>
                              </w:numPr>
                              <w:tabs>
                                <w:tab w:val="left" w:pos="270"/>
                              </w:tabs>
                              <w:spacing w:after="120" w:line="259" w:lineRule="auto"/>
                              <w:rPr>
                                <w:rFonts w:ascii="Gill Sans MT" w:hAnsi="Gill Sans MT"/>
                                <w:color w:val="000000" w:themeColor="text1"/>
                                <w:sz w:val="20"/>
                                <w:szCs w:val="20"/>
                              </w:rPr>
                            </w:pPr>
                            <w:r w:rsidRPr="00E07FEF">
                              <w:rPr>
                                <w:rFonts w:ascii="Gill Sans MT" w:hAnsi="Gill Sans MT"/>
                                <w:color w:val="000000" w:themeColor="text1"/>
                                <w:sz w:val="20"/>
                                <w:szCs w:val="20"/>
                              </w:rPr>
                              <w:t>For each structure observed, draw a small sq</w:t>
                            </w:r>
                            <w:r>
                              <w:rPr>
                                <w:rFonts w:ascii="Gill Sans MT" w:hAnsi="Gill Sans MT"/>
                                <w:color w:val="000000" w:themeColor="text1"/>
                                <w:sz w:val="20"/>
                                <w:szCs w:val="20"/>
                              </w:rPr>
                              <w:t>uare to represent its location.</w:t>
                            </w:r>
                          </w:p>
                          <w:p w14:paraId="09191D23" w14:textId="77777777" w:rsidR="00EE4862" w:rsidRPr="00E07FEF" w:rsidRDefault="00EE4862" w:rsidP="00EE4862">
                            <w:pPr>
                              <w:pStyle w:val="NoSpacing"/>
                              <w:numPr>
                                <w:ilvl w:val="0"/>
                                <w:numId w:val="8"/>
                              </w:numPr>
                              <w:tabs>
                                <w:tab w:val="left" w:pos="270"/>
                              </w:tabs>
                              <w:spacing w:after="120" w:line="259" w:lineRule="auto"/>
                              <w:rPr>
                                <w:rFonts w:ascii="Gill Sans MT" w:hAnsi="Gill Sans MT"/>
                                <w:color w:val="000000" w:themeColor="text1"/>
                                <w:sz w:val="20"/>
                                <w:szCs w:val="20"/>
                              </w:rPr>
                            </w:pPr>
                            <w:r w:rsidRPr="00E07FEF">
                              <w:rPr>
                                <w:rFonts w:ascii="Gill Sans MT" w:hAnsi="Gill Sans MT"/>
                                <w:color w:val="000000" w:themeColor="text1"/>
                                <w:sz w:val="20"/>
                                <w:szCs w:val="20"/>
                              </w:rPr>
                              <w:t>Beginning at the starting point marked by the X, number each structure in sequential order,</w:t>
                            </w:r>
                            <w:r>
                              <w:rPr>
                                <w:rFonts w:ascii="Gill Sans MT" w:hAnsi="Gill Sans MT"/>
                                <w:color w:val="000000" w:themeColor="text1"/>
                                <w:sz w:val="20"/>
                                <w:szCs w:val="20"/>
                              </w:rPr>
                              <w:t xml:space="preserve"> beginning with "1."</w:t>
                            </w:r>
                          </w:p>
                          <w:p w14:paraId="237F81C9" w14:textId="77777777" w:rsidR="00EE4862" w:rsidRPr="00E07FEF" w:rsidRDefault="00EE4862" w:rsidP="00EE4862">
                            <w:pPr>
                              <w:pStyle w:val="NoSpacing"/>
                              <w:numPr>
                                <w:ilvl w:val="0"/>
                                <w:numId w:val="8"/>
                              </w:numPr>
                              <w:tabs>
                                <w:tab w:val="left" w:pos="270"/>
                              </w:tabs>
                              <w:spacing w:after="120" w:line="259" w:lineRule="auto"/>
                              <w:rPr>
                                <w:rFonts w:ascii="Gill Sans MT" w:hAnsi="Gill Sans MT"/>
                                <w:color w:val="000000" w:themeColor="text1"/>
                                <w:sz w:val="20"/>
                                <w:szCs w:val="20"/>
                              </w:rPr>
                            </w:pPr>
                            <w:r w:rsidRPr="00E07FEF">
                              <w:rPr>
                                <w:rFonts w:ascii="Gill Sans MT" w:hAnsi="Gill Sans MT"/>
                                <w:color w:val="000000" w:themeColor="text1"/>
                                <w:sz w:val="20"/>
                                <w:szCs w:val="20"/>
                              </w:rPr>
                              <w:t>Use arrows to indicate how the numbers proceed from one set of structures to another when there is a break in the continuit</w:t>
                            </w:r>
                            <w:r>
                              <w:rPr>
                                <w:rFonts w:ascii="Gill Sans MT" w:hAnsi="Gill Sans MT"/>
                                <w:color w:val="000000" w:themeColor="text1"/>
                                <w:sz w:val="20"/>
                                <w:szCs w:val="20"/>
                              </w:rPr>
                              <w:t>y of the structures on the map.</w:t>
                            </w:r>
                          </w:p>
                          <w:p w14:paraId="6DA2CD17" w14:textId="77777777" w:rsidR="00EE4862" w:rsidRPr="00E07FEF" w:rsidRDefault="00EE4862" w:rsidP="00EE4862">
                            <w:pPr>
                              <w:pStyle w:val="NoSpacing"/>
                              <w:numPr>
                                <w:ilvl w:val="0"/>
                                <w:numId w:val="8"/>
                              </w:numPr>
                              <w:tabs>
                                <w:tab w:val="left" w:pos="270"/>
                              </w:tabs>
                              <w:spacing w:after="120" w:line="259" w:lineRule="auto"/>
                              <w:rPr>
                                <w:rFonts w:ascii="Gill Sans MT" w:hAnsi="Gill Sans MT"/>
                                <w:color w:val="000000" w:themeColor="text1"/>
                                <w:sz w:val="20"/>
                                <w:szCs w:val="20"/>
                              </w:rPr>
                            </w:pPr>
                            <w:r w:rsidRPr="00E07FEF">
                              <w:rPr>
                                <w:rFonts w:ascii="Gill Sans MT" w:hAnsi="Gill Sans MT"/>
                                <w:color w:val="000000" w:themeColor="text1"/>
                                <w:sz w:val="20"/>
                                <w:szCs w:val="20"/>
                              </w:rPr>
                              <w:t>Make sure all landmarks, public buildings, non-residential structures, and ro</w:t>
                            </w:r>
                            <w:r>
                              <w:rPr>
                                <w:rFonts w:ascii="Gill Sans MT" w:hAnsi="Gill Sans MT"/>
                                <w:color w:val="000000" w:themeColor="text1"/>
                                <w:sz w:val="20"/>
                                <w:szCs w:val="20"/>
                              </w:rPr>
                              <w:t>ads are represented on the map.</w:t>
                            </w:r>
                          </w:p>
                          <w:p w14:paraId="19A2D9BA" w14:textId="77777777" w:rsidR="00EE4862" w:rsidRPr="007F4248" w:rsidRDefault="00EE4862" w:rsidP="00EE4862">
                            <w:pPr>
                              <w:pStyle w:val="NoSpacing"/>
                              <w:numPr>
                                <w:ilvl w:val="0"/>
                                <w:numId w:val="8"/>
                              </w:numPr>
                              <w:tabs>
                                <w:tab w:val="left" w:pos="270"/>
                              </w:tabs>
                              <w:spacing w:after="120" w:line="259" w:lineRule="auto"/>
                              <w:rPr>
                                <w:rFonts w:ascii="Gill Sans MT" w:hAnsi="Gill Sans MT"/>
                                <w:b/>
                                <w:bCs/>
                                <w:color w:val="000000" w:themeColor="text1"/>
                                <w:sz w:val="20"/>
                                <w:szCs w:val="20"/>
                              </w:rPr>
                            </w:pPr>
                            <w:r w:rsidRPr="00E07FEF">
                              <w:rPr>
                                <w:rFonts w:ascii="Gill Sans MT" w:hAnsi="Gill Sans MT"/>
                                <w:color w:val="000000" w:themeColor="text1"/>
                                <w:sz w:val="20"/>
                                <w:szCs w:val="20"/>
                              </w:rPr>
                              <w:t>Identify and record the use of all non-residential structures in the cluster.</w:t>
                            </w:r>
                          </w:p>
                        </w:txbxContent>
                      </wps:txbx>
                      <wps:bodyPr rot="0" vert="horz" wrap="square" lIns="91440" tIns="45720" rIns="91440" bIns="45720" anchor="t" anchorCtr="0">
                        <a:noAutofit/>
                      </wps:bodyPr>
                    </wps:wsp>
                  </a:graphicData>
                </a:graphic>
              </wp:inline>
            </w:drawing>
          </mc:Choice>
          <mc:Fallback>
            <w:pict>
              <v:shape w14:anchorId="43E5810B" id="_x0000_s1031" type="#_x0000_t202" style="width:416pt;height:1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" fillcolor="#4799b5" strokecolor="#4799b5" strokeweight="1pt">
                <v:fill opacity="13107f"/>
                <v:textbox>
                  <w:txbxContent>
                    <w:p w14:paraId="47D32DFE" w14:textId="77777777" w:rsidR="00EE4862" w:rsidRPr="00E07FEF" w:rsidRDefault="00EE4862" w:rsidP="00EE4862">
                      <w:pPr>
                        <w:pStyle w:val="NoSpacing"/>
                        <w:spacing w:after="120" w:line="259" w:lineRule="auto"/>
                        <w:jc w:val="center"/>
                        <w:rPr>
                          <w:rFonts w:ascii="Gill Sans MT" w:hAnsi="Gill Sans MT"/>
                          <w:b/>
                          <w:bCs/>
                          <w:color w:val="000000" w:themeColor="text1"/>
                          <w:sz w:val="20"/>
                          <w:szCs w:val="20"/>
                        </w:rPr>
                      </w:pPr>
                      <w:r w:rsidRPr="00E07FEF">
                        <w:rPr>
                          <w:rFonts w:ascii="Gill Sans MT" w:hAnsi="Gill Sans MT"/>
                          <w:b/>
                          <w:bCs/>
                          <w:color w:val="000000" w:themeColor="text1"/>
                          <w:sz w:val="20"/>
                          <w:szCs w:val="20"/>
                        </w:rPr>
                        <w:t>Chec</w:t>
                      </w:r>
                      <w:r>
                        <w:rPr>
                          <w:rFonts w:ascii="Gill Sans MT" w:hAnsi="Gill Sans MT"/>
                          <w:b/>
                          <w:bCs/>
                          <w:color w:val="000000" w:themeColor="text1"/>
                          <w:sz w:val="20"/>
                          <w:szCs w:val="20"/>
                        </w:rPr>
                        <w:t>klist: Mapping Structures on t</w:t>
                      </w:r>
                      <w:r w:rsidRPr="00E07FEF">
                        <w:rPr>
                          <w:rFonts w:ascii="Gill Sans MT" w:hAnsi="Gill Sans MT"/>
                          <w:b/>
                          <w:bCs/>
                          <w:color w:val="000000" w:themeColor="text1"/>
                          <w:sz w:val="20"/>
                          <w:szCs w:val="20"/>
                        </w:rPr>
                        <w:t>he Sketch Map</w:t>
                      </w:r>
                    </w:p>
                    <w:p w14:paraId="0B984E6E" w14:textId="77777777" w:rsidR="00EE4862" w:rsidRPr="00E07FEF" w:rsidRDefault="00EE4862" w:rsidP="00EE4862">
                      <w:pPr>
                        <w:pStyle w:val="NoSpacing"/>
                        <w:numPr>
                          <w:ilvl w:val="0"/>
                          <w:numId w:val="8"/>
                        </w:numPr>
                        <w:tabs>
                          <w:tab w:val="left" w:pos="270"/>
                        </w:tabs>
                        <w:spacing w:after="120" w:line="259" w:lineRule="auto"/>
                        <w:rPr>
                          <w:rFonts w:ascii="Gill Sans MT" w:hAnsi="Gill Sans MT"/>
                          <w:color w:val="000000" w:themeColor="text1"/>
                          <w:sz w:val="20"/>
                          <w:szCs w:val="20"/>
                        </w:rPr>
                      </w:pPr>
                      <w:r w:rsidRPr="00E07FEF">
                        <w:rPr>
                          <w:rFonts w:ascii="Gill Sans MT" w:hAnsi="Gill Sans MT"/>
                          <w:color w:val="000000" w:themeColor="text1"/>
                          <w:sz w:val="20"/>
                          <w:szCs w:val="20"/>
                        </w:rPr>
                        <w:t>Mark your starting point with a large X.</w:t>
                      </w:r>
                    </w:p>
                    <w:p w14:paraId="6D058DAD" w14:textId="77777777" w:rsidR="00EE4862" w:rsidRPr="00E07FEF" w:rsidRDefault="00EE4862" w:rsidP="00EE4862">
                      <w:pPr>
                        <w:pStyle w:val="NoSpacing"/>
                        <w:numPr>
                          <w:ilvl w:val="0"/>
                          <w:numId w:val="8"/>
                        </w:numPr>
                        <w:tabs>
                          <w:tab w:val="left" w:pos="270"/>
                        </w:tabs>
                        <w:spacing w:after="120" w:line="259" w:lineRule="auto"/>
                        <w:rPr>
                          <w:rFonts w:ascii="Gill Sans MT" w:hAnsi="Gill Sans MT"/>
                          <w:color w:val="000000" w:themeColor="text1"/>
                          <w:sz w:val="20"/>
                          <w:szCs w:val="20"/>
                        </w:rPr>
                      </w:pPr>
                      <w:r w:rsidRPr="00E07FEF">
                        <w:rPr>
                          <w:rFonts w:ascii="Gill Sans MT" w:hAnsi="Gill Sans MT"/>
                          <w:color w:val="000000" w:themeColor="text1"/>
                          <w:sz w:val="20"/>
                          <w:szCs w:val="20"/>
                        </w:rPr>
                        <w:t>For each structure observed, draw a small sq</w:t>
                      </w:r>
                      <w:r>
                        <w:rPr>
                          <w:rFonts w:ascii="Gill Sans MT" w:hAnsi="Gill Sans MT"/>
                          <w:color w:val="000000" w:themeColor="text1"/>
                          <w:sz w:val="20"/>
                          <w:szCs w:val="20"/>
                        </w:rPr>
                        <w:t>uare to represent its location.</w:t>
                      </w:r>
                    </w:p>
                    <w:p w14:paraId="09191D23" w14:textId="77777777" w:rsidR="00EE4862" w:rsidRPr="00E07FEF" w:rsidRDefault="00EE4862" w:rsidP="00EE4862">
                      <w:pPr>
                        <w:pStyle w:val="NoSpacing"/>
                        <w:numPr>
                          <w:ilvl w:val="0"/>
                          <w:numId w:val="8"/>
                        </w:numPr>
                        <w:tabs>
                          <w:tab w:val="left" w:pos="270"/>
                        </w:tabs>
                        <w:spacing w:after="120" w:line="259" w:lineRule="auto"/>
                        <w:rPr>
                          <w:rFonts w:ascii="Gill Sans MT" w:hAnsi="Gill Sans MT"/>
                          <w:color w:val="000000" w:themeColor="text1"/>
                          <w:sz w:val="20"/>
                          <w:szCs w:val="20"/>
                        </w:rPr>
                      </w:pPr>
                      <w:r w:rsidRPr="00E07FEF">
                        <w:rPr>
                          <w:rFonts w:ascii="Gill Sans MT" w:hAnsi="Gill Sans MT"/>
                          <w:color w:val="000000" w:themeColor="text1"/>
                          <w:sz w:val="20"/>
                          <w:szCs w:val="20"/>
                        </w:rPr>
                        <w:t>Beginning at the starting point marked by the X, number each structure in sequential order,</w:t>
                      </w:r>
                      <w:r>
                        <w:rPr>
                          <w:rFonts w:ascii="Gill Sans MT" w:hAnsi="Gill Sans MT"/>
                          <w:color w:val="000000" w:themeColor="text1"/>
                          <w:sz w:val="20"/>
                          <w:szCs w:val="20"/>
                        </w:rPr>
                        <w:t xml:space="preserve"> beginning with "1."</w:t>
                      </w:r>
                    </w:p>
                    <w:p w14:paraId="237F81C9" w14:textId="77777777" w:rsidR="00EE4862" w:rsidRPr="00E07FEF" w:rsidRDefault="00EE4862" w:rsidP="00EE4862">
                      <w:pPr>
                        <w:pStyle w:val="NoSpacing"/>
                        <w:numPr>
                          <w:ilvl w:val="0"/>
                          <w:numId w:val="8"/>
                        </w:numPr>
                        <w:tabs>
                          <w:tab w:val="left" w:pos="270"/>
                        </w:tabs>
                        <w:spacing w:after="120" w:line="259" w:lineRule="auto"/>
                        <w:rPr>
                          <w:rFonts w:ascii="Gill Sans MT" w:hAnsi="Gill Sans MT"/>
                          <w:color w:val="000000" w:themeColor="text1"/>
                          <w:sz w:val="20"/>
                          <w:szCs w:val="20"/>
                        </w:rPr>
                      </w:pPr>
                      <w:r w:rsidRPr="00E07FEF">
                        <w:rPr>
                          <w:rFonts w:ascii="Gill Sans MT" w:hAnsi="Gill Sans MT"/>
                          <w:color w:val="000000" w:themeColor="text1"/>
                          <w:sz w:val="20"/>
                          <w:szCs w:val="20"/>
                        </w:rPr>
                        <w:t>Use arrows to indicate how the numbers proceed from one set of structures to another when there is a break in the continuit</w:t>
                      </w:r>
                      <w:r>
                        <w:rPr>
                          <w:rFonts w:ascii="Gill Sans MT" w:hAnsi="Gill Sans MT"/>
                          <w:color w:val="000000" w:themeColor="text1"/>
                          <w:sz w:val="20"/>
                          <w:szCs w:val="20"/>
                        </w:rPr>
                        <w:t>y of the structures on the map.</w:t>
                      </w:r>
                    </w:p>
                    <w:p w14:paraId="6DA2CD17" w14:textId="77777777" w:rsidR="00EE4862" w:rsidRPr="00E07FEF" w:rsidRDefault="00EE4862" w:rsidP="00EE4862">
                      <w:pPr>
                        <w:pStyle w:val="NoSpacing"/>
                        <w:numPr>
                          <w:ilvl w:val="0"/>
                          <w:numId w:val="8"/>
                        </w:numPr>
                        <w:tabs>
                          <w:tab w:val="left" w:pos="270"/>
                        </w:tabs>
                        <w:spacing w:after="120" w:line="259" w:lineRule="auto"/>
                        <w:rPr>
                          <w:rFonts w:ascii="Gill Sans MT" w:hAnsi="Gill Sans MT"/>
                          <w:color w:val="000000" w:themeColor="text1"/>
                          <w:sz w:val="20"/>
                          <w:szCs w:val="20"/>
                        </w:rPr>
                      </w:pPr>
                      <w:r w:rsidRPr="00E07FEF">
                        <w:rPr>
                          <w:rFonts w:ascii="Gill Sans MT" w:hAnsi="Gill Sans MT"/>
                          <w:color w:val="000000" w:themeColor="text1"/>
                          <w:sz w:val="20"/>
                          <w:szCs w:val="20"/>
                        </w:rPr>
                        <w:t>Make sure all landmarks, public buildings, non-residential structures, and ro</w:t>
                      </w:r>
                      <w:r>
                        <w:rPr>
                          <w:rFonts w:ascii="Gill Sans MT" w:hAnsi="Gill Sans MT"/>
                          <w:color w:val="000000" w:themeColor="text1"/>
                          <w:sz w:val="20"/>
                          <w:szCs w:val="20"/>
                        </w:rPr>
                        <w:t>ads are represented on the map.</w:t>
                      </w:r>
                    </w:p>
                    <w:p w14:paraId="19A2D9BA" w14:textId="77777777" w:rsidR="00EE4862" w:rsidRPr="007F4248" w:rsidRDefault="00EE4862" w:rsidP="00EE4862">
                      <w:pPr>
                        <w:pStyle w:val="NoSpacing"/>
                        <w:numPr>
                          <w:ilvl w:val="0"/>
                          <w:numId w:val="8"/>
                        </w:numPr>
                        <w:tabs>
                          <w:tab w:val="left" w:pos="270"/>
                        </w:tabs>
                        <w:spacing w:after="120" w:line="259" w:lineRule="auto"/>
                        <w:rPr>
                          <w:rFonts w:ascii="Gill Sans MT" w:hAnsi="Gill Sans MT"/>
                          <w:b/>
                          <w:bCs/>
                          <w:color w:val="000000" w:themeColor="text1"/>
                          <w:sz w:val="20"/>
                          <w:szCs w:val="20"/>
                        </w:rPr>
                      </w:pPr>
                      <w:r w:rsidRPr="00E07FEF">
                        <w:rPr>
                          <w:rFonts w:ascii="Gill Sans MT" w:hAnsi="Gill Sans MT"/>
                          <w:color w:val="000000" w:themeColor="text1"/>
                          <w:sz w:val="20"/>
                          <w:szCs w:val="20"/>
                        </w:rPr>
                        <w:t>Identify and record the use of all non-residential structures in the cluster.</w:t>
                      </w:r>
                    </w:p>
                  </w:txbxContent>
                </v:textbox>
                <w10:anchorlock/>
              </v:shape>
            </w:pict>
          </mc:Fallback>
        </mc:AlternateContent>
      </w:r>
    </w:p>
    <w:p w14:paraId="702559AC" w14:textId="77777777" w:rsidR="008F0CE6" w:rsidRDefault="008F0CE6">
      <w:pPr>
        <w:rPr>
          <w:rFonts w:ascii="Gill Sans MT" w:eastAsia="Gill Sans" w:hAnsi="Gill Sans MT" w:cs="Gill Sans"/>
          <w:b/>
          <w:color w:val="000000"/>
        </w:rPr>
      </w:pPr>
      <w:r>
        <w:rPr>
          <w:rFonts w:ascii="Gill Sans MT" w:eastAsia="Gill Sans" w:hAnsi="Gill Sans MT" w:cs="Gill Sans"/>
          <w:b/>
          <w:color w:val="000000"/>
        </w:rPr>
        <w:br w:type="page"/>
      </w:r>
    </w:p>
    <w:p w14:paraId="00000CE7" w14:textId="53FB70DB" w:rsidR="00CA4C6D" w:rsidRPr="00C212DA" w:rsidRDefault="00D650E5" w:rsidP="00E33C8F">
      <w:pPr>
        <w:pStyle w:val="Figuretitle"/>
      </w:pPr>
      <w:bookmarkStart w:id="54" w:name="_Toc71619746"/>
      <w:r w:rsidRPr="00C212DA">
        <w:t>Figure 4: Example of a Completed (List/3) Cluster Sketch Map Form</w:t>
      </w:r>
      <w:bookmarkEnd w:id="54"/>
    </w:p>
    <w:p w14:paraId="00000CE8" w14:textId="49A5FFDF" w:rsidR="00CA4C6D" w:rsidRPr="00C212DA" w:rsidRDefault="00531716">
      <w:pPr>
        <w:rPr>
          <w:rFonts w:ascii="Gill Sans MT" w:eastAsia="Gill Sans" w:hAnsi="Gill Sans MT" w:cs="Gill Sans"/>
          <w:sz w:val="24"/>
          <w:szCs w:val="24"/>
        </w:rPr>
      </w:pPr>
      <w:r w:rsidRPr="00483F4A">
        <w:rPr>
          <w:rFonts w:ascii="Gill Sans MT" w:hAnsi="Gill Sans MT"/>
          <w:noProof/>
          <w:sz w:val="24"/>
          <w:szCs w:val="24"/>
        </w:rPr>
        <mc:AlternateContent>
          <mc:Choice Requires="wpg">
            <w:drawing>
              <wp:inline distT="0" distB="0" distL="0" distR="0" wp14:anchorId="0055DEA4" wp14:editId="031DA079">
                <wp:extent cx="5943600" cy="7338060"/>
                <wp:effectExtent l="0" t="0" r="0" b="0"/>
                <wp:docPr id="187" name="Group 187"/>
                <wp:cNvGraphicFramePr/>
                <a:graphic xmlns:a="http://schemas.openxmlformats.org/drawingml/2006/main">
                  <a:graphicData uri="http://schemas.microsoft.com/office/word/2010/wordprocessingGroup">
                    <wpg:wgp>
                      <wpg:cNvGrpSpPr/>
                      <wpg:grpSpPr>
                        <a:xfrm>
                          <a:off x="0" y="0"/>
                          <a:ext cx="5943600" cy="7338060"/>
                          <a:chOff x="0" y="0"/>
                          <a:chExt cx="5943600" cy="7338060"/>
                        </a:xfrm>
                      </wpg:grpSpPr>
                      <wps:wsp>
                        <wps:cNvPr id="188" name="Text Box 188"/>
                        <wps:cNvSpPr txBox="1"/>
                        <wps:spPr>
                          <a:xfrm>
                            <a:off x="0" y="0"/>
                            <a:ext cx="5943600" cy="327660"/>
                          </a:xfrm>
                          <a:prstGeom prst="rect">
                            <a:avLst/>
                          </a:prstGeom>
                          <a:solidFill>
                            <a:sysClr val="window" lastClr="FFFFFF"/>
                          </a:solidFill>
                          <a:ln w="6350">
                            <a:noFill/>
                          </a:ln>
                          <a:effectLst/>
                        </wps:spPr>
                        <wps:txbx>
                          <w:txbxContent>
                            <w:p w14:paraId="5BCB2986" w14:textId="77777777" w:rsidR="00531716" w:rsidRDefault="00531716" w:rsidP="00531716">
                              <w:pPr>
                                <w:pStyle w:val="CommentText"/>
                                <w:jc w:val="center"/>
                                <w:rPr>
                                  <w:rFonts w:ascii="Gill Sans MT" w:hAnsi="Gill Sans MT"/>
                                </w:rPr>
                              </w:pPr>
                              <w:r>
                                <w:rPr>
                                  <w:rFonts w:ascii="Gill Sans MT" w:hAnsi="Gill Sans MT"/>
                                </w:rPr>
                                <w:t>LIST/3</w:t>
                              </w:r>
                              <w:r w:rsidRPr="00F976CB">
                                <w:rPr>
                                  <w:rFonts w:ascii="Gill Sans MT" w:hAnsi="Gill Sans MT"/>
                                </w:rPr>
                                <w:t xml:space="preserve">: FEED THE FUTURE ZONE OF INFLUENCE SURVEY CLUSTER </w:t>
                              </w:r>
                              <w:r>
                                <w:rPr>
                                  <w:rFonts w:ascii="Gill Sans MT" w:hAnsi="Gill Sans MT"/>
                                </w:rPr>
                                <w:t>SKETCH MAP</w:t>
                              </w:r>
                              <w:r w:rsidRPr="00F976CB">
                                <w:rPr>
                                  <w:rFonts w:ascii="Gill Sans MT" w:hAnsi="Gill Sans MT"/>
                                </w:rPr>
                                <w:t xml:space="preserve"> FORM</w:t>
                              </w:r>
                            </w:p>
                            <w:p w14:paraId="1C04F264" w14:textId="77777777" w:rsidR="00531716" w:rsidRDefault="00531716" w:rsidP="00531716">
                              <w:pPr>
                                <w:pStyle w:val="CommentText"/>
                                <w:jc w:val="center"/>
                                <w:rPr>
                                  <w:rFonts w:ascii="Gill Sans MT" w:hAnsi="Gill Sans MT"/>
                                </w:rPr>
                              </w:pPr>
                            </w:p>
                            <w:p w14:paraId="04D3B1B6" w14:textId="77777777" w:rsidR="00531716" w:rsidRPr="00F976CB" w:rsidRDefault="00531716" w:rsidP="00531716">
                              <w:pPr>
                                <w:pStyle w:val="CommentText"/>
                                <w:jc w:val="center"/>
                                <w:rPr>
                                  <w:rFonts w:ascii="Gill Sans MT" w:hAnsi="Gill Sans M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9" name="Text Box 189"/>
                        <wps:cNvSpPr txBox="1"/>
                        <wps:spPr>
                          <a:xfrm>
                            <a:off x="3931920" y="358140"/>
                            <a:ext cx="1859280" cy="411480"/>
                          </a:xfrm>
                          <a:prstGeom prst="rect">
                            <a:avLst/>
                          </a:prstGeom>
                          <a:solidFill>
                            <a:sysClr val="window" lastClr="FFFFFF"/>
                          </a:solidFill>
                          <a:ln w="6350">
                            <a:noFill/>
                          </a:ln>
                          <a:effectLst/>
                        </wps:spPr>
                        <wps:txbx>
                          <w:txbxContent>
                            <w:p w14:paraId="08F558BE" w14:textId="77777777" w:rsidR="00531716" w:rsidRDefault="00531716" w:rsidP="00531716">
                              <w:pPr>
                                <w:rPr>
                                  <w:rFonts w:ascii="Gill Sans MT" w:hAnsi="Gill Sans MT"/>
                                  <w:noProof/>
                                  <w:sz w:val="24"/>
                                  <w:szCs w:val="24"/>
                                </w:rPr>
                              </w:pPr>
                              <w:r w:rsidRPr="00C60346">
                                <w:rPr>
                                  <w:rFonts w:ascii="Gill Sans MT" w:hAnsi="Gill Sans MT"/>
                                  <w:noProof/>
                                </w:rPr>
                                <w:t>Cluster</w:t>
                              </w:r>
                              <w:r>
                                <w:rPr>
                                  <w:rFonts w:ascii="Gill Sans MT" w:hAnsi="Gill Sans MT"/>
                                  <w:noProof/>
                                  <w:sz w:val="24"/>
                                  <w:szCs w:val="24"/>
                                </w:rPr>
                                <w:t xml:space="preserve"> </w:t>
                              </w:r>
                              <w:r w:rsidRPr="00E9418E">
                                <w:rPr>
                                  <w:rFonts w:ascii="Lucida Handwriting" w:hAnsi="Lucida Handwriting"/>
                                  <w:noProof/>
                                  <w:sz w:val="28"/>
                                  <w:szCs w:val="24"/>
                                </w:rPr>
                                <w:t>0</w:t>
                              </w:r>
                              <w:r>
                                <w:rPr>
                                  <w:rFonts w:ascii="Lucida Handwriting" w:hAnsi="Lucida Handwriting"/>
                                  <w:noProof/>
                                  <w:sz w:val="28"/>
                                  <w:szCs w:val="24"/>
                                </w:rPr>
                                <w:t>26</w:t>
                              </w:r>
                            </w:p>
                            <w:p w14:paraId="475A1D4E" w14:textId="77777777" w:rsidR="00531716" w:rsidRDefault="00531716" w:rsidP="0053171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90" name="Picture 190"/>
                          <pic:cNvPicPr>
                            <a:picLocks noChangeAspect="1"/>
                          </pic:cNvPicPr>
                        </pic:nvPicPr>
                        <pic:blipFill rotWithShape="1">
                          <a:blip r:embed="rId26">
                            <a:extLst>
                              <a:ext uri="{28A0092B-C50C-407E-A947-70E740481C1C}">
                                <a14:useLocalDpi xmlns:a14="http://schemas.microsoft.com/office/drawing/2010/main" val="0"/>
                              </a:ext>
                            </a:extLst>
                          </a:blip>
                          <a:srcRect l="1154" t="5237" r="2436" b="1823"/>
                          <a:stretch/>
                        </pic:blipFill>
                        <pic:spPr bwMode="auto">
                          <a:xfrm>
                            <a:off x="0" y="723900"/>
                            <a:ext cx="5730240" cy="661416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0055DEA4" id="Group 187" o:spid="_x0000_s1032" style="width:468pt;height:577.8pt;mso-position-horizontal-relative:char;mso-position-vertical-relative:line" coordsize="59436,7338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">
                <v:shape id="Text Box 188" o:spid="_x0000_s1033" type="#_x0000_t202" style="position:absolute;width:59436;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" fillcolor="window" stroked="f" strokeweight=".5pt">
                  <v:textbox>
                    <w:txbxContent>
                      <w:p w14:paraId="5BCB2986" w14:textId="77777777" w:rsidR="00531716" w:rsidRDefault="00531716" w:rsidP="00531716">
                        <w:pPr>
                          <w:pStyle w:val="CommentText"/>
                          <w:jc w:val="center"/>
                          <w:rPr>
                            <w:rFonts w:ascii="Gill Sans MT" w:hAnsi="Gill Sans MT"/>
                          </w:rPr>
                        </w:pPr>
                        <w:r>
                          <w:rPr>
                            <w:rFonts w:ascii="Gill Sans MT" w:hAnsi="Gill Sans MT"/>
                          </w:rPr>
                          <w:t>LIST/3</w:t>
                        </w:r>
                        <w:r w:rsidRPr="00F976CB">
                          <w:rPr>
                            <w:rFonts w:ascii="Gill Sans MT" w:hAnsi="Gill Sans MT"/>
                          </w:rPr>
                          <w:t xml:space="preserve">: FEED THE FUTURE ZONE OF INFLUENCE SURVEY CLUSTER </w:t>
                        </w:r>
                        <w:r>
                          <w:rPr>
                            <w:rFonts w:ascii="Gill Sans MT" w:hAnsi="Gill Sans MT"/>
                          </w:rPr>
                          <w:t>SKETCH MAP</w:t>
                        </w:r>
                        <w:r w:rsidRPr="00F976CB">
                          <w:rPr>
                            <w:rFonts w:ascii="Gill Sans MT" w:hAnsi="Gill Sans MT"/>
                          </w:rPr>
                          <w:t xml:space="preserve"> FORM</w:t>
                        </w:r>
                      </w:p>
                      <w:p w14:paraId="1C04F264" w14:textId="77777777" w:rsidR="00531716" w:rsidRDefault="00531716" w:rsidP="00531716">
                        <w:pPr>
                          <w:pStyle w:val="CommentText"/>
                          <w:jc w:val="center"/>
                          <w:rPr>
                            <w:rFonts w:ascii="Gill Sans MT" w:hAnsi="Gill Sans MT"/>
                          </w:rPr>
                        </w:pPr>
                      </w:p>
                      <w:p w14:paraId="04D3B1B6" w14:textId="77777777" w:rsidR="00531716" w:rsidRPr="00F976CB" w:rsidRDefault="00531716" w:rsidP="00531716">
                        <w:pPr>
                          <w:pStyle w:val="CommentText"/>
                          <w:jc w:val="center"/>
                          <w:rPr>
                            <w:rFonts w:ascii="Gill Sans MT" w:hAnsi="Gill Sans MT"/>
                          </w:rPr>
                        </w:pPr>
                      </w:p>
                    </w:txbxContent>
                  </v:textbox>
                </v:shape>
                <v:shape id="Text Box 189" o:spid="_x0000_s1034" type="#_x0000_t202" style="position:absolute;left:39319;top:3581;width:18593;height:4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" fillcolor="window" stroked="f" strokeweight=".5pt">
                  <v:textbox>
                    <w:txbxContent>
                      <w:p w14:paraId="08F558BE" w14:textId="77777777" w:rsidR="00531716" w:rsidRDefault="00531716" w:rsidP="00531716">
                        <w:pPr>
                          <w:rPr>
                            <w:rFonts w:ascii="Gill Sans MT" w:hAnsi="Gill Sans MT"/>
                            <w:noProof/>
                            <w:sz w:val="24"/>
                            <w:szCs w:val="24"/>
                          </w:rPr>
                        </w:pPr>
                        <w:r w:rsidRPr="00C60346">
                          <w:rPr>
                            <w:rFonts w:ascii="Gill Sans MT" w:hAnsi="Gill Sans MT"/>
                            <w:noProof/>
                          </w:rPr>
                          <w:t>Cluster</w:t>
                        </w:r>
                        <w:r>
                          <w:rPr>
                            <w:rFonts w:ascii="Gill Sans MT" w:hAnsi="Gill Sans MT"/>
                            <w:noProof/>
                            <w:sz w:val="24"/>
                            <w:szCs w:val="24"/>
                          </w:rPr>
                          <w:t xml:space="preserve"> </w:t>
                        </w:r>
                        <w:r w:rsidRPr="00E9418E">
                          <w:rPr>
                            <w:rFonts w:ascii="Lucida Handwriting" w:hAnsi="Lucida Handwriting"/>
                            <w:noProof/>
                            <w:sz w:val="28"/>
                            <w:szCs w:val="24"/>
                          </w:rPr>
                          <w:t>0</w:t>
                        </w:r>
                        <w:r>
                          <w:rPr>
                            <w:rFonts w:ascii="Lucida Handwriting" w:hAnsi="Lucida Handwriting"/>
                            <w:noProof/>
                            <w:sz w:val="28"/>
                            <w:szCs w:val="24"/>
                          </w:rPr>
                          <w:t>26</w:t>
                        </w:r>
                      </w:p>
                      <w:p w14:paraId="475A1D4E" w14:textId="77777777" w:rsidR="00531716" w:rsidRDefault="00531716" w:rsidP="00531716"/>
                    </w:txbxContent>
                  </v:textbox>
                </v:shape>
                <v:shape id="Picture 190" o:spid="_x0000_s1035" type="#_x0000_t75" style="position:absolute;top:7239;width:57302;height:661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">
                  <v:imagedata r:id="rId27" o:title="" croptop="3432f" cropbottom="1195f" cropleft="756f" cropright="1596f"/>
                </v:shape>
                <w10:anchorlock/>
              </v:group>
            </w:pict>
          </mc:Fallback>
        </mc:AlternateContent>
      </w:r>
    </w:p>
    <w:p w14:paraId="00000CE9" w14:textId="77777777" w:rsidR="00CA4C6D" w:rsidRPr="00C212DA" w:rsidRDefault="00D650E5">
      <w:pPr>
        <w:pStyle w:val="Heading3"/>
      </w:pPr>
      <w:bookmarkStart w:id="55" w:name="_heading=h.1y810tw" w:colFirst="0" w:colLast="0"/>
      <w:bookmarkStart w:id="56" w:name="_Toc69803329"/>
      <w:bookmarkStart w:id="57" w:name="_Toc70638341"/>
      <w:bookmarkStart w:id="58" w:name="_Toc71619710"/>
      <w:bookmarkEnd w:id="55"/>
      <w:r w:rsidRPr="00C212DA">
        <w:t>Listing apartment buildings and multi-unit structures</w:t>
      </w:r>
      <w:bookmarkEnd w:id="56"/>
      <w:bookmarkEnd w:id="57"/>
      <w:bookmarkEnd w:id="58"/>
      <w:r w:rsidRPr="00C212DA">
        <w:t xml:space="preserve"> </w:t>
      </w:r>
    </w:p>
    <w:p w14:paraId="00000CEA"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 xml:space="preserve">For multi-unit buildings—structures that contain more than one dwelling unit—the Cartographer should sketch the layout of the apartments on a separate piece of paper. For example, if the structure is one level, the Cartographer should sketch the location of each apartment on one sheet of paper. If a structure has multiple floors, the Cartographer should draw sketches for each floor, indicating the dwelling units on that floor. </w:t>
      </w:r>
    </w:p>
    <w:p w14:paraId="00000CEB"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In addition to numbering the multi-unit structure, each dwelling unit within the multi-unit structure must be numbered. Use the following standard numbering scheme to number the dwelling units in the multi-unit structure:</w:t>
      </w:r>
    </w:p>
    <w:p w14:paraId="00000CEC"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color w:val="000000"/>
        </w:rPr>
        <w:t>Right to left, in relation to the main entrance</w:t>
      </w:r>
    </w:p>
    <w:p w14:paraId="00000CED" w14:textId="77777777" w:rsidR="00CA4C6D" w:rsidRPr="00C212DA" w:rsidRDefault="00D650E5">
      <w:pPr>
        <w:numPr>
          <w:ilvl w:val="0"/>
          <w:numId w:val="5"/>
        </w:numPr>
        <w:pBdr>
          <w:top w:val="nil"/>
          <w:left w:val="nil"/>
          <w:bottom w:val="nil"/>
          <w:right w:val="nil"/>
          <w:between w:val="nil"/>
        </w:pBdr>
        <w:rPr>
          <w:rFonts w:ascii="Gill Sans MT" w:hAnsi="Gill Sans MT"/>
        </w:rPr>
      </w:pPr>
      <w:r w:rsidRPr="00C212DA">
        <w:rPr>
          <w:rFonts w:ascii="Gill Sans MT" w:eastAsia="Gill Sans" w:hAnsi="Gill Sans MT" w:cs="Gill Sans"/>
          <w:color w:val="000000"/>
        </w:rPr>
        <w:t>If more than one floor, bottom to top.</w:t>
      </w:r>
    </w:p>
    <w:p w14:paraId="00000CEE"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Keep in mind that, especially in urban areas, individual dwelling units may contain more than one household. If multiple households are found within a single dwelling unit, then each of the households will need to be assigned a serial number.</w:t>
      </w:r>
    </w:p>
    <w:p w14:paraId="00000CEF"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The Cartographer should attach these apartment sketches to the other maps and listing sheets.</w:t>
      </w:r>
    </w:p>
    <w:p w14:paraId="00000CF0" w14:textId="77777777" w:rsidR="00CA4C6D" w:rsidRPr="00C212DA" w:rsidRDefault="00D650E5">
      <w:pPr>
        <w:pStyle w:val="Heading3"/>
      </w:pPr>
      <w:bookmarkStart w:id="59" w:name="_heading=h.4i7ojhp" w:colFirst="0" w:colLast="0"/>
      <w:bookmarkStart w:id="60" w:name="_Toc69803330"/>
      <w:bookmarkStart w:id="61" w:name="_Toc70638342"/>
      <w:bookmarkStart w:id="62" w:name="_Toc71619711"/>
      <w:bookmarkEnd w:id="59"/>
      <w:r w:rsidRPr="00C212DA">
        <w:t>Listing compounds</w:t>
      </w:r>
      <w:bookmarkEnd w:id="60"/>
      <w:bookmarkEnd w:id="61"/>
      <w:bookmarkEnd w:id="62"/>
    </w:p>
    <w:p w14:paraId="00000CF1"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 xml:space="preserve">A household consists of all people, including adults and children, who live together under the same roof, share cooking or housekeeping arrangements, and recognize the same lead decisionmakers in the household. </w:t>
      </w:r>
    </w:p>
    <w:p w14:paraId="00000CF2" w14:textId="77777777" w:rsidR="00CA4C6D" w:rsidRPr="00C212DA" w:rsidRDefault="00D650E5">
      <w:pPr>
        <w:pBdr>
          <w:top w:val="nil"/>
          <w:left w:val="nil"/>
          <w:bottom w:val="nil"/>
          <w:right w:val="nil"/>
          <w:between w:val="nil"/>
        </w:pBdr>
        <w:rPr>
          <w:rFonts w:ascii="Gill Sans MT" w:eastAsia="Gill Sans" w:hAnsi="Gill Sans MT" w:cs="Gill Sans"/>
          <w:i/>
          <w:color w:val="000000"/>
        </w:rPr>
      </w:pPr>
      <w:r w:rsidRPr="00C212DA">
        <w:rPr>
          <w:rFonts w:ascii="Gill Sans MT" w:eastAsia="Gill Sans" w:hAnsi="Gill Sans MT" w:cs="Gill Sans"/>
          <w:color w:val="000000"/>
        </w:rPr>
        <w:t xml:space="preserve">The listing team may encounter a situation in which family members live in distinct huts within a compound. If all these family members share the same housekeeping and cooking arrangements and acknowledge the same person as the lead decisionmaker, all members should be treated as one household even if the huts have separate </w:t>
      </w:r>
      <w:sdt>
        <w:sdtPr>
          <w:rPr>
            <w:rFonts w:ascii="Gill Sans MT" w:hAnsi="Gill Sans MT"/>
          </w:rPr>
          <w:tag w:val="goog_rdk_6331"/>
          <w:id w:val="1902789848"/>
        </w:sdtPr>
        <w:sdtEndPr/>
        <w:sdtContent/>
      </w:sdt>
      <w:sdt>
        <w:sdtPr>
          <w:rPr>
            <w:rFonts w:ascii="Gill Sans MT" w:hAnsi="Gill Sans MT"/>
          </w:rPr>
          <w:tag w:val="goog_rdk_6332"/>
          <w:id w:val="1930536510"/>
        </w:sdtPr>
        <w:sdtEndPr/>
        <w:sdtContent/>
      </w:sdt>
      <w:r w:rsidRPr="00C212DA">
        <w:rPr>
          <w:rFonts w:ascii="Gill Sans MT" w:eastAsia="Gill Sans" w:hAnsi="Gill Sans MT" w:cs="Gill Sans"/>
          <w:color w:val="000000"/>
        </w:rPr>
        <w:t>roofs. In this case, each hut needs to be drawn on the map, but all huts should be assigned the same structure number because they belong to the same household.</w:t>
      </w:r>
    </w:p>
    <w:p w14:paraId="00000CF3" w14:textId="77777777" w:rsidR="00CA4C6D" w:rsidRPr="00C212DA" w:rsidRDefault="00D650E5">
      <w:pPr>
        <w:pStyle w:val="Heading3"/>
      </w:pPr>
      <w:bookmarkStart w:id="63" w:name="_heading=h.2xcytpi" w:colFirst="0" w:colLast="0"/>
      <w:bookmarkStart w:id="64" w:name="_Toc69803331"/>
      <w:bookmarkStart w:id="65" w:name="_Toc70638343"/>
      <w:bookmarkStart w:id="66" w:name="_Toc71619712"/>
      <w:bookmarkEnd w:id="63"/>
      <w:r w:rsidRPr="00C212DA">
        <w:t>Using shape files and satellite imagery</w:t>
      </w:r>
      <w:bookmarkEnd w:id="64"/>
      <w:bookmarkEnd w:id="65"/>
      <w:bookmarkEnd w:id="66"/>
    </w:p>
    <w:p w14:paraId="00000CF4"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For some countries, listing teams will receive shape files for the sampled clusters. Boundaries will be based on the Global Positioning System (GPS) coordinates for these shape files. Where feasible, we plan to overlay satellite images based on these coordinates, so that the listing team can see a map showing the structures that are in the cluster. In this situation, the listing team may be able to save some time and improve the accuracy of its work. Instead of drawing sketches for all of the structures, the team can number the images of the structures shown on the satellite map.</w:t>
      </w:r>
    </w:p>
    <w:p w14:paraId="00000CF5"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 xml:space="preserve">If teams are working with a satellite image-based map, the listing team should follow the same general listing procedures described in this manual. Specifically, the team will need to verify each structure and record dwelling units and households on its listing sheet. </w:t>
      </w:r>
    </w:p>
    <w:p w14:paraId="00000CF6"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 xml:space="preserve">In addition, satellite maps may not be current photographs—they may show a snapshot view made several months ago; therefore, some structures could be missing, and the listing team will need to draw them on the map. There may also be structures that have been recently demolished. In that situation, the listing team should mark the structure with a big “X.” </w:t>
      </w:r>
    </w:p>
    <w:p w14:paraId="00000CF7"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In addition,</w:t>
      </w:r>
      <w:r w:rsidRPr="00C212DA">
        <w:rPr>
          <w:rFonts w:ascii="Gill Sans MT" w:eastAsia="Gill Sans" w:hAnsi="Gill Sans MT" w:cs="Gill Sans"/>
          <w:color w:val="C00000"/>
        </w:rPr>
        <w:t xml:space="preserve"> </w:t>
      </w:r>
      <w:r w:rsidRPr="00C212DA">
        <w:rPr>
          <w:rFonts w:ascii="Gill Sans MT" w:eastAsia="Gill Sans" w:hAnsi="Gill Sans MT" w:cs="Gill Sans"/>
          <w:color w:val="000000"/>
        </w:rPr>
        <w:t>if the listing team encounters a multi-unit structure, the Cartographer will still need to draw the layout of the apartments within the structure on a separate piece of paper, as described earlier.</w:t>
      </w:r>
    </w:p>
    <w:p w14:paraId="00000CF8" w14:textId="77777777" w:rsidR="00CA4C6D" w:rsidRPr="00C212DA" w:rsidRDefault="00D650E5">
      <w:pPr>
        <w:pStyle w:val="Heading2"/>
        <w:ind w:firstLine="720"/>
      </w:pPr>
      <w:bookmarkStart w:id="67" w:name="_Toc69803332"/>
      <w:bookmarkStart w:id="68" w:name="_Toc70638344"/>
      <w:bookmarkStart w:id="69" w:name="_Toc71619713"/>
      <w:r w:rsidRPr="00C212DA">
        <w:t>2.5</w:t>
      </w:r>
      <w:r w:rsidRPr="00C212DA">
        <w:tab/>
        <w:t>Listing the households</w:t>
      </w:r>
      <w:bookmarkEnd w:id="67"/>
      <w:bookmarkEnd w:id="68"/>
      <w:bookmarkEnd w:id="69"/>
    </w:p>
    <w:p w14:paraId="00000CF9"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The Lister will use the LIST/4 Household Listing Form (see Appendix B.4) to record all structures, dwelling units, and households found in the cluster. The Lister will begin by entering the identification codes of the cluster on the form, and then complete the rest of the form following these instructions:</w:t>
      </w:r>
    </w:p>
    <w:p w14:paraId="00000CFA"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b/>
          <w:color w:val="000000"/>
        </w:rPr>
        <w:t>Column (1)</w:t>
      </w:r>
      <w:r w:rsidRPr="00C212DA">
        <w:rPr>
          <w:rFonts w:ascii="Gill Sans MT" w:eastAsia="Gill Sans" w:hAnsi="Gill Sans MT" w:cs="Gill Sans"/>
          <w:color w:val="000000"/>
        </w:rPr>
        <w:t xml:space="preserve"> </w:t>
      </w:r>
      <w:r w:rsidRPr="00C212DA">
        <w:rPr>
          <w:rFonts w:ascii="Gill Sans MT" w:eastAsia="Gill Sans" w:hAnsi="Gill Sans MT" w:cs="Gill Sans"/>
          <w:b/>
          <w:color w:val="000000"/>
        </w:rPr>
        <w:t xml:space="preserve">Serial number of </w:t>
      </w:r>
      <w:proofErr w:type="gramStart"/>
      <w:r w:rsidRPr="00C212DA">
        <w:rPr>
          <w:rFonts w:ascii="Gill Sans MT" w:eastAsia="Gill Sans" w:hAnsi="Gill Sans MT" w:cs="Gill Sans"/>
          <w:b/>
          <w:color w:val="000000"/>
        </w:rPr>
        <w:t>structure</w:t>
      </w:r>
      <w:proofErr w:type="gramEnd"/>
      <w:r w:rsidRPr="00C212DA">
        <w:rPr>
          <w:rFonts w:ascii="Gill Sans MT" w:eastAsia="Gill Sans" w:hAnsi="Gill Sans MT" w:cs="Gill Sans"/>
          <w:b/>
          <w:color w:val="000000"/>
        </w:rPr>
        <w:t>:</w:t>
      </w:r>
      <w:r w:rsidRPr="00C212DA">
        <w:rPr>
          <w:rFonts w:ascii="Gill Sans MT" w:eastAsia="Gill Sans" w:hAnsi="Gill Sans MT" w:cs="Gill Sans"/>
          <w:color w:val="000000"/>
        </w:rPr>
        <w:t xml:space="preserve"> For each structure, record the same serial number that the Cartographer entered on the sketch map. If the structure is an apartment building or a block of flats, assign one serial number to the entire structure because only one square with one number appears on the sketch map, and complete columns 1–7 for each apartment and dwelling unit individually. Each apartment should have its own address, which is the apartment number or description of the apartment’s location. Do not forget to list vacant structures and structures under construction, as well as structures where the household members refuse to cooperate, or where household members are not at home at the time of the listing.</w:t>
      </w:r>
    </w:p>
    <w:p w14:paraId="00000CFB"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b/>
          <w:color w:val="000000"/>
        </w:rPr>
        <w:t>Column (2)</w:t>
      </w:r>
      <w:r w:rsidRPr="00C212DA">
        <w:rPr>
          <w:rFonts w:ascii="Gill Sans MT" w:eastAsia="Gill Sans" w:hAnsi="Gill Sans MT" w:cs="Gill Sans"/>
          <w:color w:val="000000"/>
        </w:rPr>
        <w:t xml:space="preserve"> </w:t>
      </w:r>
      <w:r w:rsidRPr="00C212DA">
        <w:rPr>
          <w:rFonts w:ascii="Gill Sans MT" w:eastAsia="Gill Sans" w:hAnsi="Gill Sans MT" w:cs="Gill Sans"/>
          <w:b/>
          <w:color w:val="000000"/>
        </w:rPr>
        <w:t>Residence Y/N:</w:t>
      </w:r>
      <w:r w:rsidRPr="00C212DA">
        <w:rPr>
          <w:rFonts w:ascii="Gill Sans MT" w:eastAsia="Gill Sans" w:hAnsi="Gill Sans MT" w:cs="Gill Sans"/>
          <w:color w:val="000000"/>
        </w:rPr>
        <w:t xml:space="preserve"> Indicate whether the structure is used for residential purposes, such as eating and sleeping, by writing Y for "Yes" or, in cases where a structure is used </w:t>
      </w:r>
      <w:r w:rsidRPr="00C212DA">
        <w:rPr>
          <w:rFonts w:ascii="Gill Sans MT" w:eastAsia="Gill Sans" w:hAnsi="Gill Sans MT" w:cs="Gill Sans"/>
          <w:i/>
          <w:color w:val="000000"/>
        </w:rPr>
        <w:t>only</w:t>
      </w:r>
      <w:r w:rsidRPr="00C212DA">
        <w:rPr>
          <w:rFonts w:ascii="Gill Sans MT" w:eastAsia="Gill Sans" w:hAnsi="Gill Sans MT" w:cs="Gill Sans"/>
          <w:color w:val="000000"/>
        </w:rPr>
        <w:t xml:space="preserve"> for commercial or other purposes, by writing N for "No." Structures used for both residential and non-residential purposes, such as a combination of store and home, should be classified as residential (mark Y in column 2). Make sure to list any dwelling unit found in a non-residential structure, such as a security guard living inside a factory. If the structure is not residential, record N in column 2 and leave columns 4, 5, and 6 </w:t>
      </w:r>
      <w:proofErr w:type="gramStart"/>
      <w:r w:rsidRPr="00C212DA">
        <w:rPr>
          <w:rFonts w:ascii="Gill Sans MT" w:eastAsia="Gill Sans" w:hAnsi="Gill Sans MT" w:cs="Gill Sans"/>
          <w:color w:val="000000"/>
        </w:rPr>
        <w:t>blank</w:t>
      </w:r>
      <w:proofErr w:type="gramEnd"/>
      <w:r w:rsidRPr="00C212DA">
        <w:rPr>
          <w:rFonts w:ascii="Gill Sans MT" w:eastAsia="Gill Sans" w:hAnsi="Gill Sans MT" w:cs="Gill Sans"/>
          <w:color w:val="000000"/>
        </w:rPr>
        <w:t xml:space="preserve">. In column 7, Observations, describe the current use of the structure, such as a school or business. </w:t>
      </w:r>
    </w:p>
    <w:p w14:paraId="00000CFC"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b/>
          <w:color w:val="000000"/>
        </w:rPr>
        <w:t>Column (3)</w:t>
      </w:r>
      <w:r w:rsidRPr="00C212DA">
        <w:rPr>
          <w:rFonts w:ascii="Gill Sans MT" w:eastAsia="Gill Sans" w:hAnsi="Gill Sans MT" w:cs="Gill Sans"/>
          <w:color w:val="000000"/>
        </w:rPr>
        <w:t xml:space="preserve"> </w:t>
      </w:r>
      <w:r w:rsidRPr="00C212DA">
        <w:rPr>
          <w:rFonts w:ascii="Gill Sans MT" w:eastAsia="Gill Sans" w:hAnsi="Gill Sans MT" w:cs="Gill Sans"/>
          <w:b/>
          <w:color w:val="000000"/>
        </w:rPr>
        <w:t>Address or description of structure/dwelling unit:</w:t>
      </w:r>
      <w:r w:rsidRPr="00C212DA">
        <w:rPr>
          <w:rFonts w:ascii="Gill Sans MT" w:eastAsia="Gill Sans" w:hAnsi="Gill Sans MT" w:cs="Gill Sans"/>
          <w:color w:val="000000"/>
        </w:rPr>
        <w:t xml:space="preserve"> Record the street address of the structure/dwelling unit, if available. If structures do not have visible street addresses, give a description of the structure/dwelling unit and any details that can help the survey team locate it, such as “in front of the school” or “next to the store.” As mentioned earlier, if the structure is non-residential, leave columns 4, 5, and 6 </w:t>
      </w:r>
      <w:proofErr w:type="gramStart"/>
      <w:r w:rsidRPr="00C212DA">
        <w:rPr>
          <w:rFonts w:ascii="Gill Sans MT" w:eastAsia="Gill Sans" w:hAnsi="Gill Sans MT" w:cs="Gill Sans"/>
          <w:color w:val="000000"/>
        </w:rPr>
        <w:t>blank</w:t>
      </w:r>
      <w:proofErr w:type="gramEnd"/>
      <w:r w:rsidRPr="00C212DA">
        <w:rPr>
          <w:rFonts w:ascii="Gill Sans MT" w:eastAsia="Gill Sans" w:hAnsi="Gill Sans MT" w:cs="Gill Sans"/>
          <w:color w:val="000000"/>
        </w:rPr>
        <w:t>, but add notes in column 7 on the type of non-residential construction.</w:t>
      </w:r>
    </w:p>
    <w:p w14:paraId="00000CFD"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b/>
          <w:color w:val="000000"/>
        </w:rPr>
        <w:t>Column (4)</w:t>
      </w:r>
      <w:r w:rsidRPr="00C212DA">
        <w:rPr>
          <w:rFonts w:ascii="Gill Sans MT" w:eastAsia="Gill Sans" w:hAnsi="Gill Sans MT" w:cs="Gill Sans"/>
          <w:color w:val="000000"/>
        </w:rPr>
        <w:t xml:space="preserve"> </w:t>
      </w:r>
      <w:r w:rsidRPr="00C212DA">
        <w:rPr>
          <w:rFonts w:ascii="Gill Sans MT" w:eastAsia="Gill Sans" w:hAnsi="Gill Sans MT" w:cs="Gill Sans"/>
          <w:b/>
          <w:color w:val="000000"/>
        </w:rPr>
        <w:t xml:space="preserve">Serial number of dwelling </w:t>
      </w:r>
      <w:proofErr w:type="gramStart"/>
      <w:r w:rsidRPr="00C212DA">
        <w:rPr>
          <w:rFonts w:ascii="Gill Sans MT" w:eastAsia="Gill Sans" w:hAnsi="Gill Sans MT" w:cs="Gill Sans"/>
          <w:b/>
          <w:color w:val="000000"/>
        </w:rPr>
        <w:t>unit</w:t>
      </w:r>
      <w:proofErr w:type="gramEnd"/>
      <w:r w:rsidRPr="00C212DA">
        <w:rPr>
          <w:rFonts w:ascii="Gill Sans MT" w:eastAsia="Gill Sans" w:hAnsi="Gill Sans MT" w:cs="Gill Sans"/>
          <w:b/>
          <w:color w:val="000000"/>
        </w:rPr>
        <w:t>:</w:t>
      </w:r>
      <w:r w:rsidRPr="00C212DA">
        <w:rPr>
          <w:rFonts w:ascii="Gill Sans MT" w:eastAsia="Gill Sans" w:hAnsi="Gill Sans MT" w:cs="Gill Sans"/>
          <w:color w:val="000000"/>
        </w:rPr>
        <w:t xml:space="preserve"> For each dwelling unit, record the serial number assigned to each dwelling unit found in the structure. Note that there can be more than one dwelling unit in a structure, such as an apartment building. The first dwelling unit in the structure will always have number "1." </w:t>
      </w:r>
      <w:proofErr w:type="spellStart"/>
      <w:r w:rsidRPr="00C212DA">
        <w:rPr>
          <w:rFonts w:ascii="Gill Sans MT" w:eastAsia="Gill Sans" w:hAnsi="Gill Sans MT" w:cs="Gill Sans"/>
          <w:color w:val="000000"/>
        </w:rPr>
        <w:t>lf</w:t>
      </w:r>
      <w:proofErr w:type="spellEnd"/>
      <w:r w:rsidRPr="00C212DA">
        <w:rPr>
          <w:rFonts w:ascii="Gill Sans MT" w:eastAsia="Gill Sans" w:hAnsi="Gill Sans MT" w:cs="Gill Sans"/>
          <w:color w:val="000000"/>
        </w:rPr>
        <w:t xml:space="preserve"> there is a second dwelling unit in the structure, then the second dwelling unit should be recorded on the next line. If there is a second dwelling unit in the structure, a "2" should be recorded in column 2.</w:t>
      </w:r>
    </w:p>
    <w:p w14:paraId="00000CFE"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b/>
          <w:color w:val="000000"/>
        </w:rPr>
        <w:t>Column (5)</w:t>
      </w:r>
      <w:r w:rsidRPr="00C212DA">
        <w:rPr>
          <w:rFonts w:ascii="Gill Sans MT" w:eastAsia="Gill Sans" w:hAnsi="Gill Sans MT" w:cs="Gill Sans"/>
          <w:color w:val="000000"/>
        </w:rPr>
        <w:t xml:space="preserve"> </w:t>
      </w:r>
      <w:r w:rsidRPr="00C212DA">
        <w:rPr>
          <w:rFonts w:ascii="Gill Sans MT" w:eastAsia="Gill Sans" w:hAnsi="Gill Sans MT" w:cs="Gill Sans"/>
          <w:b/>
          <w:color w:val="000000"/>
        </w:rPr>
        <w:t>Name of responsible adult:</w:t>
      </w:r>
      <w:r w:rsidRPr="00C212DA">
        <w:rPr>
          <w:rFonts w:ascii="Gill Sans MT" w:eastAsia="Gill Sans" w:hAnsi="Gill Sans MT" w:cs="Gill Sans"/>
          <w:color w:val="000000"/>
        </w:rPr>
        <w:t xml:space="preserve"> You will try to obtain the name of a responsible adult in the household for any residences (where the answer in column 2 is “Yes”). The Lister needs to ask someone in the household: “Please tell me the name of a responsible adult in this household.” If no one is home at the dwelling unit, you can try to obtain this information by asking a neighbor. Remember that there can be more than one household in a dwelling unit. Each household should have a separate line on the listing sheet. If the dwelling unit is known to be vacant, write “vacant” in this column. If you are unable to determine the name of a responsible adult for the household, write “unknown” in column 5.</w:t>
      </w:r>
    </w:p>
    <w:p w14:paraId="00000CFF"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b/>
          <w:color w:val="000000"/>
        </w:rPr>
        <w:t xml:space="preserve">Column (6) Serial number of </w:t>
      </w:r>
      <w:proofErr w:type="gramStart"/>
      <w:r w:rsidRPr="00C212DA">
        <w:rPr>
          <w:rFonts w:ascii="Gill Sans MT" w:eastAsia="Gill Sans" w:hAnsi="Gill Sans MT" w:cs="Gill Sans"/>
          <w:b/>
          <w:color w:val="000000"/>
        </w:rPr>
        <w:t>household</w:t>
      </w:r>
      <w:proofErr w:type="gramEnd"/>
      <w:r w:rsidRPr="00C212DA">
        <w:rPr>
          <w:rFonts w:ascii="Gill Sans MT" w:eastAsia="Gill Sans" w:hAnsi="Gill Sans MT" w:cs="Gill Sans"/>
          <w:b/>
          <w:color w:val="000000"/>
        </w:rPr>
        <w:t xml:space="preserve"> in the dwelling unit:</w:t>
      </w:r>
      <w:r w:rsidRPr="00C212DA">
        <w:rPr>
          <w:rFonts w:ascii="Gill Sans MT" w:eastAsia="Gill Sans" w:hAnsi="Gill Sans MT" w:cs="Gill Sans"/>
          <w:color w:val="000000"/>
        </w:rPr>
        <w:t xml:space="preserve"> This is the serial number assigned to each household found in the dwelling unit; there can be more than one household in a dwelling unit. This should include the sequential number of all individual households that were found in the dwelling unit. Multiple households found within the same dwelling unit must be numbered separately. If more than one household resides at the same address, such as within the same apartment or dwelling unit, each household must be listed separately in columns 1–6, with additional notes in column 7 to help clarify the status and location of the different households, as needed. The first household in the dwelling unit will always have number “1.” </w:t>
      </w:r>
      <w:proofErr w:type="spellStart"/>
      <w:r w:rsidRPr="00C212DA">
        <w:rPr>
          <w:rFonts w:ascii="Gill Sans MT" w:eastAsia="Gill Sans" w:hAnsi="Gill Sans MT" w:cs="Gill Sans"/>
          <w:color w:val="000000"/>
        </w:rPr>
        <w:t>lf</w:t>
      </w:r>
      <w:proofErr w:type="spellEnd"/>
      <w:r w:rsidRPr="00C212DA">
        <w:rPr>
          <w:rFonts w:ascii="Gill Sans MT" w:eastAsia="Gill Sans" w:hAnsi="Gill Sans MT" w:cs="Gill Sans"/>
          <w:color w:val="000000"/>
        </w:rPr>
        <w:t xml:space="preserve"> there is a second household in the dwelling unit, then this household should be recorded on the next line, a “2” should be recorded in column 6, and it should be noted in column 7.</w:t>
      </w:r>
    </w:p>
    <w:p w14:paraId="00000D00" w14:textId="77777777" w:rsidR="00CA4C6D" w:rsidRPr="00C212DA" w:rsidRDefault="00D650E5">
      <w:pPr>
        <w:pBdr>
          <w:top w:val="nil"/>
          <w:left w:val="nil"/>
          <w:bottom w:val="nil"/>
          <w:right w:val="nil"/>
          <w:between w:val="nil"/>
        </w:pBdr>
        <w:spacing w:after="120"/>
        <w:ind w:left="720"/>
        <w:rPr>
          <w:rFonts w:ascii="Gill Sans MT" w:eastAsia="Gill Sans" w:hAnsi="Gill Sans MT" w:cs="Gill Sans"/>
          <w:color w:val="000000"/>
        </w:rPr>
      </w:pPr>
      <w:r w:rsidRPr="00C212DA">
        <w:rPr>
          <w:rFonts w:ascii="Gill Sans MT" w:eastAsia="Gill Sans" w:hAnsi="Gill Sans MT" w:cs="Gill Sans"/>
          <w:color w:val="000000"/>
          <w:highlight w:val="yellow"/>
        </w:rPr>
        <w:t>[</w:t>
      </w:r>
      <w:sdt>
        <w:sdtPr>
          <w:rPr>
            <w:rFonts w:ascii="Gill Sans MT" w:hAnsi="Gill Sans MT"/>
          </w:rPr>
          <w:tag w:val="goog_rdk_6333"/>
          <w:id w:val="733896974"/>
        </w:sdtPr>
        <w:sdtEndPr/>
        <w:sdtContent/>
      </w:sdt>
      <w:commentRangeStart w:id="70"/>
      <w:r w:rsidRPr="00C212DA">
        <w:rPr>
          <w:rFonts w:ascii="Gill Sans MT" w:eastAsia="Gill Sans" w:hAnsi="Gill Sans MT" w:cs="Gill Sans"/>
          <w:color w:val="000000"/>
          <w:highlight w:val="yellow"/>
        </w:rPr>
        <w:t>Are there any unusual household structures in the country? Advise on any situation that may pose difficulties in determining status for listing.]</w:t>
      </w:r>
      <w:commentRangeEnd w:id="70"/>
      <w:r w:rsidR="00674BE6">
        <w:rPr>
          <w:rStyle w:val="CommentReference"/>
        </w:rPr>
        <w:commentReference w:id="70"/>
      </w:r>
    </w:p>
    <w:p w14:paraId="00000D01" w14:textId="77777777" w:rsidR="00CA4C6D" w:rsidRPr="00C212DA" w:rsidRDefault="00D650E5">
      <w:pPr>
        <w:pBdr>
          <w:top w:val="nil"/>
          <w:left w:val="nil"/>
          <w:bottom w:val="nil"/>
          <w:right w:val="nil"/>
          <w:between w:val="nil"/>
        </w:pBdr>
        <w:spacing w:after="120"/>
        <w:ind w:left="720"/>
        <w:rPr>
          <w:rFonts w:ascii="Gill Sans MT" w:eastAsia="Gill Sans" w:hAnsi="Gill Sans MT" w:cs="Gill Sans"/>
          <w:color w:val="000000"/>
        </w:rPr>
      </w:pPr>
      <w:r w:rsidRPr="00C212DA">
        <w:rPr>
          <w:rFonts w:ascii="Gill Sans MT" w:eastAsia="Gill Sans" w:hAnsi="Gill Sans MT" w:cs="Gill Sans"/>
          <w:color w:val="000000"/>
        </w:rPr>
        <w:t>To determine if multiple households are living in a dwelling unit, the Lister needs to talk to someone in the dwelling and ask the following questions, found on the bottom of LIST/4 Household Listing Form (see Appendix B.4):</w:t>
      </w:r>
    </w:p>
    <w:p w14:paraId="00000D02" w14:textId="77777777" w:rsidR="00CA4C6D" w:rsidRPr="00C212DA" w:rsidRDefault="00D650E5">
      <w:pPr>
        <w:numPr>
          <w:ilvl w:val="0"/>
          <w:numId w:val="3"/>
        </w:numPr>
        <w:pBdr>
          <w:top w:val="nil"/>
          <w:left w:val="nil"/>
          <w:bottom w:val="nil"/>
          <w:right w:val="nil"/>
          <w:between w:val="nil"/>
        </w:pBdr>
        <w:spacing w:after="120"/>
        <w:ind w:left="1440"/>
        <w:rPr>
          <w:rFonts w:ascii="Gill Sans MT" w:eastAsia="Gill Sans" w:hAnsi="Gill Sans MT" w:cs="Gill Sans"/>
          <w:color w:val="000000"/>
        </w:rPr>
      </w:pPr>
      <w:r w:rsidRPr="00C212DA">
        <w:rPr>
          <w:rFonts w:ascii="Gill Sans MT" w:eastAsia="Gill Sans" w:hAnsi="Gill Sans MT" w:cs="Gill Sans"/>
          <w:color w:val="000000"/>
        </w:rPr>
        <w:t xml:space="preserve">Ask: “How many families live here?” </w:t>
      </w:r>
    </w:p>
    <w:p w14:paraId="00000D03" w14:textId="77777777" w:rsidR="00CA4C6D" w:rsidRPr="00C212DA" w:rsidRDefault="00D650E5">
      <w:pPr>
        <w:pBdr>
          <w:top w:val="nil"/>
          <w:left w:val="nil"/>
          <w:bottom w:val="nil"/>
          <w:right w:val="nil"/>
          <w:between w:val="nil"/>
        </w:pBdr>
        <w:spacing w:after="120"/>
        <w:ind w:left="1440"/>
        <w:rPr>
          <w:rFonts w:ascii="Gill Sans MT" w:eastAsia="Gill Sans" w:hAnsi="Gill Sans MT" w:cs="Gill Sans"/>
          <w:color w:val="000000"/>
        </w:rPr>
      </w:pPr>
      <w:r w:rsidRPr="00C212DA">
        <w:rPr>
          <w:rFonts w:ascii="Gill Sans MT" w:eastAsia="Gill Sans" w:hAnsi="Gill Sans MT" w:cs="Gill Sans"/>
          <w:color w:val="000000"/>
        </w:rPr>
        <w:t>If more than one family is living in the dwelling unit, it is possible that more than one household is living in the dwelling unit.</w:t>
      </w:r>
    </w:p>
    <w:p w14:paraId="00000D04" w14:textId="77777777" w:rsidR="00CA4C6D" w:rsidRPr="00C212DA" w:rsidRDefault="00D650E5">
      <w:pPr>
        <w:pBdr>
          <w:top w:val="nil"/>
          <w:left w:val="nil"/>
          <w:bottom w:val="nil"/>
          <w:right w:val="nil"/>
          <w:between w:val="nil"/>
        </w:pBdr>
        <w:spacing w:after="120"/>
        <w:ind w:left="1440"/>
        <w:rPr>
          <w:rFonts w:ascii="Gill Sans MT" w:eastAsia="Gill Sans" w:hAnsi="Gill Sans MT" w:cs="Gill Sans"/>
          <w:color w:val="000000"/>
        </w:rPr>
      </w:pPr>
      <w:r w:rsidRPr="00C212DA">
        <w:rPr>
          <w:rFonts w:ascii="Gill Sans MT" w:eastAsia="Gill Sans" w:hAnsi="Gill Sans MT" w:cs="Gill Sans"/>
          <w:color w:val="000000"/>
        </w:rPr>
        <w:t>Note that a single person who is living in the dwelling with the family, but who does not share cooking arrangements and does not recognize a common authority for household decision-making, should be considered a separate family or household, even though it is only one person.</w:t>
      </w:r>
    </w:p>
    <w:p w14:paraId="00000D05" w14:textId="77777777" w:rsidR="00CA4C6D" w:rsidRPr="00C212DA" w:rsidRDefault="00D650E5">
      <w:pPr>
        <w:numPr>
          <w:ilvl w:val="0"/>
          <w:numId w:val="3"/>
        </w:numPr>
        <w:pBdr>
          <w:top w:val="nil"/>
          <w:left w:val="nil"/>
          <w:bottom w:val="nil"/>
          <w:right w:val="nil"/>
          <w:between w:val="nil"/>
        </w:pBdr>
        <w:spacing w:after="120"/>
        <w:ind w:left="1440"/>
        <w:rPr>
          <w:rFonts w:ascii="Gill Sans MT" w:eastAsia="Gill Sans" w:hAnsi="Gill Sans MT" w:cs="Gill Sans"/>
          <w:color w:val="000000"/>
        </w:rPr>
      </w:pPr>
      <w:r w:rsidRPr="00C212DA">
        <w:rPr>
          <w:rFonts w:ascii="Gill Sans MT" w:eastAsia="Gill Sans" w:hAnsi="Gill Sans MT" w:cs="Gill Sans"/>
          <w:color w:val="000000"/>
        </w:rPr>
        <w:t>If you find:</w:t>
      </w:r>
    </w:p>
    <w:p w14:paraId="00000D06" w14:textId="77777777" w:rsidR="00CA4C6D" w:rsidRPr="00C212DA" w:rsidRDefault="00D650E5">
      <w:pPr>
        <w:numPr>
          <w:ilvl w:val="1"/>
          <w:numId w:val="3"/>
        </w:numPr>
        <w:pBdr>
          <w:top w:val="nil"/>
          <w:left w:val="nil"/>
          <w:bottom w:val="nil"/>
          <w:right w:val="nil"/>
          <w:between w:val="nil"/>
        </w:pBdr>
        <w:spacing w:after="120"/>
        <w:ind w:left="2160"/>
        <w:rPr>
          <w:rFonts w:ascii="Gill Sans MT" w:eastAsia="Gill Sans" w:hAnsi="Gill Sans MT" w:cs="Gill Sans"/>
          <w:color w:val="000000"/>
        </w:rPr>
      </w:pPr>
      <w:r w:rsidRPr="00C212DA">
        <w:rPr>
          <w:rFonts w:ascii="Gill Sans MT" w:eastAsia="Gill Sans" w:hAnsi="Gill Sans MT" w:cs="Gill Sans"/>
          <w:color w:val="000000"/>
        </w:rPr>
        <w:t>There is only one family, you do not need to ask any further questions about other households residing in the dwelling.</w:t>
      </w:r>
    </w:p>
    <w:p w14:paraId="00000D07" w14:textId="77777777" w:rsidR="00CA4C6D" w:rsidRPr="00C212DA" w:rsidRDefault="00D650E5">
      <w:pPr>
        <w:numPr>
          <w:ilvl w:val="1"/>
          <w:numId w:val="3"/>
        </w:numPr>
        <w:pBdr>
          <w:top w:val="nil"/>
          <w:left w:val="nil"/>
          <w:bottom w:val="nil"/>
          <w:right w:val="nil"/>
          <w:between w:val="nil"/>
        </w:pBdr>
        <w:spacing w:after="120"/>
        <w:ind w:left="2160"/>
        <w:rPr>
          <w:rFonts w:ascii="Gill Sans MT" w:eastAsia="Gill Sans" w:hAnsi="Gill Sans MT" w:cs="Gill Sans"/>
          <w:color w:val="000000"/>
        </w:rPr>
      </w:pPr>
      <w:r w:rsidRPr="00C212DA">
        <w:rPr>
          <w:rFonts w:ascii="Gill Sans MT" w:eastAsia="Gill Sans" w:hAnsi="Gill Sans MT" w:cs="Gill Sans"/>
          <w:color w:val="000000"/>
        </w:rPr>
        <w:t>There is more than one family, then you should ask the following questions:</w:t>
      </w:r>
    </w:p>
    <w:p w14:paraId="00000D08" w14:textId="77777777" w:rsidR="00CA4C6D" w:rsidRPr="00C212DA" w:rsidRDefault="00D650E5">
      <w:pPr>
        <w:numPr>
          <w:ilvl w:val="2"/>
          <w:numId w:val="3"/>
        </w:numPr>
        <w:pBdr>
          <w:top w:val="nil"/>
          <w:left w:val="nil"/>
          <w:bottom w:val="nil"/>
          <w:right w:val="nil"/>
          <w:between w:val="nil"/>
        </w:pBdr>
        <w:spacing w:after="120"/>
        <w:ind w:left="2880" w:hanging="353"/>
        <w:rPr>
          <w:rFonts w:ascii="Gill Sans MT" w:eastAsia="Gill Sans" w:hAnsi="Gill Sans MT" w:cs="Gill Sans"/>
          <w:color w:val="000000"/>
        </w:rPr>
      </w:pPr>
      <w:r w:rsidRPr="00C212DA">
        <w:rPr>
          <w:rFonts w:ascii="Gill Sans MT" w:eastAsia="Gill Sans" w:hAnsi="Gill Sans MT" w:cs="Gill Sans"/>
          <w:color w:val="000000"/>
        </w:rPr>
        <w:t>“Do the two families acknowledge the same person or persons as lead decision-makers for the household?”</w:t>
      </w:r>
    </w:p>
    <w:p w14:paraId="00000D09" w14:textId="77777777" w:rsidR="00CA4C6D" w:rsidRPr="00C212DA" w:rsidRDefault="00D650E5">
      <w:pPr>
        <w:numPr>
          <w:ilvl w:val="2"/>
          <w:numId w:val="3"/>
        </w:numPr>
        <w:pBdr>
          <w:top w:val="nil"/>
          <w:left w:val="nil"/>
          <w:bottom w:val="nil"/>
          <w:right w:val="nil"/>
          <w:between w:val="nil"/>
        </w:pBdr>
        <w:spacing w:after="120"/>
        <w:ind w:left="2880" w:hanging="353"/>
        <w:rPr>
          <w:rFonts w:ascii="Gill Sans MT" w:eastAsia="Gill Sans" w:hAnsi="Gill Sans MT" w:cs="Gill Sans"/>
          <w:color w:val="000000"/>
        </w:rPr>
      </w:pPr>
      <w:r w:rsidRPr="00C212DA">
        <w:rPr>
          <w:rFonts w:ascii="Gill Sans MT" w:eastAsia="Gill Sans" w:hAnsi="Gill Sans MT" w:cs="Gill Sans"/>
          <w:color w:val="000000"/>
        </w:rPr>
        <w:t>“Do the two families share the same housekeeping and cooking arrangements?”</w:t>
      </w:r>
    </w:p>
    <w:p w14:paraId="00000D0A" w14:textId="77777777" w:rsidR="00CA4C6D" w:rsidRPr="00C212DA" w:rsidRDefault="00D650E5">
      <w:pPr>
        <w:numPr>
          <w:ilvl w:val="2"/>
          <w:numId w:val="3"/>
        </w:numPr>
        <w:pBdr>
          <w:top w:val="nil"/>
          <w:left w:val="nil"/>
          <w:bottom w:val="nil"/>
          <w:right w:val="nil"/>
          <w:between w:val="nil"/>
        </w:pBdr>
        <w:spacing w:after="120"/>
        <w:ind w:left="2880" w:hanging="353"/>
        <w:rPr>
          <w:rFonts w:ascii="Gill Sans MT" w:eastAsia="Gill Sans" w:hAnsi="Gill Sans MT" w:cs="Gill Sans"/>
          <w:color w:val="000000"/>
        </w:rPr>
      </w:pPr>
      <w:r w:rsidRPr="00C212DA">
        <w:rPr>
          <w:rFonts w:ascii="Gill Sans MT" w:eastAsia="Gill Sans" w:hAnsi="Gill Sans MT" w:cs="Gill Sans"/>
          <w:color w:val="000000"/>
        </w:rPr>
        <w:t>“Do the two families share the same contiguous roof?”</w:t>
      </w:r>
    </w:p>
    <w:p w14:paraId="00000D0B" w14:textId="77777777" w:rsidR="00CA4C6D" w:rsidRPr="00C212DA" w:rsidRDefault="00D650E5">
      <w:pPr>
        <w:pBdr>
          <w:top w:val="nil"/>
          <w:left w:val="nil"/>
          <w:bottom w:val="nil"/>
          <w:right w:val="nil"/>
          <w:between w:val="nil"/>
        </w:pBdr>
        <w:spacing w:after="120"/>
        <w:ind w:left="1440"/>
        <w:rPr>
          <w:rFonts w:ascii="Gill Sans MT" w:eastAsia="Gill Sans" w:hAnsi="Gill Sans MT" w:cs="Gill Sans"/>
          <w:color w:val="000000"/>
        </w:rPr>
      </w:pPr>
      <w:r w:rsidRPr="00C212DA">
        <w:rPr>
          <w:rFonts w:ascii="Gill Sans MT" w:eastAsia="Gill Sans" w:hAnsi="Gill Sans MT" w:cs="Gill Sans"/>
          <w:color w:val="000000"/>
        </w:rPr>
        <w:t>If the answer to any of these questions (i-iii) is “No,” then list the other family or families as separate households residing in the same dwelling. Add the name of a responsible adult in column 5 for that family. Also, note in column 7, Notes/Observations, that there are two households in the dwelling unit.</w:t>
      </w:r>
    </w:p>
    <w:p w14:paraId="00000D0C" w14:textId="77777777" w:rsidR="00CA4C6D" w:rsidRPr="00C212DA" w:rsidRDefault="00D650E5">
      <w:pPr>
        <w:numPr>
          <w:ilvl w:val="0"/>
          <w:numId w:val="5"/>
        </w:numPr>
        <w:pBdr>
          <w:top w:val="nil"/>
          <w:left w:val="nil"/>
          <w:bottom w:val="nil"/>
          <w:right w:val="nil"/>
          <w:between w:val="nil"/>
        </w:pBdr>
        <w:rPr>
          <w:rFonts w:ascii="Gill Sans MT" w:hAnsi="Gill Sans MT"/>
        </w:rPr>
      </w:pPr>
      <w:r w:rsidRPr="00C212DA">
        <w:rPr>
          <w:rFonts w:ascii="Gill Sans MT" w:eastAsia="Gill Sans" w:hAnsi="Gill Sans MT" w:cs="Gill Sans"/>
          <w:b/>
          <w:color w:val="000000"/>
        </w:rPr>
        <w:t>Column (7) Notes/Observations:</w:t>
      </w:r>
      <w:r w:rsidRPr="00C212DA">
        <w:rPr>
          <w:rFonts w:ascii="Gill Sans MT" w:eastAsia="Gill Sans" w:hAnsi="Gill Sans MT" w:cs="Gill Sans"/>
          <w:color w:val="000000"/>
        </w:rPr>
        <w:t xml:space="preserve"> This space is provided for any special remarks that might help the interviewing team locate the structure or identify the household during the main survey fieldwork. It is particularly important to include a note if more than one household lives in a dwelling unit. For non-residential structures, this column can be used to describe the use of the structure, such as store or school.</w:t>
      </w:r>
    </w:p>
    <w:p w14:paraId="00000D0D"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The listing team should be careful to locate hidden structures and dwelling units. In some areas, structures have been built so haphazardly that they can easily be missed. If there is a pathway leading from the listed structure, check to see if the pathway goes to another structure. People living in the area may help in identifying the hidden structures.</w:t>
      </w:r>
    </w:p>
    <w:p w14:paraId="00000D0E"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An example of a completed LIST/4 Household Listing Form is shown in Figure 5. Instructions on which columns to complete for residences and non-residences, discussed earlier, are included at the top of the form.</w:t>
      </w:r>
    </w:p>
    <w:p w14:paraId="00000D0F"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Every cluster must have its own comprehensive set of listing forms (LIST/1–LIST/7; see Appendix B). When these are completed, they should be assembled by the Listing Coordinator to ensure that the entire cluster has been included and that there are no duplications. The listings on the Household Listing Forms should be carefully compared to the sketch map to ensure that every structure on the sketch map is listed on a household listing form and that every structure on the household listing form can be located on the sketch map.</w:t>
      </w:r>
    </w:p>
    <w:p w14:paraId="00000D10"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 xml:space="preserve">Remember that later, each of the selected households will be visited and members will be asked to participate in the survey. To ensure that the survey produces representative, unbiased data, </w:t>
      </w:r>
      <w:r w:rsidRPr="00C212DA">
        <w:rPr>
          <w:rFonts w:ascii="Gill Sans MT" w:eastAsia="Gill Sans" w:hAnsi="Gill Sans MT" w:cs="Gill Sans"/>
          <w:i/>
          <w:color w:val="000000"/>
        </w:rPr>
        <w:t>it is extremely important that every household in selected clusters is included in this household listing</w:t>
      </w:r>
      <w:r w:rsidRPr="00C212DA">
        <w:rPr>
          <w:rFonts w:ascii="Gill Sans MT" w:eastAsia="Gill Sans" w:hAnsi="Gill Sans MT" w:cs="Gill Sans"/>
          <w:color w:val="000000"/>
        </w:rPr>
        <w:t>.</w:t>
      </w:r>
    </w:p>
    <w:p w14:paraId="25149AD0" w14:textId="77777777" w:rsidR="00CA4C6D" w:rsidRDefault="00CA4C6D">
      <w:pPr>
        <w:pBdr>
          <w:top w:val="nil"/>
          <w:left w:val="nil"/>
          <w:bottom w:val="nil"/>
          <w:right w:val="nil"/>
          <w:between w:val="nil"/>
        </w:pBdr>
        <w:jc w:val="center"/>
        <w:rPr>
          <w:rFonts w:ascii="Gill Sans MT" w:eastAsia="Gill Sans" w:hAnsi="Gill Sans MT" w:cs="Gill Sans"/>
          <w:color w:val="000000"/>
        </w:rPr>
      </w:pPr>
    </w:p>
    <w:p w14:paraId="00000D11" w14:textId="29D3478C" w:rsidR="00FE654E" w:rsidRPr="00C212DA" w:rsidRDefault="00FE654E">
      <w:pPr>
        <w:pBdr>
          <w:top w:val="nil"/>
          <w:left w:val="nil"/>
          <w:bottom w:val="nil"/>
          <w:right w:val="nil"/>
          <w:between w:val="nil"/>
        </w:pBdr>
        <w:jc w:val="center"/>
        <w:rPr>
          <w:rFonts w:ascii="Gill Sans MT" w:eastAsia="Gill Sans" w:hAnsi="Gill Sans MT" w:cs="Gill Sans"/>
          <w:color w:val="000000"/>
        </w:rPr>
        <w:sectPr w:rsidR="00FE654E" w:rsidRPr="00C212DA">
          <w:pgSz w:w="12240" w:h="15840"/>
          <w:pgMar w:top="1440" w:right="1440" w:bottom="1440" w:left="1440" w:header="720" w:footer="720" w:gutter="0"/>
          <w:cols w:space="720"/>
        </w:sectPr>
      </w:pPr>
      <w:r>
        <w:rPr>
          <w:noProof/>
        </w:rPr>
        <mc:AlternateContent>
          <mc:Choice Requires="wps">
            <w:drawing>
              <wp:inline distT="0" distB="0" distL="0" distR="0" wp14:anchorId="296C7ECE" wp14:editId="42498079">
                <wp:extent cx="2354580" cy="946150"/>
                <wp:effectExtent l="0" t="0" r="26670" b="25400"/>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4580" cy="946150"/>
                        </a:xfrm>
                        <a:prstGeom prst="rect">
                          <a:avLst/>
                        </a:prstGeom>
                        <a:solidFill>
                          <a:srgbClr val="4799B5">
                            <a:alpha val="20000"/>
                          </a:srgbClr>
                        </a:solidFill>
                        <a:ln w="12700">
                          <a:solidFill>
                            <a:srgbClr val="4799B5"/>
                          </a:solidFill>
                          <a:miter lim="800000"/>
                          <a:headEnd/>
                          <a:tailEnd/>
                        </a:ln>
                      </wps:spPr>
                      <wps:txbx>
                        <w:txbxContent>
                          <w:p w14:paraId="2283DC21" w14:textId="77777777" w:rsidR="00FE654E" w:rsidRPr="007F4248" w:rsidRDefault="00FE654E" w:rsidP="00FE654E">
                            <w:pPr>
                              <w:pStyle w:val="NoSpacing"/>
                              <w:spacing w:line="259" w:lineRule="auto"/>
                              <w:jc w:val="center"/>
                              <w:rPr>
                                <w:rFonts w:ascii="Gill Sans MT" w:hAnsi="Gill Sans MT"/>
                                <w:b/>
                                <w:bCs/>
                                <w:color w:val="000000" w:themeColor="text1"/>
                                <w:sz w:val="20"/>
                                <w:szCs w:val="20"/>
                              </w:rPr>
                            </w:pPr>
                            <w:r w:rsidRPr="00FB2342">
                              <w:rPr>
                                <w:rFonts w:ascii="Gill Sans MT" w:hAnsi="Gill Sans MT"/>
                                <w:b/>
                                <w:bCs/>
                                <w:color w:val="000000" w:themeColor="text1"/>
                                <w:sz w:val="20"/>
                                <w:szCs w:val="20"/>
                              </w:rPr>
                              <w:t>To ensure that the survey produces representative and unbiased data, it is extremely important that every household in each selected cluster is included in this household listing.</w:t>
                            </w:r>
                          </w:p>
                        </w:txbxContent>
                      </wps:txbx>
                      <wps:bodyPr rot="0" vert="horz" wrap="square" lIns="91440" tIns="45720" rIns="91440" bIns="45720" anchor="t" anchorCtr="0">
                        <a:noAutofit/>
                      </wps:bodyPr>
                    </wps:wsp>
                  </a:graphicData>
                </a:graphic>
              </wp:inline>
            </w:drawing>
          </mc:Choice>
          <mc:Fallback>
            <w:pict>
              <v:shape w14:anchorId="296C7ECE" id="_x0000_s1036" type="#_x0000_t202" style="width:185.4pt;height: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" fillcolor="#4799b5" strokecolor="#4799b5" strokeweight="1pt">
                <v:fill opacity="13107f"/>
                <v:textbox>
                  <w:txbxContent>
                    <w:p w14:paraId="2283DC21" w14:textId="77777777" w:rsidR="00FE654E" w:rsidRPr="007F4248" w:rsidRDefault="00FE654E" w:rsidP="00FE654E">
                      <w:pPr>
                        <w:pStyle w:val="NoSpacing"/>
                        <w:spacing w:line="259" w:lineRule="auto"/>
                        <w:jc w:val="center"/>
                        <w:rPr>
                          <w:rFonts w:ascii="Gill Sans MT" w:hAnsi="Gill Sans MT"/>
                          <w:b/>
                          <w:bCs/>
                          <w:color w:val="000000" w:themeColor="text1"/>
                          <w:sz w:val="20"/>
                          <w:szCs w:val="20"/>
                        </w:rPr>
                      </w:pPr>
                      <w:r w:rsidRPr="00FB2342">
                        <w:rPr>
                          <w:rFonts w:ascii="Gill Sans MT" w:hAnsi="Gill Sans MT"/>
                          <w:b/>
                          <w:bCs/>
                          <w:color w:val="000000" w:themeColor="text1"/>
                          <w:sz w:val="20"/>
                          <w:szCs w:val="20"/>
                        </w:rPr>
                        <w:t>To ensure that the survey produces representative and unbiased data, it is extremely important that every household in each selected cluster is included in this household listing.</w:t>
                      </w:r>
                    </w:p>
                  </w:txbxContent>
                </v:textbox>
                <w10:anchorlock/>
              </v:shape>
            </w:pict>
          </mc:Fallback>
        </mc:AlternateContent>
      </w:r>
    </w:p>
    <w:p w14:paraId="00000D12" w14:textId="77777777" w:rsidR="00CA4C6D" w:rsidRPr="00C212DA" w:rsidRDefault="00D650E5" w:rsidP="00E33C8F">
      <w:pPr>
        <w:pStyle w:val="Figuretitle"/>
      </w:pPr>
      <w:bookmarkStart w:id="71" w:name="_Toc71619747"/>
      <w:r w:rsidRPr="00C212DA">
        <w:t>Figure 5: Example of a Completed Household Listing Form</w:t>
      </w:r>
      <w:bookmarkEnd w:id="71"/>
      <w:r w:rsidRPr="00C212DA">
        <w:t xml:space="preserve"> </w:t>
      </w:r>
    </w:p>
    <w:p w14:paraId="00000D13" w14:textId="77777777" w:rsidR="00CA4C6D" w:rsidRPr="00C212DA" w:rsidRDefault="00D650E5">
      <w:pPr>
        <w:rPr>
          <w:rFonts w:ascii="Gill Sans MT" w:eastAsia="Gill Sans" w:hAnsi="Gill Sans MT" w:cs="Gill Sans"/>
          <w:b/>
        </w:rPr>
      </w:pPr>
      <w:r w:rsidRPr="00C212DA">
        <w:rPr>
          <w:rFonts w:ascii="Gill Sans MT" w:eastAsia="Gill Sans" w:hAnsi="Gill Sans MT" w:cs="Gill Sans"/>
          <w:b/>
        </w:rPr>
        <w:t xml:space="preserve">(LIST/4) HOUSEHOLD LISTING FORM, Feed the Future Zone of Influence Midline Survey </w:t>
      </w:r>
    </w:p>
    <w:p w14:paraId="00000D14" w14:textId="77777777" w:rsidR="00CA4C6D" w:rsidRPr="00C212DA" w:rsidRDefault="00D650E5">
      <w:pPr>
        <w:rPr>
          <w:rFonts w:ascii="Gill Sans MT" w:eastAsia="Gill Sans" w:hAnsi="Gill Sans MT" w:cs="Gill Sans"/>
          <w:sz w:val="24"/>
          <w:szCs w:val="24"/>
        </w:rPr>
        <w:sectPr w:rsidR="00CA4C6D" w:rsidRPr="00C212DA">
          <w:pgSz w:w="15840" w:h="12240" w:orient="landscape"/>
          <w:pgMar w:top="1440" w:right="1440" w:bottom="1440" w:left="1440" w:header="720" w:footer="720" w:gutter="0"/>
          <w:cols w:space="720"/>
        </w:sectPr>
      </w:pPr>
      <w:r w:rsidRPr="00C212DA">
        <w:rPr>
          <w:rFonts w:ascii="Gill Sans MT" w:hAnsi="Gill Sans MT"/>
          <w:noProof/>
        </w:rPr>
        <w:drawing>
          <wp:inline distT="0" distB="0" distL="0" distR="0" wp14:anchorId="10451873" wp14:editId="45C7A54E">
            <wp:extent cx="8347969" cy="4102100"/>
            <wp:effectExtent l="0" t="0" r="0" b="0"/>
            <wp:docPr id="24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8"/>
                    <a:srcRect/>
                    <a:stretch>
                      <a:fillRect/>
                    </a:stretch>
                  </pic:blipFill>
                  <pic:spPr>
                    <a:xfrm>
                      <a:off x="0" y="0"/>
                      <a:ext cx="8347969" cy="4102100"/>
                    </a:xfrm>
                    <a:prstGeom prst="rect">
                      <a:avLst/>
                    </a:prstGeom>
                    <a:ln/>
                  </pic:spPr>
                </pic:pic>
              </a:graphicData>
            </a:graphic>
          </wp:inline>
        </w:drawing>
      </w:r>
    </w:p>
    <w:p w14:paraId="00000D15" w14:textId="77777777" w:rsidR="00CA4C6D" w:rsidRPr="00C212DA" w:rsidRDefault="00D650E5">
      <w:pPr>
        <w:pStyle w:val="Heading2"/>
        <w:ind w:firstLine="720"/>
      </w:pPr>
      <w:bookmarkStart w:id="72" w:name="_Toc69803333"/>
      <w:bookmarkStart w:id="73" w:name="_Toc70638345"/>
      <w:bookmarkStart w:id="74" w:name="_Toc71619714"/>
      <w:r w:rsidRPr="00C212DA">
        <w:t>2.6</w:t>
      </w:r>
      <w:r w:rsidRPr="00C212DA">
        <w:tab/>
        <w:t>Recording cluster characteristics</w:t>
      </w:r>
      <w:bookmarkEnd w:id="72"/>
      <w:bookmarkEnd w:id="73"/>
      <w:bookmarkEnd w:id="74"/>
    </w:p>
    <w:p w14:paraId="00000D16"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The listing team should record the characteristics of each cluster on the LIST/5 Cluster Characteristics Form (Appendix B.5). This includes (1) the languages spoken in the cluster; (2) whether cell phone service is available and, if so, the name of the service providers that have coverage in the area; (3) whether the Internet is available and, if so, where it can be accessed; and (4) about how long it takes for farmers to walk to their plots. This information is very useful during the interviewing phase of the study.</w:t>
      </w:r>
    </w:p>
    <w:p w14:paraId="00000D17" w14:textId="77777777" w:rsidR="00CA4C6D" w:rsidRPr="00C212DA" w:rsidRDefault="00D650E5">
      <w:pPr>
        <w:rPr>
          <w:rFonts w:ascii="Gill Sans MT" w:eastAsia="Gill Sans" w:hAnsi="Gill Sans MT" w:cs="Gill Sans"/>
          <w:b/>
          <w:smallCaps/>
          <w:color w:val="4799B5"/>
          <w:sz w:val="24"/>
          <w:szCs w:val="24"/>
        </w:rPr>
      </w:pPr>
      <w:bookmarkStart w:id="75" w:name="_heading=h.qsh70q" w:colFirst="0" w:colLast="0"/>
      <w:bookmarkEnd w:id="75"/>
      <w:r w:rsidRPr="00C212DA">
        <w:rPr>
          <w:rFonts w:ascii="Gill Sans MT" w:hAnsi="Gill Sans MT"/>
        </w:rPr>
        <w:br w:type="page"/>
      </w:r>
    </w:p>
    <w:p w14:paraId="00000D18" w14:textId="77777777" w:rsidR="00CA4C6D" w:rsidRPr="00E33C8F" w:rsidRDefault="00D650E5" w:rsidP="00E33C8F">
      <w:pPr>
        <w:pStyle w:val="Heading1"/>
        <w:ind w:left="360"/>
      </w:pPr>
      <w:bookmarkStart w:id="76" w:name="_Toc69803334"/>
      <w:bookmarkStart w:id="77" w:name="_Toc70638346"/>
      <w:bookmarkStart w:id="78" w:name="_Toc71619715"/>
      <w:r w:rsidRPr="00E33C8F">
        <w:t>3.</w:t>
      </w:r>
      <w:r w:rsidRPr="00E33C8F">
        <w:tab/>
        <w:t>Quality control</w:t>
      </w:r>
      <w:bookmarkEnd w:id="76"/>
      <w:bookmarkEnd w:id="77"/>
      <w:bookmarkEnd w:id="78"/>
    </w:p>
    <w:p w14:paraId="00000D19"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Before leaving any cluster, the listing team should check to be sure that all structures are marked on the LIST/3 Cluster Sketch Map Form and all households are listed on the LIST/4 Household Listing Form for that cluster. Compare the information recorded on the household listing form to the sketch map to be sure the structure numbers are the same on both. Enter the summary information—the number of dwelling units and the number of households—from the LIST/4 Household Listing Form onto the LIST/1 Listing Summary Form before leaving the cluster.</w:t>
      </w:r>
    </w:p>
    <w:p w14:paraId="00000D1A"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You will provide your sketch maps and listing form to your Listing Coordinator, who will then review the quality of your work.</w:t>
      </w:r>
    </w:p>
    <w:p w14:paraId="00000D1B"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b/>
          <w:color w:val="000000"/>
        </w:rPr>
        <w:t>Reviewing quality of sketch maps.</w:t>
      </w:r>
      <w:r w:rsidRPr="00C212DA">
        <w:rPr>
          <w:rFonts w:ascii="Gill Sans MT" w:eastAsia="Gill Sans" w:hAnsi="Gill Sans MT" w:cs="Gill Sans"/>
          <w:color w:val="000000"/>
        </w:rPr>
        <w:t xml:space="preserve"> The Listing Coordinator will carefully review the sketch maps to ensure that every structure can be located. Field teams that conduct the survey will need to find dwelling units based on these maps, so the Listing Coordinator will assess how easily the map can be read to identify structures.</w:t>
      </w:r>
    </w:p>
    <w:p w14:paraId="00000D1C"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b/>
          <w:color w:val="000000"/>
        </w:rPr>
        <w:t>Ensuring consistency between sketch maps and listing forms.</w:t>
      </w:r>
      <w:r w:rsidRPr="00C212DA">
        <w:rPr>
          <w:rFonts w:ascii="Gill Sans MT" w:eastAsia="Gill Sans" w:hAnsi="Gill Sans MT" w:cs="Gill Sans"/>
          <w:color w:val="000000"/>
        </w:rPr>
        <w:t xml:space="preserve"> The Listing Coordinator will compare the sketch map to the listing form to ensure that all structures in the entire cluster have been included on the listing, that there are no duplications, and that structure numbers are the same on the sketch map and the listing form.</w:t>
      </w:r>
    </w:p>
    <w:p w14:paraId="00000D1D"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b/>
          <w:color w:val="000000"/>
        </w:rPr>
        <w:t>Reviewing quality of listing.</w:t>
      </w:r>
      <w:r w:rsidRPr="00C212DA">
        <w:rPr>
          <w:rFonts w:ascii="Gill Sans MT" w:eastAsia="Gill Sans" w:hAnsi="Gill Sans MT" w:cs="Gill Sans"/>
          <w:color w:val="000000"/>
        </w:rPr>
        <w:t xml:space="preserve"> The Listing Coordinator will perform a quality check of the listing. The Listing Coordinator will randomly select 10 percent of the structures in each cluster and list those structures himself or herself. The Listing Coordinator will compare what is listed on the listing form with what he or she finds when visiting a selected structure.</w:t>
      </w:r>
    </w:p>
    <w:p w14:paraId="00000D1E"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The Listing Coordinator will perform these quality control checks before the team has left the cluster. If errors are found because the listing team did not follow the proper protocol, the whole cluster will be relisted. If any errors are found that are specific to one or two households, such as incorrectly entering the name of a responsible adult in a household, corrections will be made on the household listing form, and no relisting will be necessary.</w:t>
      </w:r>
    </w:p>
    <w:p w14:paraId="00000D1F" w14:textId="77777777" w:rsidR="00CA4C6D" w:rsidRPr="00C212DA" w:rsidRDefault="00D650E5">
      <w:pPr>
        <w:rPr>
          <w:rFonts w:ascii="Gill Sans MT" w:eastAsia="Gill Sans" w:hAnsi="Gill Sans MT" w:cs="Gill Sans"/>
          <w:b/>
          <w:smallCaps/>
          <w:color w:val="4799B5"/>
          <w:sz w:val="24"/>
          <w:szCs w:val="24"/>
        </w:rPr>
      </w:pPr>
      <w:bookmarkStart w:id="79" w:name="_heading=h.1pxezwc" w:colFirst="0" w:colLast="0"/>
      <w:bookmarkEnd w:id="79"/>
      <w:r w:rsidRPr="00C212DA">
        <w:rPr>
          <w:rFonts w:ascii="Gill Sans MT" w:hAnsi="Gill Sans MT"/>
        </w:rPr>
        <w:br w:type="page"/>
      </w:r>
    </w:p>
    <w:p w14:paraId="00000D20" w14:textId="77777777" w:rsidR="00CA4C6D" w:rsidRPr="00C212DA" w:rsidRDefault="00D650E5" w:rsidP="00E33C8F">
      <w:pPr>
        <w:pStyle w:val="Heading1"/>
        <w:ind w:left="360"/>
      </w:pPr>
      <w:bookmarkStart w:id="80" w:name="_Toc69803335"/>
      <w:bookmarkStart w:id="81" w:name="_Toc70638347"/>
      <w:bookmarkStart w:id="82" w:name="_Toc71619716"/>
      <w:r w:rsidRPr="00C212DA">
        <w:t>4.</w:t>
      </w:r>
      <w:r w:rsidRPr="00C212DA">
        <w:tab/>
        <w:t>Community outreach</w:t>
      </w:r>
      <w:bookmarkEnd w:id="80"/>
      <w:bookmarkEnd w:id="81"/>
      <w:bookmarkEnd w:id="82"/>
    </w:p>
    <w:p w14:paraId="00000D21"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The work of the listing team will also serve to introduce the Feed the Future ZOI Midline Survey to the communities selected for participation. While working in each cluster, the listing team should talk to community members and help them become familiar with the survey, which, in turn, will help ensure that the community is ready to receive the interviewing teams when they arrive to perform the interviews with selected households.</w:t>
      </w:r>
    </w:p>
    <w:p w14:paraId="00000D22"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Before the listing operation begins, the Listing Coordinator will contact the regional, district, local, and village officials to obtain their agreement to the listing being done in their area. Tact and sensitivity in explaining the purpose of the survey to the community during the listing operation will help gain the cooperation needed to carry out the interviews when fieldwork begins.</w:t>
      </w:r>
    </w:p>
    <w:p w14:paraId="00000D23"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 xml:space="preserve">The listing teams will be provided with literature in the form of </w:t>
      </w:r>
      <w:commentRangeStart w:id="83"/>
      <w:r w:rsidRPr="00C212DA">
        <w:rPr>
          <w:rFonts w:ascii="Gill Sans MT" w:eastAsia="Gill Sans" w:hAnsi="Gill Sans MT" w:cs="Gill Sans"/>
          <w:color w:val="000000"/>
        </w:rPr>
        <w:t>[</w:t>
      </w:r>
      <w:sdt>
        <w:sdtPr>
          <w:rPr>
            <w:rFonts w:ascii="Gill Sans MT" w:hAnsi="Gill Sans MT"/>
          </w:rPr>
          <w:tag w:val="goog_rdk_6334"/>
          <w:id w:val="-1565323853"/>
        </w:sdtPr>
        <w:sdtEndPr/>
        <w:sdtContent/>
      </w:sdt>
      <w:r w:rsidRPr="00C212DA">
        <w:rPr>
          <w:rFonts w:ascii="Gill Sans MT" w:eastAsia="Gill Sans" w:hAnsi="Gill Sans MT" w:cs="Gill Sans"/>
          <w:color w:val="000000"/>
          <w:highlight w:val="yellow"/>
        </w:rPr>
        <w:t>LEAFLETS, POSTERS, BROCHURES</w:t>
      </w:r>
      <w:r w:rsidRPr="00C212DA">
        <w:rPr>
          <w:rFonts w:ascii="Gill Sans MT" w:eastAsia="Gill Sans" w:hAnsi="Gill Sans MT" w:cs="Gill Sans"/>
          <w:color w:val="000000"/>
        </w:rPr>
        <w:t>]</w:t>
      </w:r>
      <w:commentRangeEnd w:id="83"/>
      <w:r w:rsidR="00674BE6">
        <w:rPr>
          <w:rStyle w:val="CommentReference"/>
        </w:rPr>
        <w:commentReference w:id="83"/>
      </w:r>
      <w:r w:rsidRPr="00C212DA">
        <w:rPr>
          <w:rFonts w:ascii="Gill Sans MT" w:eastAsia="Gill Sans" w:hAnsi="Gill Sans MT" w:cs="Gill Sans"/>
          <w:color w:val="000000"/>
        </w:rPr>
        <w:t xml:space="preserve"> describing the survey objectives and informing the community that interviewers will be visiting the area in the coming weeks. Ask local officials for permission to display or distribute these </w:t>
      </w:r>
      <w:proofErr w:type="gramStart"/>
      <w:r w:rsidRPr="00C212DA">
        <w:rPr>
          <w:rFonts w:ascii="Gill Sans MT" w:eastAsia="Gill Sans" w:hAnsi="Gill Sans MT" w:cs="Gill Sans"/>
          <w:color w:val="000000"/>
        </w:rPr>
        <w:t>documents, and</w:t>
      </w:r>
      <w:proofErr w:type="gramEnd"/>
      <w:r w:rsidRPr="00C212DA">
        <w:rPr>
          <w:rFonts w:ascii="Gill Sans MT" w:eastAsia="Gill Sans" w:hAnsi="Gill Sans MT" w:cs="Gill Sans"/>
          <w:color w:val="000000"/>
        </w:rPr>
        <w:t xml:space="preserve"> seek suggestions for the best locations to put them.</w:t>
      </w:r>
    </w:p>
    <w:p w14:paraId="00000D24" w14:textId="77777777" w:rsidR="00CA4C6D" w:rsidRPr="00C212DA" w:rsidRDefault="00D650E5">
      <w:pPr>
        <w:rPr>
          <w:rFonts w:ascii="Gill Sans MT" w:eastAsia="Gill Sans" w:hAnsi="Gill Sans MT" w:cs="Gill Sans"/>
          <w:sz w:val="24"/>
          <w:szCs w:val="24"/>
        </w:rPr>
      </w:pPr>
      <w:r w:rsidRPr="00C212DA">
        <w:rPr>
          <w:rFonts w:ascii="Gill Sans MT" w:hAnsi="Gill Sans MT"/>
        </w:rPr>
        <w:br w:type="page"/>
      </w:r>
    </w:p>
    <w:p w14:paraId="00000D25" w14:textId="77777777" w:rsidR="00CA4C6D" w:rsidRPr="00C212DA" w:rsidRDefault="00D650E5">
      <w:pPr>
        <w:pStyle w:val="Heading1"/>
      </w:pPr>
      <w:bookmarkStart w:id="84" w:name="_Toc69803336"/>
      <w:bookmarkStart w:id="85" w:name="_Toc70638348"/>
      <w:bookmarkStart w:id="86" w:name="_Toc71619717"/>
      <w:r w:rsidRPr="00C212DA">
        <w:t>Appendix A: Segmenting large clusters</w:t>
      </w:r>
      <w:bookmarkEnd w:id="84"/>
      <w:bookmarkEnd w:id="85"/>
      <w:bookmarkEnd w:id="86"/>
    </w:p>
    <w:p w14:paraId="00000D26"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Census enumeration areas (EAs), as defined and delineated by the national statistical office of the country in which the survey is taking place, are typically roughly uniform in size to facilitate equal census enumerator workloads. This is one of the great advantages of adopting EAs as first-stage sampling units. Despite this, sometimes there is rapid change (growth or reduction) in the size of some EAs’ populations between the time of the last census and the time of the survey, as ascertained by the listing operation. If a sampled EA has grown too large by the time of the listing operation, field teams need to divide the EA and subsample one part of it, a process called “segmentation.”</w:t>
      </w:r>
    </w:p>
    <w:p w14:paraId="00000D27"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 xml:space="preserve">A rapid count of the number of households in a sampled EA on the first pass of listing should give a sense of how large the EA is. Segmentation should only take place for those EAs that are deemed so large that the listing fieldwork becomes unwieldy. While there is no exact rule to determine when an EA should be segmented, for Feed the Future Zone of Influence Surveys, EAs that exceed </w:t>
      </w:r>
      <w:commentRangeStart w:id="87"/>
      <w:sdt>
        <w:sdtPr>
          <w:rPr>
            <w:rFonts w:ascii="Gill Sans MT" w:hAnsi="Gill Sans MT"/>
          </w:rPr>
          <w:tag w:val="goog_rdk_6335"/>
          <w:id w:val="-1261824551"/>
        </w:sdtPr>
        <w:sdtEndPr/>
        <w:sdtContent/>
      </w:sdt>
      <w:r w:rsidRPr="00C212DA">
        <w:rPr>
          <w:rFonts w:ascii="Gill Sans MT" w:eastAsia="Gill Sans" w:hAnsi="Gill Sans MT" w:cs="Gill Sans"/>
          <w:color w:val="000000"/>
          <w:highlight w:val="yellow"/>
        </w:rPr>
        <w:t>300</w:t>
      </w:r>
      <w:r w:rsidRPr="00C212DA">
        <w:rPr>
          <w:rFonts w:ascii="Gill Sans MT" w:eastAsia="Gill Sans" w:hAnsi="Gill Sans MT" w:cs="Gill Sans"/>
          <w:color w:val="000000"/>
        </w:rPr>
        <w:t xml:space="preserve"> </w:t>
      </w:r>
      <w:commentRangeEnd w:id="87"/>
      <w:r w:rsidR="00674BE6">
        <w:rPr>
          <w:rStyle w:val="CommentReference"/>
        </w:rPr>
        <w:commentReference w:id="87"/>
      </w:r>
      <w:r w:rsidRPr="00C212DA">
        <w:rPr>
          <w:rFonts w:ascii="Gill Sans MT" w:eastAsia="Gill Sans" w:hAnsi="Gill Sans MT" w:cs="Gill Sans"/>
          <w:color w:val="000000"/>
        </w:rPr>
        <w:t>households in size need to be segmented. It is, however, critically important that the EA is divided into segments of roughly equal size. If an EA is divided into segments of differing sizes, self-weighting will be destroyed (under simple random sampling), whereas equal size segmentation helps preserve self-weighting.</w:t>
      </w:r>
    </w:p>
    <w:p w14:paraId="00000D28"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For ease of operation, an EA would only need to be segmented into 2 segments, with an ideal segment size of 150–200 households in each segment. Dividing an EA into a large number of segments—more than three—should be avoided, unless necessary, to minimize errors.</w:t>
      </w:r>
    </w:p>
    <w:p w14:paraId="00000D29"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 xml:space="preserve">If it is determined that an EA should be segmented, it should be divided as many times as needed so that each segment (1) comprises less than </w:t>
      </w:r>
      <w:commentRangeStart w:id="88"/>
      <w:sdt>
        <w:sdtPr>
          <w:rPr>
            <w:rFonts w:ascii="Gill Sans MT" w:hAnsi="Gill Sans MT"/>
          </w:rPr>
          <w:tag w:val="goog_rdk_6336"/>
          <w:id w:val="-465130114"/>
        </w:sdtPr>
        <w:sdtEndPr/>
        <w:sdtContent/>
      </w:sdt>
      <w:r w:rsidRPr="00C212DA">
        <w:rPr>
          <w:rFonts w:ascii="Gill Sans MT" w:eastAsia="Gill Sans" w:hAnsi="Gill Sans MT" w:cs="Gill Sans"/>
          <w:color w:val="000000"/>
          <w:highlight w:val="yellow"/>
        </w:rPr>
        <w:t>300</w:t>
      </w:r>
      <w:r w:rsidRPr="00C212DA">
        <w:rPr>
          <w:rFonts w:ascii="Gill Sans MT" w:eastAsia="Gill Sans" w:hAnsi="Gill Sans MT" w:cs="Gill Sans"/>
          <w:color w:val="000000"/>
        </w:rPr>
        <w:t xml:space="preserve"> </w:t>
      </w:r>
      <w:commentRangeEnd w:id="88"/>
      <w:r w:rsidR="00674BE6">
        <w:rPr>
          <w:rStyle w:val="CommentReference"/>
        </w:rPr>
        <w:commentReference w:id="88"/>
      </w:r>
      <w:r w:rsidRPr="00C212DA">
        <w:rPr>
          <w:rFonts w:ascii="Gill Sans MT" w:eastAsia="Gill Sans" w:hAnsi="Gill Sans MT" w:cs="Gill Sans"/>
          <w:color w:val="000000"/>
        </w:rPr>
        <w:t>households, and (2) is roughly equal in terms of number of households. Each segment should be formed in such a way that it is as compact as possible and so that it contains households that are contiguous to one another. Then, one segment from among all the segments within the EA should be selected using the procedure described here.</w:t>
      </w:r>
    </w:p>
    <w:p w14:paraId="00000D2A" w14:textId="1A134E2C" w:rsidR="00CA4C6D" w:rsidRPr="00C212DA" w:rsidRDefault="003E5DF6">
      <w:pPr>
        <w:pBdr>
          <w:top w:val="nil"/>
          <w:left w:val="nil"/>
          <w:bottom w:val="nil"/>
          <w:right w:val="nil"/>
          <w:between w:val="nil"/>
        </w:pBdr>
        <w:jc w:val="center"/>
        <w:rPr>
          <w:rFonts w:ascii="Gill Sans MT" w:eastAsia="Gill Sans" w:hAnsi="Gill Sans MT" w:cs="Gill Sans"/>
          <w:color w:val="000000"/>
        </w:rPr>
      </w:pPr>
      <w:r>
        <w:rPr>
          <w:noProof/>
        </w:rPr>
        <mc:AlternateContent>
          <mc:Choice Requires="wps">
            <w:drawing>
              <wp:inline distT="0" distB="0" distL="0" distR="0" wp14:anchorId="71AABBFB" wp14:editId="3DFA8FC2">
                <wp:extent cx="2354580" cy="603250"/>
                <wp:effectExtent l="0" t="0" r="26670" b="25400"/>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4580" cy="603250"/>
                        </a:xfrm>
                        <a:prstGeom prst="rect">
                          <a:avLst/>
                        </a:prstGeom>
                        <a:solidFill>
                          <a:srgbClr val="4799B5">
                            <a:alpha val="20000"/>
                          </a:srgbClr>
                        </a:solidFill>
                        <a:ln w="12700">
                          <a:solidFill>
                            <a:srgbClr val="4799B5"/>
                          </a:solidFill>
                          <a:miter lim="800000"/>
                          <a:headEnd/>
                          <a:tailEnd/>
                        </a:ln>
                      </wps:spPr>
                      <wps:txbx>
                        <w:txbxContent>
                          <w:p w14:paraId="0868C48A" w14:textId="77777777" w:rsidR="003E5DF6" w:rsidRPr="008E693D" w:rsidRDefault="003E5DF6" w:rsidP="003E5DF6">
                            <w:pPr>
                              <w:pStyle w:val="NoSpacing"/>
                              <w:jc w:val="center"/>
                              <w:rPr>
                                <w:rFonts w:ascii="Gill Sans MT" w:hAnsi="Gill Sans MT"/>
                                <w:b/>
                                <w:bCs/>
                                <w:color w:val="000000" w:themeColor="text1"/>
                              </w:rPr>
                            </w:pPr>
                            <w:r w:rsidRPr="008E693D">
                              <w:rPr>
                                <w:rFonts w:ascii="Gill Sans MT" w:hAnsi="Gill Sans MT"/>
                                <w:b/>
                                <w:bCs/>
                                <w:color w:val="000000" w:themeColor="text1"/>
                              </w:rPr>
                              <w:t>Segmentation corrects for inaccurate sampling frames for small areas.</w:t>
                            </w:r>
                          </w:p>
                        </w:txbxContent>
                      </wps:txbx>
                      <wps:bodyPr rot="0" vert="horz" wrap="square" lIns="91440" tIns="45720" rIns="91440" bIns="45720" anchor="t" anchorCtr="0">
                        <a:noAutofit/>
                      </wps:bodyPr>
                    </wps:wsp>
                  </a:graphicData>
                </a:graphic>
              </wp:inline>
            </w:drawing>
          </mc:Choice>
          <mc:Fallback>
            <w:pict>
              <v:shape w14:anchorId="71AABBFB" id="_x0000_s1037" type="#_x0000_t202" style="width:185.4pt;height: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" fillcolor="#4799b5" strokecolor="#4799b5" strokeweight="1pt">
                <v:fill opacity="13107f"/>
                <v:textbox>
                  <w:txbxContent>
                    <w:p w14:paraId="0868C48A" w14:textId="77777777" w:rsidR="003E5DF6" w:rsidRPr="008E693D" w:rsidRDefault="003E5DF6" w:rsidP="003E5DF6">
                      <w:pPr>
                        <w:pStyle w:val="NoSpacing"/>
                        <w:jc w:val="center"/>
                        <w:rPr>
                          <w:rFonts w:ascii="Gill Sans MT" w:hAnsi="Gill Sans MT"/>
                          <w:b/>
                          <w:bCs/>
                          <w:color w:val="000000" w:themeColor="text1"/>
                        </w:rPr>
                      </w:pPr>
                      <w:r w:rsidRPr="008E693D">
                        <w:rPr>
                          <w:rFonts w:ascii="Gill Sans MT" w:hAnsi="Gill Sans MT"/>
                          <w:b/>
                          <w:bCs/>
                          <w:color w:val="000000" w:themeColor="text1"/>
                        </w:rPr>
                        <w:t>Segmentation corrects for inaccurate sampling frames for small areas.</w:t>
                      </w:r>
                    </w:p>
                  </w:txbxContent>
                </v:textbox>
                <w10:anchorlock/>
              </v:shape>
            </w:pict>
          </mc:Fallback>
        </mc:AlternateContent>
      </w:r>
    </w:p>
    <w:p w14:paraId="00000D2B" w14:textId="77777777" w:rsidR="00CA4C6D" w:rsidRPr="00C212DA" w:rsidRDefault="00D650E5">
      <w:pPr>
        <w:keepNext/>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Although the ideal would be to have segments of approximately equal size, it is also important to adopt segment boundaries that are easily identifiable. Therefore, on the first tour of the cluster:</w:t>
      </w:r>
    </w:p>
    <w:p w14:paraId="00000D2C" w14:textId="77777777" w:rsidR="00CA4C6D" w:rsidRPr="00C212DA" w:rsidRDefault="00D650E5">
      <w:pPr>
        <w:keepNext/>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color w:val="000000"/>
        </w:rPr>
        <w:t xml:space="preserve">Draw a location map of the entire cluster (or EA). </w:t>
      </w:r>
    </w:p>
    <w:p w14:paraId="00000D2D" w14:textId="77777777" w:rsidR="00CA4C6D" w:rsidRPr="00C212DA" w:rsidRDefault="00D650E5">
      <w:pPr>
        <w:keepNext/>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color w:val="000000"/>
        </w:rPr>
        <w:t xml:space="preserve">Using identifiable boundaries, such as roads, streams, and electric power lines, divide the EA into the designated number of roughly equal-sized segments. </w:t>
      </w:r>
    </w:p>
    <w:p w14:paraId="00000D2E"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color w:val="000000"/>
        </w:rPr>
        <w:t>On the EA location map, show clearly the boundaries of the segments created.</w:t>
      </w:r>
    </w:p>
    <w:p w14:paraId="00000D2F"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color w:val="000000"/>
        </w:rPr>
        <w:t xml:space="preserve">Number the segments sequentially. </w:t>
      </w:r>
    </w:p>
    <w:p w14:paraId="00000D30" w14:textId="77777777" w:rsidR="00CA4C6D" w:rsidRPr="00C212DA" w:rsidRDefault="00D650E5">
      <w:pPr>
        <w:numPr>
          <w:ilvl w:val="0"/>
          <w:numId w:val="5"/>
        </w:numPr>
        <w:pBdr>
          <w:top w:val="nil"/>
          <w:left w:val="nil"/>
          <w:bottom w:val="nil"/>
          <w:right w:val="nil"/>
          <w:between w:val="nil"/>
        </w:pBdr>
        <w:rPr>
          <w:rFonts w:ascii="Gill Sans MT" w:hAnsi="Gill Sans MT"/>
        </w:rPr>
      </w:pPr>
      <w:r w:rsidRPr="00C212DA">
        <w:rPr>
          <w:rFonts w:ascii="Gill Sans MT" w:eastAsia="Gill Sans" w:hAnsi="Gill Sans MT" w:cs="Gill Sans"/>
          <w:color w:val="000000"/>
        </w:rPr>
        <w:t>Estimate the relative size of each segment: quickly count the number of dwellings in each segment, add up the total number of dwellings in the EA, and calculate the proportion of the dwellings in the whole EA that are located in each segment.</w:t>
      </w:r>
    </w:p>
    <w:p w14:paraId="00000D31"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Example: A cluster of 620 dwellings has been divided into 3 segments:</w:t>
      </w:r>
    </w:p>
    <w:p w14:paraId="00000D32" w14:textId="77777777" w:rsidR="00CA4C6D" w:rsidRPr="00C212DA" w:rsidRDefault="00D650E5">
      <w:pPr>
        <w:pBdr>
          <w:top w:val="nil"/>
          <w:left w:val="nil"/>
          <w:bottom w:val="nil"/>
          <w:right w:val="nil"/>
          <w:between w:val="nil"/>
        </w:pBdr>
        <w:ind w:left="720"/>
        <w:rPr>
          <w:rFonts w:ascii="Gill Sans MT" w:eastAsia="Gill Sans" w:hAnsi="Gill Sans MT" w:cs="Gill Sans"/>
          <w:color w:val="000000"/>
        </w:rPr>
      </w:pPr>
      <w:r w:rsidRPr="00C212DA">
        <w:rPr>
          <w:rFonts w:ascii="Gill Sans MT" w:eastAsia="Gill Sans" w:hAnsi="Gill Sans MT" w:cs="Gill Sans"/>
          <w:color w:val="000000"/>
        </w:rPr>
        <w:t>Segment 1: 220 dwellings, or 220/620=35 percent</w:t>
      </w:r>
    </w:p>
    <w:p w14:paraId="00000D33" w14:textId="77777777" w:rsidR="00CA4C6D" w:rsidRPr="00C212DA" w:rsidRDefault="00D650E5">
      <w:pPr>
        <w:pBdr>
          <w:top w:val="nil"/>
          <w:left w:val="nil"/>
          <w:bottom w:val="nil"/>
          <w:right w:val="nil"/>
          <w:between w:val="nil"/>
        </w:pBdr>
        <w:ind w:left="720"/>
        <w:rPr>
          <w:rFonts w:ascii="Gill Sans MT" w:eastAsia="Gill Sans" w:hAnsi="Gill Sans MT" w:cs="Gill Sans"/>
          <w:color w:val="000000"/>
        </w:rPr>
      </w:pPr>
      <w:r w:rsidRPr="00C212DA">
        <w:rPr>
          <w:rFonts w:ascii="Gill Sans MT" w:eastAsia="Gill Sans" w:hAnsi="Gill Sans MT" w:cs="Gill Sans"/>
          <w:color w:val="000000"/>
        </w:rPr>
        <w:t>Segment 2: 190 dwellings, or 190/620=31 percent</w:t>
      </w:r>
    </w:p>
    <w:p w14:paraId="00000D34" w14:textId="77777777" w:rsidR="00CA4C6D" w:rsidRPr="00C212DA" w:rsidRDefault="00D650E5">
      <w:pPr>
        <w:pBdr>
          <w:top w:val="nil"/>
          <w:left w:val="nil"/>
          <w:bottom w:val="nil"/>
          <w:right w:val="nil"/>
          <w:between w:val="nil"/>
        </w:pBdr>
        <w:ind w:left="720"/>
        <w:rPr>
          <w:rFonts w:ascii="Gill Sans MT" w:eastAsia="Gill Sans" w:hAnsi="Gill Sans MT" w:cs="Gill Sans"/>
          <w:color w:val="000000"/>
        </w:rPr>
      </w:pPr>
      <w:r w:rsidRPr="00C212DA">
        <w:rPr>
          <w:rFonts w:ascii="Gill Sans MT" w:eastAsia="Gill Sans" w:hAnsi="Gill Sans MT" w:cs="Gill Sans"/>
          <w:color w:val="000000"/>
        </w:rPr>
        <w:t>Segment 3: 210 dwellings, or 210/620=34 percent</w:t>
      </w:r>
    </w:p>
    <w:p w14:paraId="00000D35" w14:textId="77777777" w:rsidR="00CA4C6D" w:rsidRPr="00C212DA" w:rsidRDefault="00D650E5">
      <w:pPr>
        <w:pBdr>
          <w:top w:val="nil"/>
          <w:left w:val="nil"/>
          <w:bottom w:val="nil"/>
          <w:right w:val="nil"/>
          <w:between w:val="nil"/>
        </w:pBdr>
        <w:ind w:left="720"/>
        <w:rPr>
          <w:rFonts w:ascii="Gill Sans MT" w:eastAsia="Gill Sans" w:hAnsi="Gill Sans MT" w:cs="Gill Sans"/>
          <w:color w:val="000000"/>
        </w:rPr>
      </w:pPr>
      <w:r w:rsidRPr="00C212DA">
        <w:rPr>
          <w:rFonts w:ascii="Gill Sans MT" w:eastAsia="Gill Sans" w:hAnsi="Gill Sans MT" w:cs="Gill Sans"/>
          <w:color w:val="000000"/>
        </w:rPr>
        <w:t>Total: 620 dwellings, or 620/620=100 percent</w:t>
      </w:r>
    </w:p>
    <w:p w14:paraId="00000D36"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On Form LIST/6 Cluster Segmentation Form (see Figure A.1, Example of a Completed Segmentation Form) write the size (number and percent) of the segments in the appropriate columns and calculate the cumulative size of all of the segments in a percentage. The cumulative size of the last segment on the list must be equal to 100.</w:t>
      </w:r>
    </w:p>
    <w:p w14:paraId="00000D37" w14:textId="77777777" w:rsidR="00CA4C6D" w:rsidRPr="005C3049" w:rsidRDefault="00D650E5" w:rsidP="005C3049">
      <w:pPr>
        <w:pStyle w:val="TableTitle0"/>
      </w:pPr>
      <w:bookmarkStart w:id="89" w:name="_heading=h.147n2zr" w:colFirst="0" w:colLast="0"/>
      <w:bookmarkStart w:id="90" w:name="_Toc71619827"/>
      <w:bookmarkEnd w:id="89"/>
      <w:r w:rsidRPr="005C3049">
        <w:t>Table A.1: Example of Cluster Segmentation</w:t>
      </w:r>
      <w:bookmarkEnd w:id="90"/>
    </w:p>
    <w:tbl>
      <w:tblPr>
        <w:tblStyle w:val="ad"/>
        <w:tblW w:w="7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2160"/>
        <w:gridCol w:w="1170"/>
        <w:gridCol w:w="2250"/>
      </w:tblGrid>
      <w:tr w:rsidR="00CA4C6D" w:rsidRPr="00C212DA" w14:paraId="2FCE9009" w14:textId="77777777">
        <w:trPr>
          <w:trHeight w:val="258"/>
        </w:trPr>
        <w:tc>
          <w:tcPr>
            <w:tcW w:w="1885" w:type="dxa"/>
            <w:shd w:val="clear" w:color="auto" w:fill="387990"/>
          </w:tcPr>
          <w:p w14:paraId="00000D38" w14:textId="77777777" w:rsidR="00CA4C6D" w:rsidRPr="00C212DA" w:rsidRDefault="00D650E5">
            <w:pPr>
              <w:ind w:left="-13"/>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Segment number</w:t>
            </w:r>
          </w:p>
        </w:tc>
        <w:tc>
          <w:tcPr>
            <w:tcW w:w="2160" w:type="dxa"/>
            <w:shd w:val="clear" w:color="auto" w:fill="387990"/>
          </w:tcPr>
          <w:p w14:paraId="00000D39" w14:textId="77777777" w:rsidR="00CA4C6D" w:rsidRPr="00C212DA" w:rsidRDefault="00D650E5">
            <w:pPr>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Number of dwellings</w:t>
            </w:r>
          </w:p>
        </w:tc>
        <w:tc>
          <w:tcPr>
            <w:tcW w:w="1170" w:type="dxa"/>
            <w:shd w:val="clear" w:color="auto" w:fill="387990"/>
          </w:tcPr>
          <w:p w14:paraId="00000D3A" w14:textId="77777777" w:rsidR="00CA4C6D" w:rsidRPr="00C212DA" w:rsidRDefault="00D650E5">
            <w:pPr>
              <w:ind w:left="-13"/>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Percent</w:t>
            </w:r>
          </w:p>
        </w:tc>
        <w:tc>
          <w:tcPr>
            <w:tcW w:w="2250" w:type="dxa"/>
            <w:shd w:val="clear" w:color="auto" w:fill="387990"/>
          </w:tcPr>
          <w:p w14:paraId="00000D3B" w14:textId="77777777" w:rsidR="00CA4C6D" w:rsidRPr="00C212DA" w:rsidRDefault="00D650E5">
            <w:pPr>
              <w:ind w:left="14" w:hanging="14"/>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Cumulative percent</w:t>
            </w:r>
          </w:p>
        </w:tc>
      </w:tr>
      <w:tr w:rsidR="00CA4C6D" w:rsidRPr="00C212DA" w14:paraId="22786D62" w14:textId="77777777">
        <w:trPr>
          <w:trHeight w:val="324"/>
        </w:trPr>
        <w:tc>
          <w:tcPr>
            <w:tcW w:w="1885" w:type="dxa"/>
            <w:vAlign w:val="center"/>
          </w:tcPr>
          <w:p w14:paraId="00000D3C" w14:textId="77777777" w:rsidR="00CA4C6D" w:rsidRPr="00C212DA" w:rsidRDefault="00D650E5">
            <w:pPr>
              <w:ind w:left="-13"/>
              <w:jc w:val="center"/>
              <w:rPr>
                <w:rFonts w:ascii="Gill Sans MT" w:eastAsia="Gill Sans" w:hAnsi="Gill Sans MT" w:cs="Gill Sans"/>
                <w:sz w:val="20"/>
                <w:szCs w:val="20"/>
              </w:rPr>
            </w:pPr>
            <w:r w:rsidRPr="00C212DA">
              <w:rPr>
                <w:rFonts w:ascii="Gill Sans MT" w:eastAsia="Gill Sans" w:hAnsi="Gill Sans MT" w:cs="Gill Sans"/>
                <w:sz w:val="20"/>
                <w:szCs w:val="20"/>
              </w:rPr>
              <w:t>1</w:t>
            </w:r>
          </w:p>
        </w:tc>
        <w:tc>
          <w:tcPr>
            <w:tcW w:w="2160" w:type="dxa"/>
            <w:vAlign w:val="center"/>
          </w:tcPr>
          <w:p w14:paraId="00000D3D" w14:textId="77777777" w:rsidR="00CA4C6D" w:rsidRPr="00C212DA" w:rsidRDefault="00D650E5">
            <w:pPr>
              <w:ind w:left="192"/>
              <w:jc w:val="center"/>
              <w:rPr>
                <w:rFonts w:ascii="Gill Sans MT" w:eastAsia="Gill Sans" w:hAnsi="Gill Sans MT" w:cs="Gill Sans"/>
                <w:sz w:val="20"/>
                <w:szCs w:val="20"/>
              </w:rPr>
            </w:pPr>
            <w:r w:rsidRPr="00C212DA">
              <w:rPr>
                <w:rFonts w:ascii="Gill Sans MT" w:eastAsia="Gill Sans" w:hAnsi="Gill Sans MT" w:cs="Gill Sans"/>
                <w:sz w:val="20"/>
                <w:szCs w:val="20"/>
              </w:rPr>
              <w:t>220</w:t>
            </w:r>
          </w:p>
        </w:tc>
        <w:tc>
          <w:tcPr>
            <w:tcW w:w="1170" w:type="dxa"/>
            <w:vAlign w:val="center"/>
          </w:tcPr>
          <w:p w14:paraId="00000D3E"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35</w:t>
            </w:r>
          </w:p>
        </w:tc>
        <w:tc>
          <w:tcPr>
            <w:tcW w:w="2250" w:type="dxa"/>
            <w:vAlign w:val="center"/>
          </w:tcPr>
          <w:p w14:paraId="00000D3F" w14:textId="77777777" w:rsidR="00CA4C6D" w:rsidRPr="00C212DA" w:rsidRDefault="00D650E5">
            <w:pPr>
              <w:ind w:left="14" w:hanging="14"/>
              <w:jc w:val="center"/>
              <w:rPr>
                <w:rFonts w:ascii="Gill Sans MT" w:eastAsia="Gill Sans" w:hAnsi="Gill Sans MT" w:cs="Gill Sans"/>
                <w:sz w:val="20"/>
                <w:szCs w:val="20"/>
              </w:rPr>
            </w:pPr>
            <w:r w:rsidRPr="00C212DA">
              <w:rPr>
                <w:rFonts w:ascii="Gill Sans MT" w:eastAsia="Gill Sans" w:hAnsi="Gill Sans MT" w:cs="Gill Sans"/>
                <w:sz w:val="20"/>
                <w:szCs w:val="20"/>
              </w:rPr>
              <w:t>35</w:t>
            </w:r>
          </w:p>
        </w:tc>
      </w:tr>
      <w:tr w:rsidR="00CA4C6D" w:rsidRPr="00C212DA" w14:paraId="0109005A" w14:textId="77777777">
        <w:trPr>
          <w:trHeight w:val="294"/>
        </w:trPr>
        <w:tc>
          <w:tcPr>
            <w:tcW w:w="1885" w:type="dxa"/>
            <w:vAlign w:val="center"/>
          </w:tcPr>
          <w:p w14:paraId="00000D40" w14:textId="77777777" w:rsidR="00CA4C6D" w:rsidRPr="00C212DA" w:rsidRDefault="00D650E5">
            <w:pPr>
              <w:ind w:left="-13"/>
              <w:jc w:val="center"/>
              <w:rPr>
                <w:rFonts w:ascii="Gill Sans MT" w:eastAsia="Gill Sans" w:hAnsi="Gill Sans MT" w:cs="Gill Sans"/>
                <w:sz w:val="20"/>
                <w:szCs w:val="20"/>
              </w:rPr>
            </w:pPr>
            <w:r w:rsidRPr="00C212DA">
              <w:rPr>
                <w:rFonts w:ascii="Gill Sans MT" w:eastAsia="Gill Sans" w:hAnsi="Gill Sans MT" w:cs="Gill Sans"/>
                <w:sz w:val="20"/>
                <w:szCs w:val="20"/>
              </w:rPr>
              <w:t>2</w:t>
            </w:r>
          </w:p>
        </w:tc>
        <w:tc>
          <w:tcPr>
            <w:tcW w:w="2160" w:type="dxa"/>
            <w:vAlign w:val="center"/>
          </w:tcPr>
          <w:p w14:paraId="00000D41" w14:textId="77777777" w:rsidR="00CA4C6D" w:rsidRPr="00C212DA" w:rsidRDefault="00D650E5">
            <w:pPr>
              <w:ind w:left="192"/>
              <w:jc w:val="center"/>
              <w:rPr>
                <w:rFonts w:ascii="Gill Sans MT" w:eastAsia="Gill Sans" w:hAnsi="Gill Sans MT" w:cs="Gill Sans"/>
                <w:sz w:val="20"/>
                <w:szCs w:val="20"/>
              </w:rPr>
            </w:pPr>
            <w:r w:rsidRPr="00C212DA">
              <w:rPr>
                <w:rFonts w:ascii="Gill Sans MT" w:eastAsia="Gill Sans" w:hAnsi="Gill Sans MT" w:cs="Gill Sans"/>
                <w:sz w:val="20"/>
                <w:szCs w:val="20"/>
              </w:rPr>
              <w:t>190</w:t>
            </w:r>
          </w:p>
        </w:tc>
        <w:tc>
          <w:tcPr>
            <w:tcW w:w="1170" w:type="dxa"/>
            <w:vAlign w:val="center"/>
          </w:tcPr>
          <w:p w14:paraId="00000D42"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31</w:t>
            </w:r>
          </w:p>
        </w:tc>
        <w:tc>
          <w:tcPr>
            <w:tcW w:w="2250" w:type="dxa"/>
            <w:vAlign w:val="center"/>
          </w:tcPr>
          <w:p w14:paraId="00000D43" w14:textId="77777777" w:rsidR="00CA4C6D" w:rsidRPr="00C212DA" w:rsidRDefault="00D650E5">
            <w:pPr>
              <w:ind w:left="14" w:hanging="14"/>
              <w:jc w:val="center"/>
              <w:rPr>
                <w:rFonts w:ascii="Gill Sans MT" w:eastAsia="Gill Sans" w:hAnsi="Gill Sans MT" w:cs="Gill Sans"/>
                <w:sz w:val="20"/>
                <w:szCs w:val="20"/>
              </w:rPr>
            </w:pPr>
            <w:r w:rsidRPr="00C212DA">
              <w:rPr>
                <w:rFonts w:ascii="Gill Sans MT" w:eastAsia="Gill Sans" w:hAnsi="Gill Sans MT" w:cs="Gill Sans"/>
                <w:sz w:val="20"/>
                <w:szCs w:val="20"/>
              </w:rPr>
              <w:t>66</w:t>
            </w:r>
          </w:p>
        </w:tc>
      </w:tr>
      <w:tr w:rsidR="00CA4C6D" w:rsidRPr="00C212DA" w14:paraId="515F3591" w14:textId="77777777">
        <w:trPr>
          <w:trHeight w:val="339"/>
        </w:trPr>
        <w:tc>
          <w:tcPr>
            <w:tcW w:w="1885" w:type="dxa"/>
            <w:vAlign w:val="center"/>
          </w:tcPr>
          <w:p w14:paraId="00000D44" w14:textId="77777777" w:rsidR="00CA4C6D" w:rsidRPr="00C212DA" w:rsidRDefault="00D650E5">
            <w:pPr>
              <w:ind w:left="-13"/>
              <w:jc w:val="center"/>
              <w:rPr>
                <w:rFonts w:ascii="Gill Sans MT" w:eastAsia="Gill Sans" w:hAnsi="Gill Sans MT" w:cs="Gill Sans"/>
                <w:sz w:val="20"/>
                <w:szCs w:val="20"/>
              </w:rPr>
            </w:pPr>
            <w:r w:rsidRPr="00C212DA">
              <w:rPr>
                <w:rFonts w:ascii="Gill Sans MT" w:eastAsia="Gill Sans" w:hAnsi="Gill Sans MT" w:cs="Gill Sans"/>
                <w:sz w:val="20"/>
                <w:szCs w:val="20"/>
              </w:rPr>
              <w:t>3</w:t>
            </w:r>
          </w:p>
        </w:tc>
        <w:tc>
          <w:tcPr>
            <w:tcW w:w="2160" w:type="dxa"/>
            <w:vAlign w:val="center"/>
          </w:tcPr>
          <w:p w14:paraId="00000D45" w14:textId="77777777" w:rsidR="00CA4C6D" w:rsidRPr="00C212DA" w:rsidRDefault="00D650E5">
            <w:pPr>
              <w:ind w:left="192"/>
              <w:jc w:val="center"/>
              <w:rPr>
                <w:rFonts w:ascii="Gill Sans MT" w:eastAsia="Gill Sans" w:hAnsi="Gill Sans MT" w:cs="Gill Sans"/>
                <w:sz w:val="20"/>
                <w:szCs w:val="20"/>
              </w:rPr>
            </w:pPr>
            <w:r w:rsidRPr="00C212DA">
              <w:rPr>
                <w:rFonts w:ascii="Gill Sans MT" w:eastAsia="Gill Sans" w:hAnsi="Gill Sans MT" w:cs="Gill Sans"/>
                <w:sz w:val="20"/>
                <w:szCs w:val="20"/>
              </w:rPr>
              <w:t>210</w:t>
            </w:r>
          </w:p>
        </w:tc>
        <w:tc>
          <w:tcPr>
            <w:tcW w:w="1170" w:type="dxa"/>
            <w:vAlign w:val="center"/>
          </w:tcPr>
          <w:p w14:paraId="00000D46"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34</w:t>
            </w:r>
          </w:p>
        </w:tc>
        <w:tc>
          <w:tcPr>
            <w:tcW w:w="2250" w:type="dxa"/>
            <w:vAlign w:val="center"/>
          </w:tcPr>
          <w:p w14:paraId="00000D47" w14:textId="77777777" w:rsidR="00CA4C6D" w:rsidRPr="00C212DA" w:rsidRDefault="00D650E5">
            <w:pPr>
              <w:ind w:left="14" w:hanging="14"/>
              <w:jc w:val="center"/>
              <w:rPr>
                <w:rFonts w:ascii="Gill Sans MT" w:eastAsia="Gill Sans" w:hAnsi="Gill Sans MT" w:cs="Gill Sans"/>
                <w:sz w:val="20"/>
                <w:szCs w:val="20"/>
              </w:rPr>
            </w:pPr>
            <w:r w:rsidRPr="00C212DA">
              <w:rPr>
                <w:rFonts w:ascii="Gill Sans MT" w:eastAsia="Gill Sans" w:hAnsi="Gill Sans MT" w:cs="Gill Sans"/>
                <w:sz w:val="20"/>
                <w:szCs w:val="20"/>
              </w:rPr>
              <w:t>100</w:t>
            </w:r>
          </w:p>
        </w:tc>
      </w:tr>
    </w:tbl>
    <w:p w14:paraId="00000D48" w14:textId="77777777" w:rsidR="00CA4C6D" w:rsidRPr="00C212DA" w:rsidRDefault="00D650E5">
      <w:pPr>
        <w:pBdr>
          <w:top w:val="nil"/>
          <w:left w:val="nil"/>
          <w:bottom w:val="nil"/>
          <w:right w:val="nil"/>
          <w:between w:val="nil"/>
        </w:pBdr>
        <w:spacing w:before="200"/>
        <w:rPr>
          <w:rFonts w:ascii="Gill Sans MT" w:eastAsia="Gill Sans" w:hAnsi="Gill Sans MT" w:cs="Gill Sans"/>
          <w:color w:val="000000"/>
        </w:rPr>
      </w:pPr>
      <w:r w:rsidRPr="00C212DA">
        <w:rPr>
          <w:rFonts w:ascii="Gill Sans MT" w:eastAsia="Gill Sans" w:hAnsi="Gill Sans MT" w:cs="Gill Sans"/>
          <w:color w:val="000000"/>
        </w:rPr>
        <w:t>For each large EA to be segmented, a random number between 0 and 100 will be selected in the central office and included in the file. Compare this random number with the cumulative size. Select the first segment for which the cumulative size is greater than or equal to the random number:</w:t>
      </w:r>
    </w:p>
    <w:p w14:paraId="00000D49" w14:textId="77777777" w:rsidR="00CA4C6D" w:rsidRPr="00C212DA" w:rsidRDefault="00D650E5">
      <w:pPr>
        <w:pBdr>
          <w:top w:val="nil"/>
          <w:left w:val="nil"/>
          <w:bottom w:val="nil"/>
          <w:right w:val="nil"/>
          <w:between w:val="nil"/>
        </w:pBdr>
        <w:ind w:left="720"/>
        <w:rPr>
          <w:rFonts w:ascii="Gill Sans MT" w:eastAsia="Gill Sans" w:hAnsi="Gill Sans MT" w:cs="Gill Sans"/>
          <w:color w:val="000000"/>
        </w:rPr>
      </w:pPr>
      <w:r w:rsidRPr="00C212DA">
        <w:rPr>
          <w:rFonts w:ascii="Gill Sans MT" w:eastAsia="Gill Sans" w:hAnsi="Gill Sans MT" w:cs="Gill Sans"/>
          <w:color w:val="000000"/>
        </w:rPr>
        <w:t>Random number: 67</w:t>
      </w:r>
    </w:p>
    <w:p w14:paraId="00000D4A" w14:textId="77777777" w:rsidR="00CA4C6D" w:rsidRPr="00C212DA" w:rsidRDefault="00D650E5">
      <w:pPr>
        <w:pBdr>
          <w:top w:val="nil"/>
          <w:left w:val="nil"/>
          <w:bottom w:val="nil"/>
          <w:right w:val="nil"/>
          <w:between w:val="nil"/>
        </w:pBdr>
        <w:ind w:left="720"/>
        <w:rPr>
          <w:rFonts w:ascii="Gill Sans MT" w:eastAsia="Gill Sans" w:hAnsi="Gill Sans MT" w:cs="Gill Sans"/>
          <w:color w:val="000000"/>
        </w:rPr>
      </w:pPr>
      <w:r w:rsidRPr="00C212DA">
        <w:rPr>
          <w:rFonts w:ascii="Gill Sans MT" w:eastAsia="Gill Sans" w:hAnsi="Gill Sans MT" w:cs="Gill Sans"/>
          <w:color w:val="000000"/>
        </w:rPr>
        <w:t>Segment selected: Segment number 3</w:t>
      </w:r>
    </w:p>
    <w:p w14:paraId="00000D4B" w14:textId="77777777" w:rsidR="00CA4C6D" w:rsidRPr="00C212DA" w:rsidRDefault="00D650E5">
      <w:pPr>
        <w:pBdr>
          <w:top w:val="nil"/>
          <w:left w:val="nil"/>
          <w:bottom w:val="nil"/>
          <w:right w:val="nil"/>
          <w:between w:val="nil"/>
        </w:pBdr>
        <w:rPr>
          <w:rFonts w:ascii="Gill Sans MT" w:eastAsia="Gill Sans" w:hAnsi="Gill Sans MT" w:cs="Gill Sans"/>
          <w:b/>
          <w:color w:val="000000"/>
        </w:rPr>
      </w:pPr>
      <w:r w:rsidRPr="00C212DA">
        <w:rPr>
          <w:rFonts w:ascii="Gill Sans MT" w:eastAsia="Gill Sans" w:hAnsi="Gill Sans MT" w:cs="Gill Sans"/>
          <w:color w:val="000000"/>
        </w:rPr>
        <w:t>Proceed with the household listing operation in segment number 3, as described earlier. Draw a detailed sketch map of the selected segment and list all the households found in the selected segment.</w:t>
      </w:r>
      <w:r w:rsidRPr="00C212DA">
        <w:rPr>
          <w:rFonts w:ascii="Gill Sans MT" w:hAnsi="Gill Sans MT"/>
        </w:rPr>
        <w:br w:type="page"/>
      </w:r>
    </w:p>
    <w:p w14:paraId="00000D4C" w14:textId="77777777" w:rsidR="00CA4C6D" w:rsidRPr="00C212DA" w:rsidRDefault="00D650E5" w:rsidP="005C3049">
      <w:pPr>
        <w:pStyle w:val="Figuretitle"/>
      </w:pPr>
      <w:bookmarkStart w:id="91" w:name="_Toc71619748"/>
      <w:r w:rsidRPr="00C212DA">
        <w:t>Figure A.1: Example of Completed Segmentation Form</w:t>
      </w:r>
      <w:bookmarkEnd w:id="91"/>
    </w:p>
    <w:p w14:paraId="00000D4D" w14:textId="77777777" w:rsidR="00CA4C6D" w:rsidRPr="00C212DA" w:rsidRDefault="00D650E5">
      <w:pPr>
        <w:pBdr>
          <w:top w:val="nil"/>
          <w:left w:val="nil"/>
          <w:bottom w:val="nil"/>
          <w:right w:val="nil"/>
          <w:between w:val="nil"/>
        </w:pBdr>
        <w:spacing w:after="240"/>
        <w:rPr>
          <w:rFonts w:ascii="Gill Sans MT" w:eastAsia="Gill Sans" w:hAnsi="Gill Sans MT" w:cs="Gill Sans"/>
          <w:b/>
          <w:color w:val="000000"/>
        </w:rPr>
      </w:pPr>
      <w:r w:rsidRPr="00C212DA">
        <w:rPr>
          <w:rFonts w:ascii="Gill Sans MT" w:eastAsia="Gill Sans" w:hAnsi="Gill Sans MT" w:cs="Gill Sans"/>
          <w:b/>
          <w:color w:val="000000"/>
        </w:rPr>
        <w:t xml:space="preserve">List/6: Cluster Segmentation Form, Feed the Future Zone of Influence Midline Survey </w:t>
      </w:r>
    </w:p>
    <w:tbl>
      <w:tblPr>
        <w:tblStyle w:val="ae"/>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89"/>
        <w:gridCol w:w="4661"/>
      </w:tblGrid>
      <w:tr w:rsidR="00CA4C6D" w:rsidRPr="00C212DA" w14:paraId="4C96D058" w14:textId="77777777">
        <w:tc>
          <w:tcPr>
            <w:tcW w:w="4689" w:type="dxa"/>
            <w:tcBorders>
              <w:top w:val="single" w:sz="4" w:space="0" w:color="000000"/>
              <w:bottom w:val="single" w:sz="4" w:space="0" w:color="000000"/>
            </w:tcBorders>
            <w:shd w:val="clear" w:color="auto" w:fill="387990"/>
            <w:vAlign w:val="center"/>
          </w:tcPr>
          <w:p w14:paraId="00000D4E" w14:textId="77777777" w:rsidR="00CA4C6D" w:rsidRPr="00C212DA" w:rsidRDefault="00D650E5">
            <w:pPr>
              <w:jc w:val="center"/>
              <w:rPr>
                <w:rFonts w:ascii="Gill Sans MT" w:eastAsia="Gill Sans" w:hAnsi="Gill Sans MT" w:cs="Gill Sans"/>
                <w:b/>
                <w:i/>
                <w:color w:val="FFFFFF"/>
                <w:sz w:val="20"/>
                <w:szCs w:val="20"/>
              </w:rPr>
            </w:pPr>
            <w:r w:rsidRPr="00C212DA">
              <w:rPr>
                <w:rFonts w:ascii="Gill Sans MT" w:eastAsia="Gill Sans" w:hAnsi="Gill Sans MT" w:cs="Gill Sans"/>
                <w:b/>
                <w:i/>
                <w:color w:val="FFFFFF"/>
                <w:sz w:val="20"/>
                <w:szCs w:val="20"/>
              </w:rPr>
              <w:t>Identification Label</w:t>
            </w:r>
          </w:p>
        </w:tc>
        <w:tc>
          <w:tcPr>
            <w:tcW w:w="4661" w:type="dxa"/>
            <w:tcBorders>
              <w:top w:val="single" w:sz="4" w:space="0" w:color="000000"/>
              <w:bottom w:val="single" w:sz="4" w:space="0" w:color="000000"/>
            </w:tcBorders>
            <w:shd w:val="clear" w:color="auto" w:fill="387990"/>
            <w:vAlign w:val="center"/>
          </w:tcPr>
          <w:p w14:paraId="00000D4F" w14:textId="77777777" w:rsidR="00CA4C6D" w:rsidRPr="00C212DA" w:rsidRDefault="00D650E5">
            <w:pPr>
              <w:jc w:val="center"/>
              <w:rPr>
                <w:rFonts w:ascii="Gill Sans MT" w:eastAsia="Gill Sans" w:hAnsi="Gill Sans MT" w:cs="Gill Sans"/>
                <w:b/>
                <w:i/>
                <w:color w:val="FFFFFF"/>
                <w:sz w:val="20"/>
                <w:szCs w:val="20"/>
              </w:rPr>
            </w:pPr>
            <w:r w:rsidRPr="00C212DA">
              <w:rPr>
                <w:rFonts w:ascii="Gill Sans MT" w:eastAsia="Gill Sans" w:hAnsi="Gill Sans MT" w:cs="Gill Sans"/>
                <w:b/>
                <w:i/>
                <w:color w:val="FFFFFF"/>
                <w:sz w:val="20"/>
                <w:szCs w:val="20"/>
              </w:rPr>
              <w:t>Code</w:t>
            </w:r>
          </w:p>
        </w:tc>
      </w:tr>
      <w:tr w:rsidR="00CA4C6D" w:rsidRPr="00C212DA" w14:paraId="50C3AF03" w14:textId="77777777">
        <w:tc>
          <w:tcPr>
            <w:tcW w:w="4689" w:type="dxa"/>
            <w:shd w:val="clear" w:color="auto" w:fill="auto"/>
          </w:tcPr>
          <w:p w14:paraId="00000D50" w14:textId="77777777" w:rsidR="00CA4C6D" w:rsidRPr="00C212DA" w:rsidRDefault="00D650E5">
            <w:pPr>
              <w:spacing w:before="240" w:line="360" w:lineRule="auto"/>
              <w:rPr>
                <w:rFonts w:ascii="Gill Sans MT" w:eastAsia="Gill Sans" w:hAnsi="Gill Sans MT" w:cs="Gill Sans"/>
                <w:sz w:val="20"/>
                <w:szCs w:val="20"/>
              </w:rPr>
            </w:pPr>
            <w:r w:rsidRPr="00C212DA">
              <w:rPr>
                <w:rFonts w:ascii="Gill Sans MT" w:eastAsia="Gill Sans" w:hAnsi="Gill Sans MT" w:cs="Gill Sans"/>
                <w:sz w:val="20"/>
                <w:szCs w:val="20"/>
              </w:rPr>
              <w:t xml:space="preserve">Region: </w:t>
            </w:r>
            <w:proofErr w:type="spellStart"/>
            <w:r w:rsidRPr="00C212DA">
              <w:rPr>
                <w:rFonts w:ascii="Gill Sans MT" w:eastAsia="Dancing Script" w:hAnsi="Gill Sans MT" w:cs="Dancing Script"/>
                <w:sz w:val="20"/>
                <w:szCs w:val="20"/>
              </w:rPr>
              <w:t>Koulikoro</w:t>
            </w:r>
            <w:proofErr w:type="spellEnd"/>
          </w:p>
        </w:tc>
        <w:tc>
          <w:tcPr>
            <w:tcW w:w="4661" w:type="dxa"/>
            <w:shd w:val="clear" w:color="auto" w:fill="auto"/>
          </w:tcPr>
          <w:p w14:paraId="00000D51" w14:textId="77777777" w:rsidR="00CA4C6D" w:rsidRPr="00C212DA" w:rsidRDefault="00CA4C6D">
            <w:pPr>
              <w:spacing w:before="240" w:line="360" w:lineRule="auto"/>
              <w:jc w:val="right"/>
              <w:rPr>
                <w:rFonts w:ascii="Gill Sans MT" w:eastAsia="Gill Sans" w:hAnsi="Gill Sans MT" w:cs="Gill Sans"/>
                <w:sz w:val="20"/>
                <w:szCs w:val="20"/>
              </w:rPr>
            </w:pPr>
          </w:p>
        </w:tc>
      </w:tr>
      <w:tr w:rsidR="00CA4C6D" w:rsidRPr="00C212DA" w14:paraId="7E1DE745" w14:textId="77777777">
        <w:tc>
          <w:tcPr>
            <w:tcW w:w="4689" w:type="dxa"/>
            <w:shd w:val="clear" w:color="auto" w:fill="auto"/>
          </w:tcPr>
          <w:p w14:paraId="00000D52" w14:textId="77777777" w:rsidR="00CA4C6D" w:rsidRPr="00C212DA" w:rsidRDefault="00D650E5">
            <w:pPr>
              <w:spacing w:before="240" w:line="360" w:lineRule="auto"/>
              <w:rPr>
                <w:rFonts w:ascii="Gill Sans MT" w:eastAsia="Gill Sans" w:hAnsi="Gill Sans MT" w:cs="Gill Sans"/>
                <w:sz w:val="20"/>
                <w:szCs w:val="20"/>
              </w:rPr>
            </w:pPr>
            <w:r w:rsidRPr="00C212DA">
              <w:rPr>
                <w:rFonts w:ascii="Gill Sans MT" w:eastAsia="Gill Sans" w:hAnsi="Gill Sans MT" w:cs="Gill Sans"/>
                <w:sz w:val="20"/>
                <w:szCs w:val="20"/>
              </w:rPr>
              <w:t xml:space="preserve">District: </w:t>
            </w:r>
            <w:r w:rsidRPr="00C212DA">
              <w:rPr>
                <w:rFonts w:ascii="Gill Sans MT" w:eastAsia="Dancing Script" w:hAnsi="Gill Sans MT" w:cs="Dancing Script"/>
                <w:sz w:val="20"/>
                <w:szCs w:val="20"/>
              </w:rPr>
              <w:t>Diola</w:t>
            </w:r>
            <w:r w:rsidRPr="00C212DA">
              <w:rPr>
                <w:rFonts w:ascii="Gill Sans MT" w:eastAsia="Gill Sans" w:hAnsi="Gill Sans MT" w:cs="Gill Sans"/>
                <w:b/>
                <w:sz w:val="20"/>
                <w:szCs w:val="20"/>
              </w:rPr>
              <w:t xml:space="preserve"> </w:t>
            </w:r>
          </w:p>
        </w:tc>
        <w:tc>
          <w:tcPr>
            <w:tcW w:w="4661" w:type="dxa"/>
            <w:shd w:val="clear" w:color="auto" w:fill="auto"/>
          </w:tcPr>
          <w:p w14:paraId="00000D53" w14:textId="77777777" w:rsidR="00CA4C6D" w:rsidRPr="00C212DA" w:rsidRDefault="00CA4C6D">
            <w:pPr>
              <w:spacing w:before="240" w:line="360" w:lineRule="auto"/>
              <w:jc w:val="right"/>
              <w:rPr>
                <w:rFonts w:ascii="Gill Sans MT" w:eastAsia="Gill Sans" w:hAnsi="Gill Sans MT" w:cs="Gill Sans"/>
                <w:i/>
                <w:sz w:val="20"/>
                <w:szCs w:val="20"/>
              </w:rPr>
            </w:pPr>
          </w:p>
        </w:tc>
      </w:tr>
      <w:tr w:rsidR="00CA4C6D" w:rsidRPr="00C212DA" w14:paraId="5C3E3275" w14:textId="77777777">
        <w:tc>
          <w:tcPr>
            <w:tcW w:w="4689" w:type="dxa"/>
            <w:shd w:val="clear" w:color="auto" w:fill="auto"/>
          </w:tcPr>
          <w:p w14:paraId="00000D54" w14:textId="77777777" w:rsidR="00CA4C6D" w:rsidRPr="00C212DA" w:rsidRDefault="00D650E5">
            <w:pPr>
              <w:spacing w:before="240" w:line="360" w:lineRule="auto"/>
              <w:rPr>
                <w:rFonts w:ascii="Gill Sans MT" w:eastAsia="Gill Sans" w:hAnsi="Gill Sans MT" w:cs="Gill Sans"/>
                <w:sz w:val="20"/>
                <w:szCs w:val="20"/>
              </w:rPr>
            </w:pPr>
            <w:r w:rsidRPr="00C212DA">
              <w:rPr>
                <w:rFonts w:ascii="Gill Sans MT" w:eastAsia="Gill Sans" w:hAnsi="Gill Sans MT" w:cs="Gill Sans"/>
                <w:sz w:val="20"/>
                <w:szCs w:val="20"/>
              </w:rPr>
              <w:t xml:space="preserve">Cluster Name: </w:t>
            </w:r>
            <w:proofErr w:type="spellStart"/>
            <w:r w:rsidRPr="00C212DA">
              <w:rPr>
                <w:rFonts w:ascii="Gill Sans MT" w:eastAsia="Dancing Script" w:hAnsi="Gill Sans MT" w:cs="Dancing Script"/>
                <w:sz w:val="20"/>
                <w:szCs w:val="20"/>
              </w:rPr>
              <w:t>Diongaga</w:t>
            </w:r>
            <w:proofErr w:type="spellEnd"/>
            <w:r w:rsidRPr="00C212DA">
              <w:rPr>
                <w:rFonts w:ascii="Gill Sans MT" w:eastAsia="Dancing Script" w:hAnsi="Gill Sans MT" w:cs="Dancing Script"/>
                <w:sz w:val="20"/>
                <w:szCs w:val="20"/>
              </w:rPr>
              <w:t xml:space="preserve"> </w:t>
            </w:r>
          </w:p>
        </w:tc>
        <w:tc>
          <w:tcPr>
            <w:tcW w:w="4661" w:type="dxa"/>
            <w:shd w:val="clear" w:color="auto" w:fill="auto"/>
          </w:tcPr>
          <w:p w14:paraId="00000D55" w14:textId="77777777" w:rsidR="00CA4C6D" w:rsidRPr="00C212DA" w:rsidRDefault="00CA4C6D">
            <w:pPr>
              <w:spacing w:before="240" w:line="360" w:lineRule="auto"/>
              <w:jc w:val="right"/>
              <w:rPr>
                <w:rFonts w:ascii="Gill Sans MT" w:eastAsia="Gill Sans" w:hAnsi="Gill Sans MT" w:cs="Gill Sans"/>
                <w:i/>
                <w:sz w:val="20"/>
                <w:szCs w:val="20"/>
              </w:rPr>
            </w:pPr>
          </w:p>
        </w:tc>
      </w:tr>
      <w:tr w:rsidR="00CA4C6D" w:rsidRPr="00C212DA" w14:paraId="59229E06" w14:textId="77777777">
        <w:tc>
          <w:tcPr>
            <w:tcW w:w="4689" w:type="dxa"/>
            <w:shd w:val="clear" w:color="auto" w:fill="auto"/>
          </w:tcPr>
          <w:p w14:paraId="00000D56" w14:textId="77777777" w:rsidR="00CA4C6D" w:rsidRPr="00C212DA" w:rsidRDefault="00D650E5">
            <w:pPr>
              <w:spacing w:before="240" w:line="360" w:lineRule="auto"/>
              <w:rPr>
                <w:rFonts w:ascii="Gill Sans MT" w:eastAsia="Gill Sans" w:hAnsi="Gill Sans MT" w:cs="Gill Sans"/>
                <w:sz w:val="20"/>
                <w:szCs w:val="20"/>
              </w:rPr>
            </w:pPr>
            <w:r w:rsidRPr="00C212DA">
              <w:rPr>
                <w:rFonts w:ascii="Gill Sans MT" w:eastAsia="Gill Sans" w:hAnsi="Gill Sans MT" w:cs="Gill Sans"/>
                <w:sz w:val="20"/>
                <w:szCs w:val="20"/>
              </w:rPr>
              <w:t xml:space="preserve">Name of Mapper: </w:t>
            </w:r>
            <w:r w:rsidRPr="00C212DA">
              <w:rPr>
                <w:rFonts w:ascii="Gill Sans MT" w:eastAsia="Dancing Script" w:hAnsi="Gill Sans MT" w:cs="Dancing Script"/>
                <w:sz w:val="20"/>
                <w:szCs w:val="20"/>
              </w:rPr>
              <w:t>Wolde Conte</w:t>
            </w:r>
            <w:r w:rsidRPr="00C212DA">
              <w:rPr>
                <w:rFonts w:ascii="Gill Sans MT" w:eastAsia="Gill Sans" w:hAnsi="Gill Sans MT" w:cs="Gill Sans"/>
                <w:sz w:val="20"/>
                <w:szCs w:val="20"/>
              </w:rPr>
              <w:t xml:space="preserve"> </w:t>
            </w:r>
          </w:p>
        </w:tc>
        <w:tc>
          <w:tcPr>
            <w:tcW w:w="4661" w:type="dxa"/>
            <w:shd w:val="clear" w:color="auto" w:fill="auto"/>
          </w:tcPr>
          <w:p w14:paraId="00000D57" w14:textId="77777777" w:rsidR="00CA4C6D" w:rsidRPr="00C212DA" w:rsidRDefault="00CA4C6D">
            <w:pPr>
              <w:spacing w:before="240" w:line="360" w:lineRule="auto"/>
              <w:jc w:val="right"/>
              <w:rPr>
                <w:rFonts w:ascii="Gill Sans MT" w:eastAsia="Gill Sans" w:hAnsi="Gill Sans MT" w:cs="Gill Sans"/>
                <w:i/>
                <w:sz w:val="20"/>
                <w:szCs w:val="20"/>
              </w:rPr>
            </w:pPr>
          </w:p>
        </w:tc>
      </w:tr>
      <w:tr w:rsidR="00CA4C6D" w:rsidRPr="00C212DA" w14:paraId="20153F1F" w14:textId="77777777">
        <w:tc>
          <w:tcPr>
            <w:tcW w:w="4689" w:type="dxa"/>
            <w:shd w:val="clear" w:color="auto" w:fill="auto"/>
          </w:tcPr>
          <w:p w14:paraId="00000D58" w14:textId="77777777" w:rsidR="00CA4C6D" w:rsidRPr="00C212DA" w:rsidRDefault="00D650E5">
            <w:pPr>
              <w:spacing w:before="240" w:line="360" w:lineRule="auto"/>
              <w:rPr>
                <w:rFonts w:ascii="Gill Sans MT" w:eastAsia="Gill Sans" w:hAnsi="Gill Sans MT" w:cs="Gill Sans"/>
                <w:sz w:val="20"/>
                <w:szCs w:val="20"/>
              </w:rPr>
            </w:pPr>
            <w:r w:rsidRPr="00C212DA">
              <w:rPr>
                <w:rFonts w:ascii="Gill Sans MT" w:eastAsia="Gill Sans" w:hAnsi="Gill Sans MT" w:cs="Gill Sans"/>
                <w:sz w:val="20"/>
                <w:szCs w:val="20"/>
              </w:rPr>
              <w:t xml:space="preserve">Name of Lister: </w:t>
            </w:r>
            <w:r w:rsidRPr="00C212DA">
              <w:rPr>
                <w:rFonts w:ascii="Gill Sans MT" w:eastAsia="Dancing Script" w:hAnsi="Gill Sans MT" w:cs="Dancing Script"/>
                <w:sz w:val="20"/>
                <w:szCs w:val="20"/>
              </w:rPr>
              <w:t xml:space="preserve">Andre </w:t>
            </w:r>
            <w:proofErr w:type="spellStart"/>
            <w:r w:rsidRPr="00C212DA">
              <w:rPr>
                <w:rFonts w:ascii="Gill Sans MT" w:eastAsia="Dancing Script" w:hAnsi="Gill Sans MT" w:cs="Dancing Script"/>
                <w:sz w:val="20"/>
                <w:szCs w:val="20"/>
              </w:rPr>
              <w:t>Luena</w:t>
            </w:r>
            <w:proofErr w:type="spellEnd"/>
            <w:r w:rsidRPr="00C212DA">
              <w:rPr>
                <w:rFonts w:ascii="Gill Sans MT" w:eastAsia="Gill Sans" w:hAnsi="Gill Sans MT" w:cs="Gill Sans"/>
                <w:sz w:val="20"/>
                <w:szCs w:val="20"/>
              </w:rPr>
              <w:t xml:space="preserve"> </w:t>
            </w:r>
          </w:p>
        </w:tc>
        <w:tc>
          <w:tcPr>
            <w:tcW w:w="4661" w:type="dxa"/>
            <w:shd w:val="clear" w:color="auto" w:fill="auto"/>
          </w:tcPr>
          <w:p w14:paraId="00000D59" w14:textId="77777777" w:rsidR="00CA4C6D" w:rsidRPr="00C212DA" w:rsidRDefault="00CA4C6D">
            <w:pPr>
              <w:spacing w:before="240" w:line="360" w:lineRule="auto"/>
              <w:jc w:val="right"/>
              <w:rPr>
                <w:rFonts w:ascii="Gill Sans MT" w:eastAsia="Gill Sans" w:hAnsi="Gill Sans MT" w:cs="Gill Sans"/>
                <w:i/>
                <w:sz w:val="20"/>
                <w:szCs w:val="20"/>
              </w:rPr>
            </w:pPr>
          </w:p>
        </w:tc>
      </w:tr>
    </w:tbl>
    <w:p w14:paraId="00000D5A" w14:textId="77777777" w:rsidR="00CA4C6D" w:rsidRPr="00C212DA" w:rsidRDefault="00CA4C6D">
      <w:pPr>
        <w:widowControl w:val="0"/>
        <w:pBdr>
          <w:top w:val="nil"/>
          <w:left w:val="nil"/>
          <w:bottom w:val="nil"/>
          <w:right w:val="nil"/>
          <w:between w:val="nil"/>
        </w:pBdr>
        <w:spacing w:after="0"/>
        <w:rPr>
          <w:rFonts w:ascii="Gill Sans MT" w:eastAsia="Gill Sans" w:hAnsi="Gill Sans MT" w:cs="Gill Sans"/>
          <w:i/>
          <w:sz w:val="20"/>
          <w:szCs w:val="20"/>
        </w:rPr>
      </w:pPr>
    </w:p>
    <w:tbl>
      <w:tblPr>
        <w:tblStyle w:val="af"/>
        <w:tblW w:w="9350" w:type="dxa"/>
        <w:tblBorders>
          <w:top w:val="nil"/>
          <w:left w:val="nil"/>
          <w:bottom w:val="nil"/>
          <w:right w:val="nil"/>
          <w:insideH w:val="nil"/>
          <w:insideV w:val="nil"/>
        </w:tblBorders>
        <w:tblLayout w:type="fixed"/>
        <w:tblLook w:val="0400" w:firstRow="0" w:lastRow="0" w:firstColumn="0" w:lastColumn="0" w:noHBand="0" w:noVBand="1"/>
      </w:tblPr>
      <w:tblGrid>
        <w:gridCol w:w="2065"/>
        <w:gridCol w:w="7285"/>
      </w:tblGrid>
      <w:tr w:rsidR="00CA4C6D" w:rsidRPr="00C212DA" w14:paraId="6A235429" w14:textId="77777777">
        <w:tc>
          <w:tcPr>
            <w:tcW w:w="2065" w:type="dxa"/>
          </w:tcPr>
          <w:p w14:paraId="00000D5B" w14:textId="77777777" w:rsidR="00CA4C6D" w:rsidRPr="00C212DA" w:rsidRDefault="00D650E5">
            <w:pPr>
              <w:spacing w:before="240"/>
              <w:rPr>
                <w:rFonts w:ascii="Gill Sans MT" w:eastAsia="Gill Sans" w:hAnsi="Gill Sans MT" w:cs="Gill Sans"/>
              </w:rPr>
            </w:pPr>
            <w:r w:rsidRPr="00C212DA">
              <w:rPr>
                <w:rFonts w:ascii="Gill Sans MT" w:eastAsia="Gill Sans" w:hAnsi="Gill Sans MT" w:cs="Gill Sans"/>
              </w:rPr>
              <w:t xml:space="preserve">Number of </w:t>
            </w:r>
            <w:proofErr w:type="gramStart"/>
            <w:r w:rsidRPr="00C212DA">
              <w:rPr>
                <w:rFonts w:ascii="Gill Sans MT" w:eastAsia="Gill Sans" w:hAnsi="Gill Sans MT" w:cs="Gill Sans"/>
              </w:rPr>
              <w:t>segment</w:t>
            </w:r>
            <w:proofErr w:type="gramEnd"/>
            <w:r w:rsidRPr="00C212DA">
              <w:rPr>
                <w:rFonts w:ascii="Gill Sans MT" w:eastAsia="Gill Sans" w:hAnsi="Gill Sans MT" w:cs="Gill Sans"/>
              </w:rPr>
              <w:t xml:space="preserve">:  </w:t>
            </w:r>
          </w:p>
        </w:tc>
        <w:tc>
          <w:tcPr>
            <w:tcW w:w="7285" w:type="dxa"/>
            <w:vAlign w:val="center"/>
          </w:tcPr>
          <w:p w14:paraId="00000D5C" w14:textId="77777777" w:rsidR="00CA4C6D" w:rsidRPr="00C212DA" w:rsidRDefault="00CA4C6D">
            <w:pPr>
              <w:spacing w:before="120"/>
              <w:rPr>
                <w:rFonts w:ascii="Gill Sans MT" w:eastAsia="Gill Sans" w:hAnsi="Gill Sans MT" w:cs="Gill Sans"/>
              </w:rPr>
            </w:pPr>
          </w:p>
        </w:tc>
      </w:tr>
    </w:tbl>
    <w:p w14:paraId="00000D5D" w14:textId="77777777" w:rsidR="00CA4C6D" w:rsidRPr="00C212DA" w:rsidRDefault="00CA4C6D">
      <w:pPr>
        <w:pBdr>
          <w:top w:val="nil"/>
          <w:left w:val="nil"/>
          <w:bottom w:val="nil"/>
          <w:right w:val="nil"/>
          <w:between w:val="nil"/>
        </w:pBdr>
        <w:rPr>
          <w:rFonts w:ascii="Gill Sans MT" w:eastAsia="Gill Sans" w:hAnsi="Gill Sans MT" w:cs="Gill Sans"/>
          <w:color w:val="000000"/>
        </w:rPr>
      </w:pPr>
    </w:p>
    <w:tbl>
      <w:tblPr>
        <w:tblStyle w:val="af0"/>
        <w:tblW w:w="90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48"/>
        <w:gridCol w:w="2480"/>
        <w:gridCol w:w="1417"/>
        <w:gridCol w:w="2673"/>
      </w:tblGrid>
      <w:tr w:rsidR="00CA4C6D" w:rsidRPr="00C212DA" w14:paraId="6860A92B" w14:textId="77777777">
        <w:tc>
          <w:tcPr>
            <w:tcW w:w="2448" w:type="dxa"/>
            <w:shd w:val="clear" w:color="auto" w:fill="387990"/>
            <w:vAlign w:val="center"/>
          </w:tcPr>
          <w:p w14:paraId="00000D5E" w14:textId="77777777" w:rsidR="00CA4C6D" w:rsidRPr="00C212DA" w:rsidRDefault="00D650E5">
            <w:pPr>
              <w:jc w:val="center"/>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Segment number</w:t>
            </w:r>
          </w:p>
        </w:tc>
        <w:tc>
          <w:tcPr>
            <w:tcW w:w="2480" w:type="dxa"/>
            <w:shd w:val="clear" w:color="auto" w:fill="387990"/>
            <w:vAlign w:val="center"/>
          </w:tcPr>
          <w:p w14:paraId="00000D5F" w14:textId="77777777" w:rsidR="00CA4C6D" w:rsidRPr="00C212DA" w:rsidRDefault="00D650E5">
            <w:pPr>
              <w:jc w:val="center"/>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Number of households</w:t>
            </w:r>
          </w:p>
        </w:tc>
        <w:tc>
          <w:tcPr>
            <w:tcW w:w="1417" w:type="dxa"/>
            <w:shd w:val="clear" w:color="auto" w:fill="387990"/>
            <w:vAlign w:val="center"/>
          </w:tcPr>
          <w:p w14:paraId="00000D60" w14:textId="77777777" w:rsidR="00CA4C6D" w:rsidRPr="00C212DA" w:rsidRDefault="00D650E5">
            <w:pPr>
              <w:jc w:val="center"/>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Percent</w:t>
            </w:r>
          </w:p>
        </w:tc>
        <w:tc>
          <w:tcPr>
            <w:tcW w:w="2673" w:type="dxa"/>
            <w:shd w:val="clear" w:color="auto" w:fill="387990"/>
            <w:vAlign w:val="center"/>
          </w:tcPr>
          <w:p w14:paraId="00000D61" w14:textId="77777777" w:rsidR="00CA4C6D" w:rsidRPr="00C212DA" w:rsidRDefault="00D650E5">
            <w:pPr>
              <w:jc w:val="center"/>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Cumulative percent</w:t>
            </w:r>
          </w:p>
        </w:tc>
      </w:tr>
      <w:tr w:rsidR="00CA4C6D" w:rsidRPr="00C212DA" w14:paraId="5F46D59F" w14:textId="77777777">
        <w:tc>
          <w:tcPr>
            <w:tcW w:w="2448" w:type="dxa"/>
            <w:vAlign w:val="center"/>
          </w:tcPr>
          <w:p w14:paraId="00000D62"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1</w:t>
            </w:r>
          </w:p>
        </w:tc>
        <w:tc>
          <w:tcPr>
            <w:tcW w:w="2480" w:type="dxa"/>
            <w:vAlign w:val="center"/>
          </w:tcPr>
          <w:p w14:paraId="00000D63" w14:textId="77777777" w:rsidR="00CA4C6D" w:rsidRPr="00C212DA" w:rsidRDefault="00D650E5">
            <w:pPr>
              <w:jc w:val="center"/>
              <w:rPr>
                <w:rFonts w:ascii="Gill Sans MT" w:eastAsia="Dancing Script" w:hAnsi="Gill Sans MT" w:cs="Dancing Script"/>
                <w:sz w:val="20"/>
                <w:szCs w:val="20"/>
              </w:rPr>
            </w:pPr>
            <w:r w:rsidRPr="00C212DA">
              <w:rPr>
                <w:rFonts w:ascii="Gill Sans MT" w:eastAsia="Dancing Script" w:hAnsi="Gill Sans MT" w:cs="Dancing Script"/>
                <w:sz w:val="20"/>
                <w:szCs w:val="20"/>
              </w:rPr>
              <w:t>220</w:t>
            </w:r>
          </w:p>
        </w:tc>
        <w:tc>
          <w:tcPr>
            <w:tcW w:w="1417" w:type="dxa"/>
            <w:vAlign w:val="center"/>
          </w:tcPr>
          <w:p w14:paraId="00000D64" w14:textId="77777777" w:rsidR="00CA4C6D" w:rsidRPr="00C212DA" w:rsidRDefault="00D650E5">
            <w:pPr>
              <w:jc w:val="center"/>
              <w:rPr>
                <w:rFonts w:ascii="Gill Sans MT" w:eastAsia="Dancing Script" w:hAnsi="Gill Sans MT" w:cs="Dancing Script"/>
                <w:sz w:val="20"/>
                <w:szCs w:val="20"/>
              </w:rPr>
            </w:pPr>
            <w:r w:rsidRPr="00C212DA">
              <w:rPr>
                <w:rFonts w:ascii="Gill Sans MT" w:eastAsia="Dancing Script" w:hAnsi="Gill Sans MT" w:cs="Dancing Script"/>
                <w:sz w:val="20"/>
                <w:szCs w:val="20"/>
              </w:rPr>
              <w:t>35%</w:t>
            </w:r>
          </w:p>
        </w:tc>
        <w:tc>
          <w:tcPr>
            <w:tcW w:w="2673" w:type="dxa"/>
            <w:vAlign w:val="center"/>
          </w:tcPr>
          <w:p w14:paraId="00000D65" w14:textId="77777777" w:rsidR="00CA4C6D" w:rsidRPr="00C212DA" w:rsidRDefault="00D650E5">
            <w:pPr>
              <w:jc w:val="center"/>
              <w:rPr>
                <w:rFonts w:ascii="Gill Sans MT" w:eastAsia="Dancing Script" w:hAnsi="Gill Sans MT" w:cs="Dancing Script"/>
                <w:sz w:val="20"/>
                <w:szCs w:val="20"/>
              </w:rPr>
            </w:pPr>
            <w:r w:rsidRPr="00C212DA">
              <w:rPr>
                <w:rFonts w:ascii="Gill Sans MT" w:eastAsia="Dancing Script" w:hAnsi="Gill Sans MT" w:cs="Dancing Script"/>
                <w:sz w:val="20"/>
                <w:szCs w:val="20"/>
              </w:rPr>
              <w:t>35%</w:t>
            </w:r>
          </w:p>
        </w:tc>
      </w:tr>
      <w:tr w:rsidR="00CA4C6D" w:rsidRPr="00C212DA" w14:paraId="3B7E3065" w14:textId="77777777">
        <w:tc>
          <w:tcPr>
            <w:tcW w:w="2448" w:type="dxa"/>
            <w:vAlign w:val="center"/>
          </w:tcPr>
          <w:p w14:paraId="00000D66"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2</w:t>
            </w:r>
          </w:p>
        </w:tc>
        <w:tc>
          <w:tcPr>
            <w:tcW w:w="2480" w:type="dxa"/>
            <w:vAlign w:val="center"/>
          </w:tcPr>
          <w:p w14:paraId="00000D67" w14:textId="77777777" w:rsidR="00CA4C6D" w:rsidRPr="00C212DA" w:rsidRDefault="00D650E5">
            <w:pPr>
              <w:jc w:val="center"/>
              <w:rPr>
                <w:rFonts w:ascii="Gill Sans MT" w:eastAsia="Dancing Script" w:hAnsi="Gill Sans MT" w:cs="Dancing Script"/>
                <w:sz w:val="20"/>
                <w:szCs w:val="20"/>
              </w:rPr>
            </w:pPr>
            <w:r w:rsidRPr="00C212DA">
              <w:rPr>
                <w:rFonts w:ascii="Gill Sans MT" w:eastAsia="Dancing Script" w:hAnsi="Gill Sans MT" w:cs="Dancing Script"/>
                <w:sz w:val="20"/>
                <w:szCs w:val="20"/>
              </w:rPr>
              <w:t>190</w:t>
            </w:r>
          </w:p>
        </w:tc>
        <w:tc>
          <w:tcPr>
            <w:tcW w:w="1417" w:type="dxa"/>
            <w:vAlign w:val="center"/>
          </w:tcPr>
          <w:p w14:paraId="00000D68" w14:textId="77777777" w:rsidR="00CA4C6D" w:rsidRPr="00C212DA" w:rsidRDefault="00D650E5">
            <w:pPr>
              <w:jc w:val="center"/>
              <w:rPr>
                <w:rFonts w:ascii="Gill Sans MT" w:eastAsia="Dancing Script" w:hAnsi="Gill Sans MT" w:cs="Dancing Script"/>
                <w:sz w:val="20"/>
                <w:szCs w:val="20"/>
              </w:rPr>
            </w:pPr>
            <w:r w:rsidRPr="00C212DA">
              <w:rPr>
                <w:rFonts w:ascii="Gill Sans MT" w:eastAsia="Dancing Script" w:hAnsi="Gill Sans MT" w:cs="Dancing Script"/>
                <w:sz w:val="20"/>
                <w:szCs w:val="20"/>
              </w:rPr>
              <w:t>31%</w:t>
            </w:r>
          </w:p>
        </w:tc>
        <w:tc>
          <w:tcPr>
            <w:tcW w:w="2673" w:type="dxa"/>
            <w:vAlign w:val="center"/>
          </w:tcPr>
          <w:p w14:paraId="00000D69" w14:textId="77777777" w:rsidR="00CA4C6D" w:rsidRPr="00C212DA" w:rsidRDefault="00D650E5">
            <w:pPr>
              <w:jc w:val="center"/>
              <w:rPr>
                <w:rFonts w:ascii="Gill Sans MT" w:eastAsia="Dancing Script" w:hAnsi="Gill Sans MT" w:cs="Dancing Script"/>
                <w:sz w:val="20"/>
                <w:szCs w:val="20"/>
              </w:rPr>
            </w:pPr>
            <w:r w:rsidRPr="00C212DA">
              <w:rPr>
                <w:rFonts w:ascii="Gill Sans MT" w:eastAsia="Dancing Script" w:hAnsi="Gill Sans MT" w:cs="Dancing Script"/>
                <w:sz w:val="20"/>
                <w:szCs w:val="20"/>
              </w:rPr>
              <w:t>66%</w:t>
            </w:r>
          </w:p>
        </w:tc>
      </w:tr>
      <w:tr w:rsidR="00CA4C6D" w:rsidRPr="00C212DA" w14:paraId="7313614A" w14:textId="77777777">
        <w:tc>
          <w:tcPr>
            <w:tcW w:w="2448" w:type="dxa"/>
            <w:vAlign w:val="center"/>
          </w:tcPr>
          <w:p w14:paraId="00000D6A"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3</w:t>
            </w:r>
          </w:p>
        </w:tc>
        <w:tc>
          <w:tcPr>
            <w:tcW w:w="2480" w:type="dxa"/>
            <w:vAlign w:val="center"/>
          </w:tcPr>
          <w:p w14:paraId="00000D6B" w14:textId="77777777" w:rsidR="00CA4C6D" w:rsidRPr="00C212DA" w:rsidRDefault="00D650E5">
            <w:pPr>
              <w:jc w:val="center"/>
              <w:rPr>
                <w:rFonts w:ascii="Gill Sans MT" w:eastAsia="Dancing Script" w:hAnsi="Gill Sans MT" w:cs="Dancing Script"/>
                <w:sz w:val="20"/>
                <w:szCs w:val="20"/>
              </w:rPr>
            </w:pPr>
            <w:r w:rsidRPr="00C212DA">
              <w:rPr>
                <w:rFonts w:ascii="Gill Sans MT" w:eastAsia="Dancing Script" w:hAnsi="Gill Sans MT" w:cs="Dancing Script"/>
                <w:sz w:val="20"/>
                <w:szCs w:val="20"/>
              </w:rPr>
              <w:t>210</w:t>
            </w:r>
          </w:p>
        </w:tc>
        <w:tc>
          <w:tcPr>
            <w:tcW w:w="1417" w:type="dxa"/>
            <w:vAlign w:val="center"/>
          </w:tcPr>
          <w:p w14:paraId="00000D6C" w14:textId="77777777" w:rsidR="00CA4C6D" w:rsidRPr="00C212DA" w:rsidRDefault="00D650E5">
            <w:pPr>
              <w:jc w:val="center"/>
              <w:rPr>
                <w:rFonts w:ascii="Gill Sans MT" w:eastAsia="Dancing Script" w:hAnsi="Gill Sans MT" w:cs="Dancing Script"/>
                <w:sz w:val="20"/>
                <w:szCs w:val="20"/>
              </w:rPr>
            </w:pPr>
            <w:r w:rsidRPr="00C212DA">
              <w:rPr>
                <w:rFonts w:ascii="Gill Sans MT" w:eastAsia="Dancing Script" w:hAnsi="Gill Sans MT" w:cs="Dancing Script"/>
                <w:sz w:val="20"/>
                <w:szCs w:val="20"/>
              </w:rPr>
              <w:t>34%</w:t>
            </w:r>
          </w:p>
        </w:tc>
        <w:tc>
          <w:tcPr>
            <w:tcW w:w="2673" w:type="dxa"/>
            <w:vAlign w:val="center"/>
          </w:tcPr>
          <w:p w14:paraId="00000D6D" w14:textId="77777777" w:rsidR="00CA4C6D" w:rsidRPr="00C212DA" w:rsidRDefault="00D650E5">
            <w:pPr>
              <w:jc w:val="center"/>
              <w:rPr>
                <w:rFonts w:ascii="Gill Sans MT" w:eastAsia="Dancing Script" w:hAnsi="Gill Sans MT" w:cs="Dancing Script"/>
                <w:sz w:val="20"/>
                <w:szCs w:val="20"/>
              </w:rPr>
            </w:pPr>
            <w:r w:rsidRPr="00C212DA">
              <w:rPr>
                <w:rFonts w:ascii="Gill Sans MT" w:eastAsia="Dancing Script" w:hAnsi="Gill Sans MT" w:cs="Dancing Script"/>
                <w:sz w:val="20"/>
                <w:szCs w:val="20"/>
              </w:rPr>
              <w:t>100%</w:t>
            </w:r>
          </w:p>
        </w:tc>
      </w:tr>
      <w:tr w:rsidR="00CA4C6D" w:rsidRPr="00C212DA" w14:paraId="4988427A" w14:textId="77777777">
        <w:tc>
          <w:tcPr>
            <w:tcW w:w="2448" w:type="dxa"/>
            <w:vAlign w:val="center"/>
          </w:tcPr>
          <w:p w14:paraId="00000D6E"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4</w:t>
            </w:r>
          </w:p>
        </w:tc>
        <w:tc>
          <w:tcPr>
            <w:tcW w:w="2480" w:type="dxa"/>
            <w:vAlign w:val="center"/>
          </w:tcPr>
          <w:p w14:paraId="00000D6F" w14:textId="77777777" w:rsidR="00CA4C6D" w:rsidRPr="00C212DA" w:rsidRDefault="00CA4C6D">
            <w:pPr>
              <w:jc w:val="center"/>
              <w:rPr>
                <w:rFonts w:ascii="Gill Sans MT" w:eastAsia="Gill Sans" w:hAnsi="Gill Sans MT" w:cs="Gill Sans"/>
                <w:sz w:val="20"/>
                <w:szCs w:val="20"/>
              </w:rPr>
            </w:pPr>
          </w:p>
        </w:tc>
        <w:tc>
          <w:tcPr>
            <w:tcW w:w="1417" w:type="dxa"/>
            <w:vAlign w:val="center"/>
          </w:tcPr>
          <w:p w14:paraId="00000D70" w14:textId="77777777" w:rsidR="00CA4C6D" w:rsidRPr="00C212DA" w:rsidRDefault="00CA4C6D">
            <w:pPr>
              <w:jc w:val="center"/>
              <w:rPr>
                <w:rFonts w:ascii="Gill Sans MT" w:eastAsia="Gill Sans" w:hAnsi="Gill Sans MT" w:cs="Gill Sans"/>
                <w:sz w:val="20"/>
                <w:szCs w:val="20"/>
              </w:rPr>
            </w:pPr>
          </w:p>
        </w:tc>
        <w:tc>
          <w:tcPr>
            <w:tcW w:w="2673" w:type="dxa"/>
            <w:vAlign w:val="center"/>
          </w:tcPr>
          <w:p w14:paraId="00000D71" w14:textId="77777777" w:rsidR="00CA4C6D" w:rsidRPr="00C212DA" w:rsidRDefault="00CA4C6D">
            <w:pPr>
              <w:jc w:val="center"/>
              <w:rPr>
                <w:rFonts w:ascii="Gill Sans MT" w:eastAsia="Gill Sans" w:hAnsi="Gill Sans MT" w:cs="Gill Sans"/>
                <w:sz w:val="20"/>
                <w:szCs w:val="20"/>
              </w:rPr>
            </w:pPr>
          </w:p>
        </w:tc>
      </w:tr>
    </w:tbl>
    <w:p w14:paraId="00000D72" w14:textId="77777777" w:rsidR="00CA4C6D" w:rsidRPr="00C212DA" w:rsidRDefault="00CA4C6D">
      <w:pPr>
        <w:rPr>
          <w:rFonts w:ascii="Gill Sans MT" w:eastAsia="Gill Sans" w:hAnsi="Gill Sans MT" w:cs="Gill Sans"/>
        </w:rPr>
      </w:pPr>
    </w:p>
    <w:p w14:paraId="00000D73" w14:textId="77777777" w:rsidR="00CA4C6D" w:rsidRPr="00C212DA" w:rsidRDefault="00D650E5">
      <w:pPr>
        <w:pBdr>
          <w:top w:val="nil"/>
          <w:left w:val="nil"/>
          <w:bottom w:val="nil"/>
          <w:right w:val="nil"/>
          <w:between w:val="nil"/>
        </w:pBdr>
        <w:ind w:left="720"/>
        <w:rPr>
          <w:rFonts w:ascii="Gill Sans MT" w:eastAsia="Gill Sans" w:hAnsi="Gill Sans MT" w:cs="Gill Sans"/>
          <w:color w:val="000000"/>
        </w:rPr>
      </w:pPr>
      <w:r w:rsidRPr="00C212DA">
        <w:rPr>
          <w:rFonts w:ascii="Gill Sans MT" w:eastAsia="Gill Sans" w:hAnsi="Gill Sans MT" w:cs="Gill Sans"/>
          <w:color w:val="000000"/>
        </w:rPr>
        <w:t xml:space="preserve">Random number: </w:t>
      </w:r>
      <w:r w:rsidRPr="00C212DA">
        <w:rPr>
          <w:rFonts w:ascii="Gill Sans MT" w:eastAsia="Dancing Script" w:hAnsi="Gill Sans MT" w:cs="Dancing Script"/>
          <w:color w:val="000000"/>
        </w:rPr>
        <w:t>067</w:t>
      </w:r>
    </w:p>
    <w:p w14:paraId="00000D74" w14:textId="77777777" w:rsidR="00CA4C6D" w:rsidRPr="00C212DA" w:rsidRDefault="00D650E5">
      <w:pPr>
        <w:pBdr>
          <w:top w:val="nil"/>
          <w:left w:val="nil"/>
          <w:bottom w:val="nil"/>
          <w:right w:val="nil"/>
          <w:between w:val="nil"/>
        </w:pBdr>
        <w:ind w:left="720"/>
        <w:rPr>
          <w:rFonts w:ascii="Gill Sans MT" w:eastAsia="Gill Sans" w:hAnsi="Gill Sans MT" w:cs="Gill Sans"/>
          <w:color w:val="000000"/>
        </w:rPr>
      </w:pPr>
      <w:r w:rsidRPr="00C212DA">
        <w:rPr>
          <w:rFonts w:ascii="Gill Sans MT" w:eastAsia="Gill Sans" w:hAnsi="Gill Sans MT" w:cs="Gill Sans"/>
          <w:color w:val="000000"/>
        </w:rPr>
        <w:t xml:space="preserve">Segment selected: </w:t>
      </w:r>
      <w:r w:rsidRPr="00C212DA">
        <w:rPr>
          <w:rFonts w:ascii="Gill Sans MT" w:eastAsia="Dancing Script" w:hAnsi="Gill Sans MT" w:cs="Dancing Script"/>
          <w:color w:val="000000"/>
        </w:rPr>
        <w:t>03</w:t>
      </w:r>
    </w:p>
    <w:p w14:paraId="00000D75" w14:textId="77777777" w:rsidR="00CA4C6D" w:rsidRPr="00C212DA" w:rsidRDefault="00CA4C6D">
      <w:pPr>
        <w:rPr>
          <w:rFonts w:ascii="Gill Sans MT" w:hAnsi="Gill Sans MT"/>
        </w:rPr>
      </w:pPr>
    </w:p>
    <w:p w14:paraId="00000D76" w14:textId="77777777" w:rsidR="00CA4C6D" w:rsidRPr="00C212DA" w:rsidRDefault="00D650E5">
      <w:pPr>
        <w:rPr>
          <w:rFonts w:ascii="Gill Sans MT" w:eastAsia="Gill Sans" w:hAnsi="Gill Sans MT" w:cs="Gill Sans"/>
          <w:sz w:val="24"/>
          <w:szCs w:val="24"/>
        </w:rPr>
        <w:sectPr w:rsidR="00CA4C6D" w:rsidRPr="00C212DA">
          <w:pgSz w:w="12240" w:h="15840"/>
          <w:pgMar w:top="1440" w:right="1440" w:bottom="1440" w:left="1440" w:header="720" w:footer="720" w:gutter="0"/>
          <w:cols w:space="720"/>
        </w:sectPr>
      </w:pPr>
      <w:r w:rsidRPr="00C212DA">
        <w:rPr>
          <w:rFonts w:ascii="Gill Sans MT" w:hAnsi="Gill Sans MT"/>
        </w:rPr>
        <w:br w:type="page"/>
      </w:r>
    </w:p>
    <w:p w14:paraId="00000D77" w14:textId="77777777" w:rsidR="00CA4C6D" w:rsidRPr="00C212DA" w:rsidRDefault="00D650E5">
      <w:pPr>
        <w:pStyle w:val="Heading1"/>
        <w:sectPr w:rsidR="00CA4C6D" w:rsidRPr="00C212DA">
          <w:pgSz w:w="12240" w:h="15840"/>
          <w:pgMar w:top="1440" w:right="1440" w:bottom="1440" w:left="1440" w:header="720" w:footer="720" w:gutter="0"/>
          <w:cols w:space="720"/>
          <w:titlePg/>
        </w:sectPr>
      </w:pPr>
      <w:bookmarkStart w:id="92" w:name="_Toc69803337"/>
      <w:bookmarkStart w:id="93" w:name="_Toc70638349"/>
      <w:bookmarkStart w:id="94" w:name="_Toc71619718"/>
      <w:r w:rsidRPr="00C212DA">
        <w:t>Appendix B: Blank listing forms</w:t>
      </w:r>
      <w:bookmarkEnd w:id="92"/>
      <w:bookmarkEnd w:id="93"/>
      <w:bookmarkEnd w:id="94"/>
    </w:p>
    <w:p w14:paraId="00000D78" w14:textId="77777777" w:rsidR="00CA4C6D" w:rsidRPr="00C212DA" w:rsidRDefault="00D650E5">
      <w:pPr>
        <w:pStyle w:val="Heading2"/>
        <w:ind w:firstLine="720"/>
      </w:pPr>
      <w:bookmarkStart w:id="95" w:name="_Toc69803338"/>
      <w:bookmarkStart w:id="96" w:name="_Toc70638350"/>
      <w:bookmarkStart w:id="97" w:name="_Toc71619719"/>
      <w:r w:rsidRPr="00C212DA">
        <w:t>B.1</w:t>
      </w:r>
      <w:r w:rsidRPr="00C212DA">
        <w:tab/>
        <w:t>LIST/1 Listing Summary Form</w:t>
      </w:r>
      <w:bookmarkEnd w:id="95"/>
      <w:bookmarkEnd w:id="96"/>
      <w:bookmarkEnd w:id="97"/>
    </w:p>
    <w:p w14:paraId="00000D79" w14:textId="77777777" w:rsidR="00CA4C6D" w:rsidRPr="00C212DA" w:rsidRDefault="00D650E5">
      <w:pPr>
        <w:spacing w:after="240"/>
        <w:rPr>
          <w:rFonts w:ascii="Gill Sans MT" w:eastAsia="Gill Sans" w:hAnsi="Gill Sans MT" w:cs="Gill Sans"/>
          <w:b/>
          <w:sz w:val="24"/>
          <w:szCs w:val="24"/>
        </w:rPr>
      </w:pPr>
      <w:r w:rsidRPr="00C212DA">
        <w:rPr>
          <w:rFonts w:ascii="Gill Sans MT" w:eastAsia="Gill Sans" w:hAnsi="Gill Sans MT" w:cs="Gill Sans"/>
          <w:b/>
          <w:sz w:val="24"/>
          <w:szCs w:val="24"/>
        </w:rPr>
        <w:t xml:space="preserve">Listing Summary Form, Feed the Future </w:t>
      </w:r>
      <w:r w:rsidRPr="00C212DA">
        <w:rPr>
          <w:rFonts w:ascii="Gill Sans MT" w:eastAsia="Gill Sans" w:hAnsi="Gill Sans MT" w:cs="Gill Sans"/>
          <w:b/>
          <w:sz w:val="24"/>
          <w:szCs w:val="24"/>
          <w:highlight w:val="yellow"/>
        </w:rPr>
        <w:t>[COUNTRY]</w:t>
      </w:r>
      <w:r w:rsidRPr="00C212DA">
        <w:rPr>
          <w:rFonts w:ascii="Gill Sans MT" w:eastAsia="Gill Sans" w:hAnsi="Gill Sans MT" w:cs="Gill Sans"/>
          <w:b/>
          <w:sz w:val="24"/>
          <w:szCs w:val="24"/>
        </w:rPr>
        <w:t xml:space="preserve"> Zone of Influence Midline </w:t>
      </w:r>
      <w:proofErr w:type="gramStart"/>
      <w:r w:rsidRPr="00C212DA">
        <w:rPr>
          <w:rFonts w:ascii="Gill Sans MT" w:eastAsia="Gill Sans" w:hAnsi="Gill Sans MT" w:cs="Gill Sans"/>
          <w:b/>
          <w:sz w:val="24"/>
          <w:szCs w:val="24"/>
        </w:rPr>
        <w:t xml:space="preserve">Survey </w:t>
      </w:r>
      <w:r w:rsidRPr="00C212DA">
        <w:rPr>
          <w:rFonts w:ascii="Gill Sans MT" w:eastAsia="Gill Sans" w:hAnsi="Gill Sans MT" w:cs="Gill Sans"/>
          <w:b/>
          <w:sz w:val="24"/>
          <w:szCs w:val="24"/>
          <w:highlight w:val="yellow"/>
        </w:rPr>
        <w:t>,</w:t>
      </w:r>
      <w:proofErr w:type="gramEnd"/>
      <w:r w:rsidRPr="00C212DA">
        <w:rPr>
          <w:rFonts w:ascii="Gill Sans MT" w:eastAsia="Gill Sans" w:hAnsi="Gill Sans MT" w:cs="Gill Sans"/>
          <w:b/>
          <w:sz w:val="24"/>
          <w:szCs w:val="24"/>
          <w:highlight w:val="yellow"/>
        </w:rPr>
        <w:t xml:space="preserve"> [YEAR(S)</w:t>
      </w:r>
      <w:r w:rsidRPr="00C212DA">
        <w:rPr>
          <w:rFonts w:ascii="Gill Sans MT" w:eastAsia="Gill Sans" w:hAnsi="Gill Sans MT" w:cs="Gill Sans"/>
          <w:b/>
          <w:sz w:val="24"/>
          <w:szCs w:val="24"/>
        </w:rPr>
        <w:t>]</w:t>
      </w:r>
    </w:p>
    <w:p w14:paraId="00000D7A" w14:textId="77777777" w:rsidR="00CA4C6D" w:rsidRPr="00C212DA" w:rsidRDefault="00D650E5">
      <w:pPr>
        <w:keepNext/>
        <w:spacing w:after="120"/>
        <w:rPr>
          <w:rFonts w:ascii="Gill Sans MT" w:eastAsia="Gill Sans" w:hAnsi="Gill Sans MT" w:cs="Gill Sans"/>
        </w:rPr>
      </w:pPr>
      <w:r w:rsidRPr="00C212DA">
        <w:rPr>
          <w:rFonts w:ascii="Gill Sans MT" w:eastAsia="Gill Sans" w:hAnsi="Gill Sans MT" w:cs="Gill Sans"/>
        </w:rPr>
        <w:t>Listing Coordinator: ______________________</w:t>
      </w:r>
      <w:r w:rsidRPr="00C212DA">
        <w:rPr>
          <w:rFonts w:ascii="Gill Sans MT" w:eastAsia="Gill Sans" w:hAnsi="Gill Sans MT" w:cs="Gill Sans"/>
        </w:rPr>
        <w:tab/>
      </w:r>
      <w:r w:rsidRPr="00C212DA">
        <w:rPr>
          <w:rFonts w:ascii="Gill Sans MT" w:eastAsia="Gill Sans" w:hAnsi="Gill Sans MT" w:cs="Gill Sans"/>
        </w:rPr>
        <w:tab/>
      </w:r>
      <w:r w:rsidRPr="00C212DA">
        <w:rPr>
          <w:rFonts w:ascii="Gill Sans MT" w:eastAsia="Gill Sans" w:hAnsi="Gill Sans MT" w:cs="Gill Sans"/>
        </w:rPr>
        <w:tab/>
      </w:r>
      <w:r w:rsidRPr="00C212DA">
        <w:rPr>
          <w:rFonts w:ascii="Gill Sans MT" w:eastAsia="Gill Sans" w:hAnsi="Gill Sans MT" w:cs="Gill Sans"/>
        </w:rPr>
        <w:tab/>
      </w:r>
      <w:r w:rsidRPr="00C212DA">
        <w:rPr>
          <w:rFonts w:ascii="Gill Sans MT" w:eastAsia="Gill Sans" w:hAnsi="Gill Sans MT" w:cs="Gill Sans"/>
        </w:rPr>
        <w:tab/>
      </w:r>
      <w:r w:rsidRPr="00C212DA">
        <w:rPr>
          <w:rFonts w:ascii="Gill Sans MT" w:eastAsia="Gill Sans" w:hAnsi="Gill Sans MT" w:cs="Gill Sans"/>
        </w:rPr>
        <w:tab/>
        <w:t>Page _____ of ______</w:t>
      </w:r>
    </w:p>
    <w:tbl>
      <w:tblPr>
        <w:tblStyle w:val="af1"/>
        <w:tblW w:w="129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76"/>
        <w:gridCol w:w="1367"/>
        <w:gridCol w:w="1367"/>
        <w:gridCol w:w="1197"/>
        <w:gridCol w:w="1706"/>
        <w:gridCol w:w="1452"/>
        <w:gridCol w:w="4085"/>
      </w:tblGrid>
      <w:tr w:rsidR="00CA4C6D" w:rsidRPr="00C212DA" w14:paraId="0B6B200F" w14:textId="77777777">
        <w:tc>
          <w:tcPr>
            <w:tcW w:w="1776" w:type="dxa"/>
            <w:shd w:val="clear" w:color="auto" w:fill="387990"/>
            <w:vAlign w:val="bottom"/>
          </w:tcPr>
          <w:p w14:paraId="00000D7B" w14:textId="77777777" w:rsidR="00CA4C6D" w:rsidRPr="00C212DA" w:rsidRDefault="00D650E5">
            <w:pPr>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Cluster</w:t>
            </w:r>
          </w:p>
          <w:p w14:paraId="00000D7C" w14:textId="77777777" w:rsidR="00CA4C6D" w:rsidRPr="00C212DA" w:rsidRDefault="00D650E5">
            <w:pPr>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Name</w:t>
            </w:r>
          </w:p>
        </w:tc>
        <w:tc>
          <w:tcPr>
            <w:tcW w:w="1367" w:type="dxa"/>
            <w:shd w:val="clear" w:color="auto" w:fill="387990"/>
          </w:tcPr>
          <w:p w14:paraId="00000D7D" w14:textId="77777777" w:rsidR="00CA4C6D" w:rsidRPr="00C212DA" w:rsidRDefault="00D650E5">
            <w:pPr>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Cluster Number</w:t>
            </w:r>
          </w:p>
        </w:tc>
        <w:tc>
          <w:tcPr>
            <w:tcW w:w="1367" w:type="dxa"/>
            <w:shd w:val="clear" w:color="auto" w:fill="387990"/>
            <w:vAlign w:val="bottom"/>
          </w:tcPr>
          <w:p w14:paraId="00000D7E" w14:textId="77777777" w:rsidR="00CA4C6D" w:rsidRPr="00C212DA" w:rsidRDefault="00D650E5">
            <w:pPr>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Start Date</w:t>
            </w:r>
          </w:p>
        </w:tc>
        <w:tc>
          <w:tcPr>
            <w:tcW w:w="1197" w:type="dxa"/>
            <w:shd w:val="clear" w:color="auto" w:fill="387990"/>
            <w:vAlign w:val="bottom"/>
          </w:tcPr>
          <w:p w14:paraId="00000D7F" w14:textId="77777777" w:rsidR="00CA4C6D" w:rsidRPr="00C212DA" w:rsidRDefault="00D650E5">
            <w:pPr>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End Date</w:t>
            </w:r>
          </w:p>
        </w:tc>
        <w:tc>
          <w:tcPr>
            <w:tcW w:w="1706" w:type="dxa"/>
            <w:shd w:val="clear" w:color="auto" w:fill="387990"/>
            <w:vAlign w:val="bottom"/>
          </w:tcPr>
          <w:p w14:paraId="00000D80" w14:textId="77777777" w:rsidR="00CA4C6D" w:rsidRPr="00C212DA" w:rsidRDefault="00D650E5">
            <w:pPr>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Number of Dwelling Units</w:t>
            </w:r>
          </w:p>
        </w:tc>
        <w:tc>
          <w:tcPr>
            <w:tcW w:w="1452" w:type="dxa"/>
            <w:shd w:val="clear" w:color="auto" w:fill="387990"/>
            <w:vAlign w:val="bottom"/>
          </w:tcPr>
          <w:p w14:paraId="00000D81" w14:textId="77777777" w:rsidR="00CA4C6D" w:rsidRPr="00C212DA" w:rsidRDefault="00D650E5">
            <w:pPr>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Number of Households</w:t>
            </w:r>
          </w:p>
        </w:tc>
        <w:tc>
          <w:tcPr>
            <w:tcW w:w="4085" w:type="dxa"/>
            <w:shd w:val="clear" w:color="auto" w:fill="387990"/>
            <w:vAlign w:val="bottom"/>
          </w:tcPr>
          <w:p w14:paraId="00000D82" w14:textId="77777777" w:rsidR="00CA4C6D" w:rsidRPr="00C212DA" w:rsidRDefault="00D650E5">
            <w:pPr>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Comments</w:t>
            </w:r>
          </w:p>
        </w:tc>
      </w:tr>
      <w:tr w:rsidR="00CA4C6D" w:rsidRPr="00C212DA" w14:paraId="27B99BD8" w14:textId="77777777">
        <w:trPr>
          <w:trHeight w:val="432"/>
        </w:trPr>
        <w:tc>
          <w:tcPr>
            <w:tcW w:w="1776" w:type="dxa"/>
          </w:tcPr>
          <w:p w14:paraId="00000D83" w14:textId="77777777" w:rsidR="00CA4C6D" w:rsidRPr="00C212DA" w:rsidRDefault="00CA4C6D">
            <w:pPr>
              <w:rPr>
                <w:rFonts w:ascii="Gill Sans MT" w:eastAsia="Gill Sans" w:hAnsi="Gill Sans MT" w:cs="Gill Sans"/>
              </w:rPr>
            </w:pPr>
          </w:p>
        </w:tc>
        <w:tc>
          <w:tcPr>
            <w:tcW w:w="1367" w:type="dxa"/>
          </w:tcPr>
          <w:p w14:paraId="00000D84" w14:textId="77777777" w:rsidR="00CA4C6D" w:rsidRPr="00C212DA" w:rsidRDefault="00CA4C6D">
            <w:pPr>
              <w:rPr>
                <w:rFonts w:ascii="Gill Sans MT" w:eastAsia="Gill Sans" w:hAnsi="Gill Sans MT" w:cs="Gill Sans"/>
              </w:rPr>
            </w:pPr>
          </w:p>
        </w:tc>
        <w:tc>
          <w:tcPr>
            <w:tcW w:w="1367" w:type="dxa"/>
          </w:tcPr>
          <w:p w14:paraId="00000D85" w14:textId="77777777" w:rsidR="00CA4C6D" w:rsidRPr="00C212DA" w:rsidRDefault="00CA4C6D">
            <w:pPr>
              <w:rPr>
                <w:rFonts w:ascii="Gill Sans MT" w:eastAsia="Gill Sans" w:hAnsi="Gill Sans MT" w:cs="Gill Sans"/>
              </w:rPr>
            </w:pPr>
          </w:p>
        </w:tc>
        <w:tc>
          <w:tcPr>
            <w:tcW w:w="1197" w:type="dxa"/>
          </w:tcPr>
          <w:p w14:paraId="00000D86" w14:textId="77777777" w:rsidR="00CA4C6D" w:rsidRPr="00C212DA" w:rsidRDefault="00CA4C6D">
            <w:pPr>
              <w:rPr>
                <w:rFonts w:ascii="Gill Sans MT" w:eastAsia="Gill Sans" w:hAnsi="Gill Sans MT" w:cs="Gill Sans"/>
              </w:rPr>
            </w:pPr>
          </w:p>
        </w:tc>
        <w:tc>
          <w:tcPr>
            <w:tcW w:w="1706" w:type="dxa"/>
          </w:tcPr>
          <w:p w14:paraId="00000D87" w14:textId="77777777" w:rsidR="00CA4C6D" w:rsidRPr="00C212DA" w:rsidRDefault="00CA4C6D">
            <w:pPr>
              <w:rPr>
                <w:rFonts w:ascii="Gill Sans MT" w:eastAsia="Gill Sans" w:hAnsi="Gill Sans MT" w:cs="Gill Sans"/>
              </w:rPr>
            </w:pPr>
          </w:p>
        </w:tc>
        <w:tc>
          <w:tcPr>
            <w:tcW w:w="1452" w:type="dxa"/>
          </w:tcPr>
          <w:p w14:paraId="00000D88" w14:textId="77777777" w:rsidR="00CA4C6D" w:rsidRPr="00C212DA" w:rsidRDefault="00CA4C6D">
            <w:pPr>
              <w:rPr>
                <w:rFonts w:ascii="Gill Sans MT" w:eastAsia="Gill Sans" w:hAnsi="Gill Sans MT" w:cs="Gill Sans"/>
              </w:rPr>
            </w:pPr>
          </w:p>
        </w:tc>
        <w:tc>
          <w:tcPr>
            <w:tcW w:w="4085" w:type="dxa"/>
          </w:tcPr>
          <w:p w14:paraId="00000D89" w14:textId="77777777" w:rsidR="00CA4C6D" w:rsidRPr="00C212DA" w:rsidRDefault="00CA4C6D">
            <w:pPr>
              <w:rPr>
                <w:rFonts w:ascii="Gill Sans MT" w:eastAsia="Gill Sans" w:hAnsi="Gill Sans MT" w:cs="Gill Sans"/>
              </w:rPr>
            </w:pPr>
          </w:p>
        </w:tc>
      </w:tr>
      <w:tr w:rsidR="00CA4C6D" w:rsidRPr="00C212DA" w14:paraId="169C7062" w14:textId="77777777">
        <w:trPr>
          <w:trHeight w:val="432"/>
        </w:trPr>
        <w:tc>
          <w:tcPr>
            <w:tcW w:w="1776" w:type="dxa"/>
          </w:tcPr>
          <w:p w14:paraId="00000D8A" w14:textId="77777777" w:rsidR="00CA4C6D" w:rsidRPr="00C212DA" w:rsidRDefault="00CA4C6D">
            <w:pPr>
              <w:rPr>
                <w:rFonts w:ascii="Gill Sans MT" w:eastAsia="Gill Sans" w:hAnsi="Gill Sans MT" w:cs="Gill Sans"/>
              </w:rPr>
            </w:pPr>
          </w:p>
        </w:tc>
        <w:tc>
          <w:tcPr>
            <w:tcW w:w="1367" w:type="dxa"/>
          </w:tcPr>
          <w:p w14:paraId="00000D8B" w14:textId="77777777" w:rsidR="00CA4C6D" w:rsidRPr="00C212DA" w:rsidRDefault="00CA4C6D">
            <w:pPr>
              <w:rPr>
                <w:rFonts w:ascii="Gill Sans MT" w:eastAsia="Gill Sans" w:hAnsi="Gill Sans MT" w:cs="Gill Sans"/>
              </w:rPr>
            </w:pPr>
          </w:p>
        </w:tc>
        <w:tc>
          <w:tcPr>
            <w:tcW w:w="1367" w:type="dxa"/>
          </w:tcPr>
          <w:p w14:paraId="00000D8C" w14:textId="77777777" w:rsidR="00CA4C6D" w:rsidRPr="00C212DA" w:rsidRDefault="00CA4C6D">
            <w:pPr>
              <w:rPr>
                <w:rFonts w:ascii="Gill Sans MT" w:eastAsia="Gill Sans" w:hAnsi="Gill Sans MT" w:cs="Gill Sans"/>
              </w:rPr>
            </w:pPr>
          </w:p>
        </w:tc>
        <w:tc>
          <w:tcPr>
            <w:tcW w:w="1197" w:type="dxa"/>
          </w:tcPr>
          <w:p w14:paraId="00000D8D" w14:textId="77777777" w:rsidR="00CA4C6D" w:rsidRPr="00C212DA" w:rsidRDefault="00CA4C6D">
            <w:pPr>
              <w:rPr>
                <w:rFonts w:ascii="Gill Sans MT" w:eastAsia="Gill Sans" w:hAnsi="Gill Sans MT" w:cs="Gill Sans"/>
              </w:rPr>
            </w:pPr>
          </w:p>
        </w:tc>
        <w:tc>
          <w:tcPr>
            <w:tcW w:w="1706" w:type="dxa"/>
          </w:tcPr>
          <w:p w14:paraId="00000D8E" w14:textId="77777777" w:rsidR="00CA4C6D" w:rsidRPr="00C212DA" w:rsidRDefault="00CA4C6D">
            <w:pPr>
              <w:rPr>
                <w:rFonts w:ascii="Gill Sans MT" w:eastAsia="Gill Sans" w:hAnsi="Gill Sans MT" w:cs="Gill Sans"/>
              </w:rPr>
            </w:pPr>
          </w:p>
        </w:tc>
        <w:tc>
          <w:tcPr>
            <w:tcW w:w="1452" w:type="dxa"/>
          </w:tcPr>
          <w:p w14:paraId="00000D8F" w14:textId="77777777" w:rsidR="00CA4C6D" w:rsidRPr="00C212DA" w:rsidRDefault="00CA4C6D">
            <w:pPr>
              <w:rPr>
                <w:rFonts w:ascii="Gill Sans MT" w:eastAsia="Gill Sans" w:hAnsi="Gill Sans MT" w:cs="Gill Sans"/>
              </w:rPr>
            </w:pPr>
          </w:p>
        </w:tc>
        <w:tc>
          <w:tcPr>
            <w:tcW w:w="4085" w:type="dxa"/>
          </w:tcPr>
          <w:p w14:paraId="00000D90" w14:textId="77777777" w:rsidR="00CA4C6D" w:rsidRPr="00C212DA" w:rsidRDefault="00CA4C6D">
            <w:pPr>
              <w:rPr>
                <w:rFonts w:ascii="Gill Sans MT" w:eastAsia="Gill Sans" w:hAnsi="Gill Sans MT" w:cs="Gill Sans"/>
              </w:rPr>
            </w:pPr>
          </w:p>
        </w:tc>
      </w:tr>
      <w:tr w:rsidR="00CA4C6D" w:rsidRPr="00C212DA" w14:paraId="0A901AF3" w14:textId="77777777">
        <w:trPr>
          <w:trHeight w:val="432"/>
        </w:trPr>
        <w:tc>
          <w:tcPr>
            <w:tcW w:w="1776" w:type="dxa"/>
          </w:tcPr>
          <w:p w14:paraId="00000D91" w14:textId="77777777" w:rsidR="00CA4C6D" w:rsidRPr="00C212DA" w:rsidRDefault="00CA4C6D">
            <w:pPr>
              <w:rPr>
                <w:rFonts w:ascii="Gill Sans MT" w:eastAsia="Gill Sans" w:hAnsi="Gill Sans MT" w:cs="Gill Sans"/>
              </w:rPr>
            </w:pPr>
          </w:p>
        </w:tc>
        <w:tc>
          <w:tcPr>
            <w:tcW w:w="1367" w:type="dxa"/>
          </w:tcPr>
          <w:p w14:paraId="00000D92" w14:textId="77777777" w:rsidR="00CA4C6D" w:rsidRPr="00C212DA" w:rsidRDefault="00CA4C6D">
            <w:pPr>
              <w:rPr>
                <w:rFonts w:ascii="Gill Sans MT" w:eastAsia="Gill Sans" w:hAnsi="Gill Sans MT" w:cs="Gill Sans"/>
              </w:rPr>
            </w:pPr>
          </w:p>
        </w:tc>
        <w:tc>
          <w:tcPr>
            <w:tcW w:w="1367" w:type="dxa"/>
          </w:tcPr>
          <w:p w14:paraId="00000D93" w14:textId="77777777" w:rsidR="00CA4C6D" w:rsidRPr="00C212DA" w:rsidRDefault="00CA4C6D">
            <w:pPr>
              <w:rPr>
                <w:rFonts w:ascii="Gill Sans MT" w:eastAsia="Gill Sans" w:hAnsi="Gill Sans MT" w:cs="Gill Sans"/>
              </w:rPr>
            </w:pPr>
          </w:p>
        </w:tc>
        <w:tc>
          <w:tcPr>
            <w:tcW w:w="1197" w:type="dxa"/>
          </w:tcPr>
          <w:p w14:paraId="00000D94" w14:textId="77777777" w:rsidR="00CA4C6D" w:rsidRPr="00C212DA" w:rsidRDefault="00CA4C6D">
            <w:pPr>
              <w:rPr>
                <w:rFonts w:ascii="Gill Sans MT" w:eastAsia="Gill Sans" w:hAnsi="Gill Sans MT" w:cs="Gill Sans"/>
              </w:rPr>
            </w:pPr>
          </w:p>
        </w:tc>
        <w:tc>
          <w:tcPr>
            <w:tcW w:w="1706" w:type="dxa"/>
          </w:tcPr>
          <w:p w14:paraId="00000D95" w14:textId="77777777" w:rsidR="00CA4C6D" w:rsidRPr="00C212DA" w:rsidRDefault="00CA4C6D">
            <w:pPr>
              <w:rPr>
                <w:rFonts w:ascii="Gill Sans MT" w:eastAsia="Gill Sans" w:hAnsi="Gill Sans MT" w:cs="Gill Sans"/>
              </w:rPr>
            </w:pPr>
          </w:p>
        </w:tc>
        <w:tc>
          <w:tcPr>
            <w:tcW w:w="1452" w:type="dxa"/>
          </w:tcPr>
          <w:p w14:paraId="00000D96" w14:textId="77777777" w:rsidR="00CA4C6D" w:rsidRPr="00C212DA" w:rsidRDefault="00CA4C6D">
            <w:pPr>
              <w:rPr>
                <w:rFonts w:ascii="Gill Sans MT" w:eastAsia="Gill Sans" w:hAnsi="Gill Sans MT" w:cs="Gill Sans"/>
              </w:rPr>
            </w:pPr>
          </w:p>
        </w:tc>
        <w:tc>
          <w:tcPr>
            <w:tcW w:w="4085" w:type="dxa"/>
          </w:tcPr>
          <w:p w14:paraId="00000D97" w14:textId="77777777" w:rsidR="00CA4C6D" w:rsidRPr="00C212DA" w:rsidRDefault="00CA4C6D">
            <w:pPr>
              <w:rPr>
                <w:rFonts w:ascii="Gill Sans MT" w:eastAsia="Gill Sans" w:hAnsi="Gill Sans MT" w:cs="Gill Sans"/>
              </w:rPr>
            </w:pPr>
          </w:p>
        </w:tc>
      </w:tr>
      <w:tr w:rsidR="00CA4C6D" w:rsidRPr="00C212DA" w14:paraId="55668A5B" w14:textId="77777777">
        <w:trPr>
          <w:trHeight w:val="432"/>
        </w:trPr>
        <w:tc>
          <w:tcPr>
            <w:tcW w:w="1776" w:type="dxa"/>
          </w:tcPr>
          <w:p w14:paraId="00000D98" w14:textId="77777777" w:rsidR="00CA4C6D" w:rsidRPr="00C212DA" w:rsidRDefault="00CA4C6D">
            <w:pPr>
              <w:rPr>
                <w:rFonts w:ascii="Gill Sans MT" w:eastAsia="Gill Sans" w:hAnsi="Gill Sans MT" w:cs="Gill Sans"/>
              </w:rPr>
            </w:pPr>
          </w:p>
        </w:tc>
        <w:tc>
          <w:tcPr>
            <w:tcW w:w="1367" w:type="dxa"/>
          </w:tcPr>
          <w:p w14:paraId="00000D99" w14:textId="77777777" w:rsidR="00CA4C6D" w:rsidRPr="00C212DA" w:rsidRDefault="00CA4C6D">
            <w:pPr>
              <w:rPr>
                <w:rFonts w:ascii="Gill Sans MT" w:eastAsia="Gill Sans" w:hAnsi="Gill Sans MT" w:cs="Gill Sans"/>
              </w:rPr>
            </w:pPr>
          </w:p>
        </w:tc>
        <w:tc>
          <w:tcPr>
            <w:tcW w:w="1367" w:type="dxa"/>
          </w:tcPr>
          <w:p w14:paraId="00000D9A" w14:textId="77777777" w:rsidR="00CA4C6D" w:rsidRPr="00C212DA" w:rsidRDefault="00CA4C6D">
            <w:pPr>
              <w:rPr>
                <w:rFonts w:ascii="Gill Sans MT" w:eastAsia="Gill Sans" w:hAnsi="Gill Sans MT" w:cs="Gill Sans"/>
              </w:rPr>
            </w:pPr>
          </w:p>
        </w:tc>
        <w:tc>
          <w:tcPr>
            <w:tcW w:w="1197" w:type="dxa"/>
          </w:tcPr>
          <w:p w14:paraId="00000D9B" w14:textId="77777777" w:rsidR="00CA4C6D" w:rsidRPr="00C212DA" w:rsidRDefault="00CA4C6D">
            <w:pPr>
              <w:rPr>
                <w:rFonts w:ascii="Gill Sans MT" w:eastAsia="Gill Sans" w:hAnsi="Gill Sans MT" w:cs="Gill Sans"/>
              </w:rPr>
            </w:pPr>
          </w:p>
        </w:tc>
        <w:tc>
          <w:tcPr>
            <w:tcW w:w="1706" w:type="dxa"/>
          </w:tcPr>
          <w:p w14:paraId="00000D9C" w14:textId="77777777" w:rsidR="00CA4C6D" w:rsidRPr="00C212DA" w:rsidRDefault="00CA4C6D">
            <w:pPr>
              <w:rPr>
                <w:rFonts w:ascii="Gill Sans MT" w:eastAsia="Gill Sans" w:hAnsi="Gill Sans MT" w:cs="Gill Sans"/>
              </w:rPr>
            </w:pPr>
          </w:p>
        </w:tc>
        <w:tc>
          <w:tcPr>
            <w:tcW w:w="1452" w:type="dxa"/>
          </w:tcPr>
          <w:p w14:paraId="00000D9D" w14:textId="77777777" w:rsidR="00CA4C6D" w:rsidRPr="00C212DA" w:rsidRDefault="00CA4C6D">
            <w:pPr>
              <w:rPr>
                <w:rFonts w:ascii="Gill Sans MT" w:eastAsia="Gill Sans" w:hAnsi="Gill Sans MT" w:cs="Gill Sans"/>
              </w:rPr>
            </w:pPr>
          </w:p>
        </w:tc>
        <w:tc>
          <w:tcPr>
            <w:tcW w:w="4085" w:type="dxa"/>
          </w:tcPr>
          <w:p w14:paraId="00000D9E" w14:textId="77777777" w:rsidR="00CA4C6D" w:rsidRPr="00C212DA" w:rsidRDefault="00CA4C6D">
            <w:pPr>
              <w:rPr>
                <w:rFonts w:ascii="Gill Sans MT" w:eastAsia="Gill Sans" w:hAnsi="Gill Sans MT" w:cs="Gill Sans"/>
              </w:rPr>
            </w:pPr>
          </w:p>
        </w:tc>
      </w:tr>
      <w:tr w:rsidR="00CA4C6D" w:rsidRPr="00C212DA" w14:paraId="59D6BA18" w14:textId="77777777">
        <w:trPr>
          <w:trHeight w:val="432"/>
        </w:trPr>
        <w:tc>
          <w:tcPr>
            <w:tcW w:w="1776" w:type="dxa"/>
          </w:tcPr>
          <w:p w14:paraId="00000D9F" w14:textId="77777777" w:rsidR="00CA4C6D" w:rsidRPr="00C212DA" w:rsidRDefault="00CA4C6D">
            <w:pPr>
              <w:rPr>
                <w:rFonts w:ascii="Gill Sans MT" w:eastAsia="Gill Sans" w:hAnsi="Gill Sans MT" w:cs="Gill Sans"/>
              </w:rPr>
            </w:pPr>
          </w:p>
        </w:tc>
        <w:tc>
          <w:tcPr>
            <w:tcW w:w="1367" w:type="dxa"/>
          </w:tcPr>
          <w:p w14:paraId="00000DA0" w14:textId="77777777" w:rsidR="00CA4C6D" w:rsidRPr="00C212DA" w:rsidRDefault="00CA4C6D">
            <w:pPr>
              <w:rPr>
                <w:rFonts w:ascii="Gill Sans MT" w:eastAsia="Gill Sans" w:hAnsi="Gill Sans MT" w:cs="Gill Sans"/>
              </w:rPr>
            </w:pPr>
          </w:p>
        </w:tc>
        <w:tc>
          <w:tcPr>
            <w:tcW w:w="1367" w:type="dxa"/>
          </w:tcPr>
          <w:p w14:paraId="00000DA1" w14:textId="77777777" w:rsidR="00CA4C6D" w:rsidRPr="00C212DA" w:rsidRDefault="00CA4C6D">
            <w:pPr>
              <w:rPr>
                <w:rFonts w:ascii="Gill Sans MT" w:eastAsia="Gill Sans" w:hAnsi="Gill Sans MT" w:cs="Gill Sans"/>
              </w:rPr>
            </w:pPr>
          </w:p>
        </w:tc>
        <w:tc>
          <w:tcPr>
            <w:tcW w:w="1197" w:type="dxa"/>
          </w:tcPr>
          <w:p w14:paraId="00000DA2" w14:textId="77777777" w:rsidR="00CA4C6D" w:rsidRPr="00C212DA" w:rsidRDefault="00CA4C6D">
            <w:pPr>
              <w:rPr>
                <w:rFonts w:ascii="Gill Sans MT" w:eastAsia="Gill Sans" w:hAnsi="Gill Sans MT" w:cs="Gill Sans"/>
              </w:rPr>
            </w:pPr>
          </w:p>
        </w:tc>
        <w:tc>
          <w:tcPr>
            <w:tcW w:w="1706" w:type="dxa"/>
          </w:tcPr>
          <w:p w14:paraId="00000DA3" w14:textId="77777777" w:rsidR="00CA4C6D" w:rsidRPr="00C212DA" w:rsidRDefault="00CA4C6D">
            <w:pPr>
              <w:rPr>
                <w:rFonts w:ascii="Gill Sans MT" w:eastAsia="Gill Sans" w:hAnsi="Gill Sans MT" w:cs="Gill Sans"/>
              </w:rPr>
            </w:pPr>
          </w:p>
        </w:tc>
        <w:tc>
          <w:tcPr>
            <w:tcW w:w="1452" w:type="dxa"/>
          </w:tcPr>
          <w:p w14:paraId="00000DA4" w14:textId="77777777" w:rsidR="00CA4C6D" w:rsidRPr="00C212DA" w:rsidRDefault="00CA4C6D">
            <w:pPr>
              <w:rPr>
                <w:rFonts w:ascii="Gill Sans MT" w:eastAsia="Gill Sans" w:hAnsi="Gill Sans MT" w:cs="Gill Sans"/>
              </w:rPr>
            </w:pPr>
          </w:p>
        </w:tc>
        <w:tc>
          <w:tcPr>
            <w:tcW w:w="4085" w:type="dxa"/>
          </w:tcPr>
          <w:p w14:paraId="00000DA5" w14:textId="77777777" w:rsidR="00CA4C6D" w:rsidRPr="00C212DA" w:rsidRDefault="00CA4C6D">
            <w:pPr>
              <w:rPr>
                <w:rFonts w:ascii="Gill Sans MT" w:eastAsia="Gill Sans" w:hAnsi="Gill Sans MT" w:cs="Gill Sans"/>
              </w:rPr>
            </w:pPr>
          </w:p>
        </w:tc>
      </w:tr>
      <w:tr w:rsidR="00CA4C6D" w:rsidRPr="00C212DA" w14:paraId="1DAE2049" w14:textId="77777777">
        <w:trPr>
          <w:trHeight w:val="432"/>
        </w:trPr>
        <w:tc>
          <w:tcPr>
            <w:tcW w:w="1776" w:type="dxa"/>
          </w:tcPr>
          <w:p w14:paraId="00000DA6" w14:textId="77777777" w:rsidR="00CA4C6D" w:rsidRPr="00C212DA" w:rsidRDefault="00CA4C6D">
            <w:pPr>
              <w:rPr>
                <w:rFonts w:ascii="Gill Sans MT" w:eastAsia="Gill Sans" w:hAnsi="Gill Sans MT" w:cs="Gill Sans"/>
              </w:rPr>
            </w:pPr>
          </w:p>
        </w:tc>
        <w:tc>
          <w:tcPr>
            <w:tcW w:w="1367" w:type="dxa"/>
          </w:tcPr>
          <w:p w14:paraId="00000DA7" w14:textId="77777777" w:rsidR="00CA4C6D" w:rsidRPr="00C212DA" w:rsidRDefault="00CA4C6D">
            <w:pPr>
              <w:rPr>
                <w:rFonts w:ascii="Gill Sans MT" w:eastAsia="Gill Sans" w:hAnsi="Gill Sans MT" w:cs="Gill Sans"/>
              </w:rPr>
            </w:pPr>
          </w:p>
        </w:tc>
        <w:tc>
          <w:tcPr>
            <w:tcW w:w="1367" w:type="dxa"/>
          </w:tcPr>
          <w:p w14:paraId="00000DA8" w14:textId="77777777" w:rsidR="00CA4C6D" w:rsidRPr="00C212DA" w:rsidRDefault="00CA4C6D">
            <w:pPr>
              <w:rPr>
                <w:rFonts w:ascii="Gill Sans MT" w:eastAsia="Gill Sans" w:hAnsi="Gill Sans MT" w:cs="Gill Sans"/>
              </w:rPr>
            </w:pPr>
          </w:p>
        </w:tc>
        <w:tc>
          <w:tcPr>
            <w:tcW w:w="1197" w:type="dxa"/>
          </w:tcPr>
          <w:p w14:paraId="00000DA9" w14:textId="77777777" w:rsidR="00CA4C6D" w:rsidRPr="00C212DA" w:rsidRDefault="00CA4C6D">
            <w:pPr>
              <w:rPr>
                <w:rFonts w:ascii="Gill Sans MT" w:eastAsia="Gill Sans" w:hAnsi="Gill Sans MT" w:cs="Gill Sans"/>
              </w:rPr>
            </w:pPr>
          </w:p>
        </w:tc>
        <w:tc>
          <w:tcPr>
            <w:tcW w:w="1706" w:type="dxa"/>
          </w:tcPr>
          <w:p w14:paraId="00000DAA" w14:textId="77777777" w:rsidR="00CA4C6D" w:rsidRPr="00C212DA" w:rsidRDefault="00CA4C6D">
            <w:pPr>
              <w:rPr>
                <w:rFonts w:ascii="Gill Sans MT" w:eastAsia="Gill Sans" w:hAnsi="Gill Sans MT" w:cs="Gill Sans"/>
              </w:rPr>
            </w:pPr>
          </w:p>
        </w:tc>
        <w:tc>
          <w:tcPr>
            <w:tcW w:w="1452" w:type="dxa"/>
          </w:tcPr>
          <w:p w14:paraId="00000DAB" w14:textId="77777777" w:rsidR="00CA4C6D" w:rsidRPr="00C212DA" w:rsidRDefault="00CA4C6D">
            <w:pPr>
              <w:rPr>
                <w:rFonts w:ascii="Gill Sans MT" w:eastAsia="Gill Sans" w:hAnsi="Gill Sans MT" w:cs="Gill Sans"/>
              </w:rPr>
            </w:pPr>
          </w:p>
        </w:tc>
        <w:tc>
          <w:tcPr>
            <w:tcW w:w="4085" w:type="dxa"/>
          </w:tcPr>
          <w:p w14:paraId="00000DAC" w14:textId="77777777" w:rsidR="00CA4C6D" w:rsidRPr="00C212DA" w:rsidRDefault="00CA4C6D">
            <w:pPr>
              <w:rPr>
                <w:rFonts w:ascii="Gill Sans MT" w:eastAsia="Gill Sans" w:hAnsi="Gill Sans MT" w:cs="Gill Sans"/>
              </w:rPr>
            </w:pPr>
          </w:p>
        </w:tc>
      </w:tr>
      <w:tr w:rsidR="00CA4C6D" w:rsidRPr="00C212DA" w14:paraId="3C1943C5" w14:textId="77777777">
        <w:trPr>
          <w:trHeight w:val="432"/>
        </w:trPr>
        <w:tc>
          <w:tcPr>
            <w:tcW w:w="1776" w:type="dxa"/>
          </w:tcPr>
          <w:p w14:paraId="00000DAD" w14:textId="77777777" w:rsidR="00CA4C6D" w:rsidRPr="00C212DA" w:rsidRDefault="00CA4C6D">
            <w:pPr>
              <w:rPr>
                <w:rFonts w:ascii="Gill Sans MT" w:eastAsia="Gill Sans" w:hAnsi="Gill Sans MT" w:cs="Gill Sans"/>
              </w:rPr>
            </w:pPr>
          </w:p>
        </w:tc>
        <w:tc>
          <w:tcPr>
            <w:tcW w:w="1367" w:type="dxa"/>
          </w:tcPr>
          <w:p w14:paraId="00000DAE" w14:textId="77777777" w:rsidR="00CA4C6D" w:rsidRPr="00C212DA" w:rsidRDefault="00CA4C6D">
            <w:pPr>
              <w:rPr>
                <w:rFonts w:ascii="Gill Sans MT" w:eastAsia="Gill Sans" w:hAnsi="Gill Sans MT" w:cs="Gill Sans"/>
              </w:rPr>
            </w:pPr>
          </w:p>
        </w:tc>
        <w:tc>
          <w:tcPr>
            <w:tcW w:w="1367" w:type="dxa"/>
          </w:tcPr>
          <w:p w14:paraId="00000DAF" w14:textId="77777777" w:rsidR="00CA4C6D" w:rsidRPr="00C212DA" w:rsidRDefault="00CA4C6D">
            <w:pPr>
              <w:rPr>
                <w:rFonts w:ascii="Gill Sans MT" w:eastAsia="Gill Sans" w:hAnsi="Gill Sans MT" w:cs="Gill Sans"/>
              </w:rPr>
            </w:pPr>
          </w:p>
        </w:tc>
        <w:tc>
          <w:tcPr>
            <w:tcW w:w="1197" w:type="dxa"/>
          </w:tcPr>
          <w:p w14:paraId="00000DB0" w14:textId="77777777" w:rsidR="00CA4C6D" w:rsidRPr="00C212DA" w:rsidRDefault="00CA4C6D">
            <w:pPr>
              <w:rPr>
                <w:rFonts w:ascii="Gill Sans MT" w:eastAsia="Gill Sans" w:hAnsi="Gill Sans MT" w:cs="Gill Sans"/>
              </w:rPr>
            </w:pPr>
          </w:p>
        </w:tc>
        <w:tc>
          <w:tcPr>
            <w:tcW w:w="1706" w:type="dxa"/>
          </w:tcPr>
          <w:p w14:paraId="00000DB1" w14:textId="77777777" w:rsidR="00CA4C6D" w:rsidRPr="00C212DA" w:rsidRDefault="00CA4C6D">
            <w:pPr>
              <w:rPr>
                <w:rFonts w:ascii="Gill Sans MT" w:eastAsia="Gill Sans" w:hAnsi="Gill Sans MT" w:cs="Gill Sans"/>
              </w:rPr>
            </w:pPr>
          </w:p>
        </w:tc>
        <w:tc>
          <w:tcPr>
            <w:tcW w:w="1452" w:type="dxa"/>
          </w:tcPr>
          <w:p w14:paraId="00000DB2" w14:textId="77777777" w:rsidR="00CA4C6D" w:rsidRPr="00C212DA" w:rsidRDefault="00CA4C6D">
            <w:pPr>
              <w:rPr>
                <w:rFonts w:ascii="Gill Sans MT" w:eastAsia="Gill Sans" w:hAnsi="Gill Sans MT" w:cs="Gill Sans"/>
              </w:rPr>
            </w:pPr>
          </w:p>
        </w:tc>
        <w:tc>
          <w:tcPr>
            <w:tcW w:w="4085" w:type="dxa"/>
          </w:tcPr>
          <w:p w14:paraId="00000DB3" w14:textId="77777777" w:rsidR="00CA4C6D" w:rsidRPr="00C212DA" w:rsidRDefault="00CA4C6D">
            <w:pPr>
              <w:rPr>
                <w:rFonts w:ascii="Gill Sans MT" w:eastAsia="Gill Sans" w:hAnsi="Gill Sans MT" w:cs="Gill Sans"/>
              </w:rPr>
            </w:pPr>
          </w:p>
        </w:tc>
      </w:tr>
      <w:tr w:rsidR="00CA4C6D" w:rsidRPr="00C212DA" w14:paraId="3049BFB3" w14:textId="77777777">
        <w:trPr>
          <w:trHeight w:val="432"/>
        </w:trPr>
        <w:tc>
          <w:tcPr>
            <w:tcW w:w="1776" w:type="dxa"/>
          </w:tcPr>
          <w:p w14:paraId="00000DB4" w14:textId="77777777" w:rsidR="00CA4C6D" w:rsidRPr="00C212DA" w:rsidRDefault="00CA4C6D">
            <w:pPr>
              <w:rPr>
                <w:rFonts w:ascii="Gill Sans MT" w:eastAsia="Gill Sans" w:hAnsi="Gill Sans MT" w:cs="Gill Sans"/>
              </w:rPr>
            </w:pPr>
          </w:p>
        </w:tc>
        <w:tc>
          <w:tcPr>
            <w:tcW w:w="1367" w:type="dxa"/>
          </w:tcPr>
          <w:p w14:paraId="00000DB5" w14:textId="77777777" w:rsidR="00CA4C6D" w:rsidRPr="00C212DA" w:rsidRDefault="00CA4C6D">
            <w:pPr>
              <w:rPr>
                <w:rFonts w:ascii="Gill Sans MT" w:eastAsia="Gill Sans" w:hAnsi="Gill Sans MT" w:cs="Gill Sans"/>
              </w:rPr>
            </w:pPr>
          </w:p>
        </w:tc>
        <w:tc>
          <w:tcPr>
            <w:tcW w:w="1367" w:type="dxa"/>
          </w:tcPr>
          <w:p w14:paraId="00000DB6" w14:textId="77777777" w:rsidR="00CA4C6D" w:rsidRPr="00C212DA" w:rsidRDefault="00CA4C6D">
            <w:pPr>
              <w:rPr>
                <w:rFonts w:ascii="Gill Sans MT" w:eastAsia="Gill Sans" w:hAnsi="Gill Sans MT" w:cs="Gill Sans"/>
              </w:rPr>
            </w:pPr>
          </w:p>
        </w:tc>
        <w:tc>
          <w:tcPr>
            <w:tcW w:w="1197" w:type="dxa"/>
          </w:tcPr>
          <w:p w14:paraId="00000DB7" w14:textId="77777777" w:rsidR="00CA4C6D" w:rsidRPr="00C212DA" w:rsidRDefault="00CA4C6D">
            <w:pPr>
              <w:rPr>
                <w:rFonts w:ascii="Gill Sans MT" w:eastAsia="Gill Sans" w:hAnsi="Gill Sans MT" w:cs="Gill Sans"/>
              </w:rPr>
            </w:pPr>
          </w:p>
        </w:tc>
        <w:tc>
          <w:tcPr>
            <w:tcW w:w="1706" w:type="dxa"/>
          </w:tcPr>
          <w:p w14:paraId="00000DB8" w14:textId="77777777" w:rsidR="00CA4C6D" w:rsidRPr="00C212DA" w:rsidRDefault="00CA4C6D">
            <w:pPr>
              <w:rPr>
                <w:rFonts w:ascii="Gill Sans MT" w:eastAsia="Gill Sans" w:hAnsi="Gill Sans MT" w:cs="Gill Sans"/>
              </w:rPr>
            </w:pPr>
          </w:p>
        </w:tc>
        <w:tc>
          <w:tcPr>
            <w:tcW w:w="1452" w:type="dxa"/>
          </w:tcPr>
          <w:p w14:paraId="00000DB9" w14:textId="77777777" w:rsidR="00CA4C6D" w:rsidRPr="00C212DA" w:rsidRDefault="00CA4C6D">
            <w:pPr>
              <w:rPr>
                <w:rFonts w:ascii="Gill Sans MT" w:eastAsia="Gill Sans" w:hAnsi="Gill Sans MT" w:cs="Gill Sans"/>
              </w:rPr>
            </w:pPr>
          </w:p>
        </w:tc>
        <w:tc>
          <w:tcPr>
            <w:tcW w:w="4085" w:type="dxa"/>
          </w:tcPr>
          <w:p w14:paraId="00000DBA" w14:textId="77777777" w:rsidR="00CA4C6D" w:rsidRPr="00C212DA" w:rsidRDefault="00CA4C6D">
            <w:pPr>
              <w:rPr>
                <w:rFonts w:ascii="Gill Sans MT" w:eastAsia="Gill Sans" w:hAnsi="Gill Sans MT" w:cs="Gill Sans"/>
              </w:rPr>
            </w:pPr>
          </w:p>
        </w:tc>
      </w:tr>
      <w:tr w:rsidR="00CA4C6D" w:rsidRPr="00C212DA" w14:paraId="184BF56B" w14:textId="77777777">
        <w:trPr>
          <w:trHeight w:val="432"/>
        </w:trPr>
        <w:tc>
          <w:tcPr>
            <w:tcW w:w="1776" w:type="dxa"/>
          </w:tcPr>
          <w:p w14:paraId="00000DBB" w14:textId="77777777" w:rsidR="00CA4C6D" w:rsidRPr="00C212DA" w:rsidRDefault="00CA4C6D">
            <w:pPr>
              <w:rPr>
                <w:rFonts w:ascii="Gill Sans MT" w:eastAsia="Gill Sans" w:hAnsi="Gill Sans MT" w:cs="Gill Sans"/>
              </w:rPr>
            </w:pPr>
          </w:p>
        </w:tc>
        <w:tc>
          <w:tcPr>
            <w:tcW w:w="1367" w:type="dxa"/>
          </w:tcPr>
          <w:p w14:paraId="00000DBC" w14:textId="77777777" w:rsidR="00CA4C6D" w:rsidRPr="00C212DA" w:rsidRDefault="00CA4C6D">
            <w:pPr>
              <w:rPr>
                <w:rFonts w:ascii="Gill Sans MT" w:eastAsia="Gill Sans" w:hAnsi="Gill Sans MT" w:cs="Gill Sans"/>
              </w:rPr>
            </w:pPr>
          </w:p>
        </w:tc>
        <w:tc>
          <w:tcPr>
            <w:tcW w:w="1367" w:type="dxa"/>
          </w:tcPr>
          <w:p w14:paraId="00000DBD" w14:textId="77777777" w:rsidR="00CA4C6D" w:rsidRPr="00C212DA" w:rsidRDefault="00CA4C6D">
            <w:pPr>
              <w:rPr>
                <w:rFonts w:ascii="Gill Sans MT" w:eastAsia="Gill Sans" w:hAnsi="Gill Sans MT" w:cs="Gill Sans"/>
              </w:rPr>
            </w:pPr>
          </w:p>
        </w:tc>
        <w:tc>
          <w:tcPr>
            <w:tcW w:w="1197" w:type="dxa"/>
          </w:tcPr>
          <w:p w14:paraId="00000DBE" w14:textId="77777777" w:rsidR="00CA4C6D" w:rsidRPr="00C212DA" w:rsidRDefault="00CA4C6D">
            <w:pPr>
              <w:rPr>
                <w:rFonts w:ascii="Gill Sans MT" w:eastAsia="Gill Sans" w:hAnsi="Gill Sans MT" w:cs="Gill Sans"/>
              </w:rPr>
            </w:pPr>
          </w:p>
        </w:tc>
        <w:tc>
          <w:tcPr>
            <w:tcW w:w="1706" w:type="dxa"/>
          </w:tcPr>
          <w:p w14:paraId="00000DBF" w14:textId="77777777" w:rsidR="00CA4C6D" w:rsidRPr="00C212DA" w:rsidRDefault="00CA4C6D">
            <w:pPr>
              <w:rPr>
                <w:rFonts w:ascii="Gill Sans MT" w:eastAsia="Gill Sans" w:hAnsi="Gill Sans MT" w:cs="Gill Sans"/>
              </w:rPr>
            </w:pPr>
          </w:p>
        </w:tc>
        <w:tc>
          <w:tcPr>
            <w:tcW w:w="1452" w:type="dxa"/>
          </w:tcPr>
          <w:p w14:paraId="00000DC0" w14:textId="77777777" w:rsidR="00CA4C6D" w:rsidRPr="00C212DA" w:rsidRDefault="00CA4C6D">
            <w:pPr>
              <w:rPr>
                <w:rFonts w:ascii="Gill Sans MT" w:eastAsia="Gill Sans" w:hAnsi="Gill Sans MT" w:cs="Gill Sans"/>
              </w:rPr>
            </w:pPr>
          </w:p>
        </w:tc>
        <w:tc>
          <w:tcPr>
            <w:tcW w:w="4085" w:type="dxa"/>
          </w:tcPr>
          <w:p w14:paraId="00000DC1" w14:textId="77777777" w:rsidR="00CA4C6D" w:rsidRPr="00C212DA" w:rsidRDefault="00CA4C6D">
            <w:pPr>
              <w:rPr>
                <w:rFonts w:ascii="Gill Sans MT" w:eastAsia="Gill Sans" w:hAnsi="Gill Sans MT" w:cs="Gill Sans"/>
              </w:rPr>
            </w:pPr>
          </w:p>
        </w:tc>
      </w:tr>
      <w:tr w:rsidR="00CA4C6D" w:rsidRPr="00C212DA" w14:paraId="3512D6F9" w14:textId="77777777">
        <w:trPr>
          <w:trHeight w:val="432"/>
        </w:trPr>
        <w:tc>
          <w:tcPr>
            <w:tcW w:w="1776" w:type="dxa"/>
          </w:tcPr>
          <w:p w14:paraId="00000DC2" w14:textId="77777777" w:rsidR="00CA4C6D" w:rsidRPr="00C212DA" w:rsidRDefault="00CA4C6D">
            <w:pPr>
              <w:rPr>
                <w:rFonts w:ascii="Gill Sans MT" w:eastAsia="Gill Sans" w:hAnsi="Gill Sans MT" w:cs="Gill Sans"/>
              </w:rPr>
            </w:pPr>
          </w:p>
        </w:tc>
        <w:tc>
          <w:tcPr>
            <w:tcW w:w="1367" w:type="dxa"/>
          </w:tcPr>
          <w:p w14:paraId="00000DC3" w14:textId="77777777" w:rsidR="00CA4C6D" w:rsidRPr="00C212DA" w:rsidRDefault="00CA4C6D">
            <w:pPr>
              <w:rPr>
                <w:rFonts w:ascii="Gill Sans MT" w:eastAsia="Gill Sans" w:hAnsi="Gill Sans MT" w:cs="Gill Sans"/>
              </w:rPr>
            </w:pPr>
          </w:p>
        </w:tc>
        <w:tc>
          <w:tcPr>
            <w:tcW w:w="1367" w:type="dxa"/>
          </w:tcPr>
          <w:p w14:paraId="00000DC4" w14:textId="77777777" w:rsidR="00CA4C6D" w:rsidRPr="00C212DA" w:rsidRDefault="00CA4C6D">
            <w:pPr>
              <w:rPr>
                <w:rFonts w:ascii="Gill Sans MT" w:eastAsia="Gill Sans" w:hAnsi="Gill Sans MT" w:cs="Gill Sans"/>
              </w:rPr>
            </w:pPr>
          </w:p>
        </w:tc>
        <w:tc>
          <w:tcPr>
            <w:tcW w:w="1197" w:type="dxa"/>
          </w:tcPr>
          <w:p w14:paraId="00000DC5" w14:textId="77777777" w:rsidR="00CA4C6D" w:rsidRPr="00C212DA" w:rsidRDefault="00CA4C6D">
            <w:pPr>
              <w:rPr>
                <w:rFonts w:ascii="Gill Sans MT" w:eastAsia="Gill Sans" w:hAnsi="Gill Sans MT" w:cs="Gill Sans"/>
              </w:rPr>
            </w:pPr>
          </w:p>
        </w:tc>
        <w:tc>
          <w:tcPr>
            <w:tcW w:w="1706" w:type="dxa"/>
          </w:tcPr>
          <w:p w14:paraId="00000DC6" w14:textId="77777777" w:rsidR="00CA4C6D" w:rsidRPr="00C212DA" w:rsidRDefault="00CA4C6D">
            <w:pPr>
              <w:rPr>
                <w:rFonts w:ascii="Gill Sans MT" w:eastAsia="Gill Sans" w:hAnsi="Gill Sans MT" w:cs="Gill Sans"/>
              </w:rPr>
            </w:pPr>
          </w:p>
        </w:tc>
        <w:tc>
          <w:tcPr>
            <w:tcW w:w="1452" w:type="dxa"/>
          </w:tcPr>
          <w:p w14:paraId="00000DC7" w14:textId="77777777" w:rsidR="00CA4C6D" w:rsidRPr="00C212DA" w:rsidRDefault="00CA4C6D">
            <w:pPr>
              <w:rPr>
                <w:rFonts w:ascii="Gill Sans MT" w:eastAsia="Gill Sans" w:hAnsi="Gill Sans MT" w:cs="Gill Sans"/>
              </w:rPr>
            </w:pPr>
          </w:p>
        </w:tc>
        <w:tc>
          <w:tcPr>
            <w:tcW w:w="4085" w:type="dxa"/>
          </w:tcPr>
          <w:p w14:paraId="00000DC8" w14:textId="77777777" w:rsidR="00CA4C6D" w:rsidRPr="00C212DA" w:rsidRDefault="00CA4C6D">
            <w:pPr>
              <w:rPr>
                <w:rFonts w:ascii="Gill Sans MT" w:eastAsia="Gill Sans" w:hAnsi="Gill Sans MT" w:cs="Gill Sans"/>
              </w:rPr>
            </w:pPr>
          </w:p>
        </w:tc>
      </w:tr>
      <w:tr w:rsidR="00CA4C6D" w:rsidRPr="00C212DA" w14:paraId="2ECDE4C7" w14:textId="77777777">
        <w:trPr>
          <w:trHeight w:val="432"/>
        </w:trPr>
        <w:tc>
          <w:tcPr>
            <w:tcW w:w="1776" w:type="dxa"/>
          </w:tcPr>
          <w:p w14:paraId="00000DC9" w14:textId="77777777" w:rsidR="00CA4C6D" w:rsidRPr="00C212DA" w:rsidRDefault="00CA4C6D">
            <w:pPr>
              <w:rPr>
                <w:rFonts w:ascii="Gill Sans MT" w:eastAsia="Gill Sans" w:hAnsi="Gill Sans MT" w:cs="Gill Sans"/>
              </w:rPr>
            </w:pPr>
          </w:p>
        </w:tc>
        <w:tc>
          <w:tcPr>
            <w:tcW w:w="1367" w:type="dxa"/>
          </w:tcPr>
          <w:p w14:paraId="00000DCA" w14:textId="77777777" w:rsidR="00CA4C6D" w:rsidRPr="00C212DA" w:rsidRDefault="00CA4C6D">
            <w:pPr>
              <w:rPr>
                <w:rFonts w:ascii="Gill Sans MT" w:eastAsia="Gill Sans" w:hAnsi="Gill Sans MT" w:cs="Gill Sans"/>
              </w:rPr>
            </w:pPr>
          </w:p>
        </w:tc>
        <w:tc>
          <w:tcPr>
            <w:tcW w:w="1367" w:type="dxa"/>
          </w:tcPr>
          <w:p w14:paraId="00000DCB" w14:textId="77777777" w:rsidR="00CA4C6D" w:rsidRPr="00C212DA" w:rsidRDefault="00CA4C6D">
            <w:pPr>
              <w:rPr>
                <w:rFonts w:ascii="Gill Sans MT" w:eastAsia="Gill Sans" w:hAnsi="Gill Sans MT" w:cs="Gill Sans"/>
              </w:rPr>
            </w:pPr>
          </w:p>
        </w:tc>
        <w:tc>
          <w:tcPr>
            <w:tcW w:w="1197" w:type="dxa"/>
          </w:tcPr>
          <w:p w14:paraId="00000DCC" w14:textId="77777777" w:rsidR="00CA4C6D" w:rsidRPr="00C212DA" w:rsidRDefault="00CA4C6D">
            <w:pPr>
              <w:rPr>
                <w:rFonts w:ascii="Gill Sans MT" w:eastAsia="Gill Sans" w:hAnsi="Gill Sans MT" w:cs="Gill Sans"/>
              </w:rPr>
            </w:pPr>
          </w:p>
        </w:tc>
        <w:tc>
          <w:tcPr>
            <w:tcW w:w="1706" w:type="dxa"/>
          </w:tcPr>
          <w:p w14:paraId="00000DCD" w14:textId="77777777" w:rsidR="00CA4C6D" w:rsidRPr="00C212DA" w:rsidRDefault="00CA4C6D">
            <w:pPr>
              <w:rPr>
                <w:rFonts w:ascii="Gill Sans MT" w:eastAsia="Gill Sans" w:hAnsi="Gill Sans MT" w:cs="Gill Sans"/>
              </w:rPr>
            </w:pPr>
          </w:p>
        </w:tc>
        <w:tc>
          <w:tcPr>
            <w:tcW w:w="1452" w:type="dxa"/>
          </w:tcPr>
          <w:p w14:paraId="00000DCE" w14:textId="77777777" w:rsidR="00CA4C6D" w:rsidRPr="00C212DA" w:rsidRDefault="00CA4C6D">
            <w:pPr>
              <w:rPr>
                <w:rFonts w:ascii="Gill Sans MT" w:eastAsia="Gill Sans" w:hAnsi="Gill Sans MT" w:cs="Gill Sans"/>
              </w:rPr>
            </w:pPr>
          </w:p>
        </w:tc>
        <w:tc>
          <w:tcPr>
            <w:tcW w:w="4085" w:type="dxa"/>
          </w:tcPr>
          <w:p w14:paraId="00000DCF" w14:textId="77777777" w:rsidR="00CA4C6D" w:rsidRPr="00C212DA" w:rsidRDefault="00CA4C6D">
            <w:pPr>
              <w:rPr>
                <w:rFonts w:ascii="Gill Sans MT" w:eastAsia="Gill Sans" w:hAnsi="Gill Sans MT" w:cs="Gill Sans"/>
              </w:rPr>
            </w:pPr>
          </w:p>
        </w:tc>
      </w:tr>
      <w:tr w:rsidR="00CA4C6D" w:rsidRPr="00C212DA" w14:paraId="2BCE635C" w14:textId="77777777">
        <w:trPr>
          <w:trHeight w:val="432"/>
        </w:trPr>
        <w:tc>
          <w:tcPr>
            <w:tcW w:w="1776" w:type="dxa"/>
          </w:tcPr>
          <w:p w14:paraId="00000DD0" w14:textId="77777777" w:rsidR="00CA4C6D" w:rsidRPr="00C212DA" w:rsidRDefault="00CA4C6D">
            <w:pPr>
              <w:rPr>
                <w:rFonts w:ascii="Gill Sans MT" w:eastAsia="Gill Sans" w:hAnsi="Gill Sans MT" w:cs="Gill Sans"/>
              </w:rPr>
            </w:pPr>
          </w:p>
        </w:tc>
        <w:tc>
          <w:tcPr>
            <w:tcW w:w="1367" w:type="dxa"/>
          </w:tcPr>
          <w:p w14:paraId="00000DD1" w14:textId="77777777" w:rsidR="00CA4C6D" w:rsidRPr="00C212DA" w:rsidRDefault="00CA4C6D">
            <w:pPr>
              <w:rPr>
                <w:rFonts w:ascii="Gill Sans MT" w:eastAsia="Gill Sans" w:hAnsi="Gill Sans MT" w:cs="Gill Sans"/>
              </w:rPr>
            </w:pPr>
          </w:p>
        </w:tc>
        <w:tc>
          <w:tcPr>
            <w:tcW w:w="1367" w:type="dxa"/>
          </w:tcPr>
          <w:p w14:paraId="00000DD2" w14:textId="77777777" w:rsidR="00CA4C6D" w:rsidRPr="00C212DA" w:rsidRDefault="00CA4C6D">
            <w:pPr>
              <w:rPr>
                <w:rFonts w:ascii="Gill Sans MT" w:eastAsia="Gill Sans" w:hAnsi="Gill Sans MT" w:cs="Gill Sans"/>
              </w:rPr>
            </w:pPr>
          </w:p>
        </w:tc>
        <w:tc>
          <w:tcPr>
            <w:tcW w:w="1197" w:type="dxa"/>
          </w:tcPr>
          <w:p w14:paraId="00000DD3" w14:textId="77777777" w:rsidR="00CA4C6D" w:rsidRPr="00C212DA" w:rsidRDefault="00CA4C6D">
            <w:pPr>
              <w:rPr>
                <w:rFonts w:ascii="Gill Sans MT" w:eastAsia="Gill Sans" w:hAnsi="Gill Sans MT" w:cs="Gill Sans"/>
              </w:rPr>
            </w:pPr>
          </w:p>
        </w:tc>
        <w:tc>
          <w:tcPr>
            <w:tcW w:w="1706" w:type="dxa"/>
          </w:tcPr>
          <w:p w14:paraId="00000DD4" w14:textId="77777777" w:rsidR="00CA4C6D" w:rsidRPr="00C212DA" w:rsidRDefault="00CA4C6D">
            <w:pPr>
              <w:rPr>
                <w:rFonts w:ascii="Gill Sans MT" w:eastAsia="Gill Sans" w:hAnsi="Gill Sans MT" w:cs="Gill Sans"/>
              </w:rPr>
            </w:pPr>
          </w:p>
        </w:tc>
        <w:tc>
          <w:tcPr>
            <w:tcW w:w="1452" w:type="dxa"/>
          </w:tcPr>
          <w:p w14:paraId="00000DD5" w14:textId="77777777" w:rsidR="00CA4C6D" w:rsidRPr="00C212DA" w:rsidRDefault="00CA4C6D">
            <w:pPr>
              <w:rPr>
                <w:rFonts w:ascii="Gill Sans MT" w:eastAsia="Gill Sans" w:hAnsi="Gill Sans MT" w:cs="Gill Sans"/>
              </w:rPr>
            </w:pPr>
          </w:p>
        </w:tc>
        <w:tc>
          <w:tcPr>
            <w:tcW w:w="4085" w:type="dxa"/>
          </w:tcPr>
          <w:p w14:paraId="00000DD6" w14:textId="77777777" w:rsidR="00CA4C6D" w:rsidRPr="00C212DA" w:rsidRDefault="00CA4C6D">
            <w:pPr>
              <w:rPr>
                <w:rFonts w:ascii="Gill Sans MT" w:eastAsia="Gill Sans" w:hAnsi="Gill Sans MT" w:cs="Gill Sans"/>
              </w:rPr>
            </w:pPr>
          </w:p>
        </w:tc>
      </w:tr>
      <w:tr w:rsidR="00CA4C6D" w:rsidRPr="00C212DA" w14:paraId="27C69BB0" w14:textId="77777777">
        <w:trPr>
          <w:trHeight w:val="432"/>
        </w:trPr>
        <w:tc>
          <w:tcPr>
            <w:tcW w:w="1776" w:type="dxa"/>
          </w:tcPr>
          <w:p w14:paraId="00000DD7" w14:textId="77777777" w:rsidR="00CA4C6D" w:rsidRPr="00C212DA" w:rsidRDefault="00CA4C6D">
            <w:pPr>
              <w:rPr>
                <w:rFonts w:ascii="Gill Sans MT" w:eastAsia="Gill Sans" w:hAnsi="Gill Sans MT" w:cs="Gill Sans"/>
              </w:rPr>
            </w:pPr>
          </w:p>
        </w:tc>
        <w:tc>
          <w:tcPr>
            <w:tcW w:w="1367" w:type="dxa"/>
          </w:tcPr>
          <w:p w14:paraId="00000DD8" w14:textId="77777777" w:rsidR="00CA4C6D" w:rsidRPr="00C212DA" w:rsidRDefault="00CA4C6D">
            <w:pPr>
              <w:rPr>
                <w:rFonts w:ascii="Gill Sans MT" w:eastAsia="Gill Sans" w:hAnsi="Gill Sans MT" w:cs="Gill Sans"/>
              </w:rPr>
            </w:pPr>
          </w:p>
        </w:tc>
        <w:tc>
          <w:tcPr>
            <w:tcW w:w="1367" w:type="dxa"/>
          </w:tcPr>
          <w:p w14:paraId="00000DD9" w14:textId="77777777" w:rsidR="00CA4C6D" w:rsidRPr="00C212DA" w:rsidRDefault="00CA4C6D">
            <w:pPr>
              <w:rPr>
                <w:rFonts w:ascii="Gill Sans MT" w:eastAsia="Gill Sans" w:hAnsi="Gill Sans MT" w:cs="Gill Sans"/>
              </w:rPr>
            </w:pPr>
          </w:p>
        </w:tc>
        <w:tc>
          <w:tcPr>
            <w:tcW w:w="1197" w:type="dxa"/>
          </w:tcPr>
          <w:p w14:paraId="00000DDA" w14:textId="77777777" w:rsidR="00CA4C6D" w:rsidRPr="00C212DA" w:rsidRDefault="00CA4C6D">
            <w:pPr>
              <w:rPr>
                <w:rFonts w:ascii="Gill Sans MT" w:eastAsia="Gill Sans" w:hAnsi="Gill Sans MT" w:cs="Gill Sans"/>
              </w:rPr>
            </w:pPr>
          </w:p>
        </w:tc>
        <w:tc>
          <w:tcPr>
            <w:tcW w:w="1706" w:type="dxa"/>
          </w:tcPr>
          <w:p w14:paraId="00000DDB" w14:textId="77777777" w:rsidR="00CA4C6D" w:rsidRPr="00C212DA" w:rsidRDefault="00CA4C6D">
            <w:pPr>
              <w:rPr>
                <w:rFonts w:ascii="Gill Sans MT" w:eastAsia="Gill Sans" w:hAnsi="Gill Sans MT" w:cs="Gill Sans"/>
              </w:rPr>
            </w:pPr>
          </w:p>
        </w:tc>
        <w:tc>
          <w:tcPr>
            <w:tcW w:w="1452" w:type="dxa"/>
          </w:tcPr>
          <w:p w14:paraId="00000DDC" w14:textId="77777777" w:rsidR="00CA4C6D" w:rsidRPr="00C212DA" w:rsidRDefault="00CA4C6D">
            <w:pPr>
              <w:rPr>
                <w:rFonts w:ascii="Gill Sans MT" w:eastAsia="Gill Sans" w:hAnsi="Gill Sans MT" w:cs="Gill Sans"/>
              </w:rPr>
            </w:pPr>
          </w:p>
        </w:tc>
        <w:tc>
          <w:tcPr>
            <w:tcW w:w="4085" w:type="dxa"/>
          </w:tcPr>
          <w:p w14:paraId="00000DDD" w14:textId="77777777" w:rsidR="00CA4C6D" w:rsidRPr="00C212DA" w:rsidRDefault="00CA4C6D">
            <w:pPr>
              <w:rPr>
                <w:rFonts w:ascii="Gill Sans MT" w:eastAsia="Gill Sans" w:hAnsi="Gill Sans MT" w:cs="Gill Sans"/>
              </w:rPr>
            </w:pPr>
          </w:p>
        </w:tc>
      </w:tr>
      <w:tr w:rsidR="00CA4C6D" w:rsidRPr="00C212DA" w14:paraId="094F6B8F" w14:textId="77777777">
        <w:trPr>
          <w:trHeight w:val="432"/>
        </w:trPr>
        <w:tc>
          <w:tcPr>
            <w:tcW w:w="1776" w:type="dxa"/>
          </w:tcPr>
          <w:p w14:paraId="00000DDE" w14:textId="77777777" w:rsidR="00CA4C6D" w:rsidRPr="00C212DA" w:rsidRDefault="00CA4C6D">
            <w:pPr>
              <w:rPr>
                <w:rFonts w:ascii="Gill Sans MT" w:eastAsia="Gill Sans" w:hAnsi="Gill Sans MT" w:cs="Gill Sans"/>
              </w:rPr>
            </w:pPr>
          </w:p>
        </w:tc>
        <w:tc>
          <w:tcPr>
            <w:tcW w:w="1367" w:type="dxa"/>
          </w:tcPr>
          <w:p w14:paraId="00000DDF" w14:textId="77777777" w:rsidR="00CA4C6D" w:rsidRPr="00C212DA" w:rsidRDefault="00CA4C6D">
            <w:pPr>
              <w:rPr>
                <w:rFonts w:ascii="Gill Sans MT" w:eastAsia="Gill Sans" w:hAnsi="Gill Sans MT" w:cs="Gill Sans"/>
              </w:rPr>
            </w:pPr>
          </w:p>
        </w:tc>
        <w:tc>
          <w:tcPr>
            <w:tcW w:w="1367" w:type="dxa"/>
          </w:tcPr>
          <w:p w14:paraId="00000DE0" w14:textId="77777777" w:rsidR="00CA4C6D" w:rsidRPr="00C212DA" w:rsidRDefault="00CA4C6D">
            <w:pPr>
              <w:rPr>
                <w:rFonts w:ascii="Gill Sans MT" w:eastAsia="Gill Sans" w:hAnsi="Gill Sans MT" w:cs="Gill Sans"/>
              </w:rPr>
            </w:pPr>
          </w:p>
        </w:tc>
        <w:tc>
          <w:tcPr>
            <w:tcW w:w="1197" w:type="dxa"/>
          </w:tcPr>
          <w:p w14:paraId="00000DE1" w14:textId="77777777" w:rsidR="00CA4C6D" w:rsidRPr="00C212DA" w:rsidRDefault="00CA4C6D">
            <w:pPr>
              <w:rPr>
                <w:rFonts w:ascii="Gill Sans MT" w:eastAsia="Gill Sans" w:hAnsi="Gill Sans MT" w:cs="Gill Sans"/>
              </w:rPr>
            </w:pPr>
          </w:p>
        </w:tc>
        <w:tc>
          <w:tcPr>
            <w:tcW w:w="1706" w:type="dxa"/>
          </w:tcPr>
          <w:p w14:paraId="00000DE2" w14:textId="77777777" w:rsidR="00CA4C6D" w:rsidRPr="00C212DA" w:rsidRDefault="00CA4C6D">
            <w:pPr>
              <w:rPr>
                <w:rFonts w:ascii="Gill Sans MT" w:eastAsia="Gill Sans" w:hAnsi="Gill Sans MT" w:cs="Gill Sans"/>
              </w:rPr>
            </w:pPr>
          </w:p>
        </w:tc>
        <w:tc>
          <w:tcPr>
            <w:tcW w:w="1452" w:type="dxa"/>
          </w:tcPr>
          <w:p w14:paraId="00000DE3" w14:textId="77777777" w:rsidR="00CA4C6D" w:rsidRPr="00C212DA" w:rsidRDefault="00CA4C6D">
            <w:pPr>
              <w:rPr>
                <w:rFonts w:ascii="Gill Sans MT" w:eastAsia="Gill Sans" w:hAnsi="Gill Sans MT" w:cs="Gill Sans"/>
              </w:rPr>
            </w:pPr>
          </w:p>
        </w:tc>
        <w:tc>
          <w:tcPr>
            <w:tcW w:w="4085" w:type="dxa"/>
          </w:tcPr>
          <w:p w14:paraId="00000DE4" w14:textId="77777777" w:rsidR="00CA4C6D" w:rsidRPr="00C212DA" w:rsidRDefault="00CA4C6D">
            <w:pPr>
              <w:rPr>
                <w:rFonts w:ascii="Gill Sans MT" w:eastAsia="Gill Sans" w:hAnsi="Gill Sans MT" w:cs="Gill Sans"/>
              </w:rPr>
            </w:pPr>
          </w:p>
        </w:tc>
      </w:tr>
      <w:tr w:rsidR="00CA4C6D" w:rsidRPr="00C212DA" w14:paraId="46DDFE67" w14:textId="77777777">
        <w:trPr>
          <w:trHeight w:val="432"/>
        </w:trPr>
        <w:tc>
          <w:tcPr>
            <w:tcW w:w="1776" w:type="dxa"/>
          </w:tcPr>
          <w:p w14:paraId="00000DE5" w14:textId="77777777" w:rsidR="00CA4C6D" w:rsidRPr="00C212DA" w:rsidRDefault="00CA4C6D">
            <w:pPr>
              <w:rPr>
                <w:rFonts w:ascii="Gill Sans MT" w:eastAsia="Gill Sans" w:hAnsi="Gill Sans MT" w:cs="Gill Sans"/>
              </w:rPr>
            </w:pPr>
          </w:p>
        </w:tc>
        <w:tc>
          <w:tcPr>
            <w:tcW w:w="1367" w:type="dxa"/>
          </w:tcPr>
          <w:p w14:paraId="00000DE6" w14:textId="77777777" w:rsidR="00CA4C6D" w:rsidRPr="00C212DA" w:rsidRDefault="00CA4C6D">
            <w:pPr>
              <w:rPr>
                <w:rFonts w:ascii="Gill Sans MT" w:eastAsia="Gill Sans" w:hAnsi="Gill Sans MT" w:cs="Gill Sans"/>
              </w:rPr>
            </w:pPr>
          </w:p>
        </w:tc>
        <w:tc>
          <w:tcPr>
            <w:tcW w:w="1367" w:type="dxa"/>
          </w:tcPr>
          <w:p w14:paraId="00000DE7" w14:textId="77777777" w:rsidR="00CA4C6D" w:rsidRPr="00C212DA" w:rsidRDefault="00CA4C6D">
            <w:pPr>
              <w:rPr>
                <w:rFonts w:ascii="Gill Sans MT" w:eastAsia="Gill Sans" w:hAnsi="Gill Sans MT" w:cs="Gill Sans"/>
              </w:rPr>
            </w:pPr>
          </w:p>
        </w:tc>
        <w:tc>
          <w:tcPr>
            <w:tcW w:w="1197" w:type="dxa"/>
          </w:tcPr>
          <w:p w14:paraId="00000DE8" w14:textId="77777777" w:rsidR="00CA4C6D" w:rsidRPr="00C212DA" w:rsidRDefault="00CA4C6D">
            <w:pPr>
              <w:rPr>
                <w:rFonts w:ascii="Gill Sans MT" w:eastAsia="Gill Sans" w:hAnsi="Gill Sans MT" w:cs="Gill Sans"/>
              </w:rPr>
            </w:pPr>
          </w:p>
        </w:tc>
        <w:tc>
          <w:tcPr>
            <w:tcW w:w="1706" w:type="dxa"/>
          </w:tcPr>
          <w:p w14:paraId="00000DE9" w14:textId="77777777" w:rsidR="00CA4C6D" w:rsidRPr="00C212DA" w:rsidRDefault="00CA4C6D">
            <w:pPr>
              <w:rPr>
                <w:rFonts w:ascii="Gill Sans MT" w:eastAsia="Gill Sans" w:hAnsi="Gill Sans MT" w:cs="Gill Sans"/>
              </w:rPr>
            </w:pPr>
          </w:p>
        </w:tc>
        <w:tc>
          <w:tcPr>
            <w:tcW w:w="1452" w:type="dxa"/>
          </w:tcPr>
          <w:p w14:paraId="00000DEA" w14:textId="77777777" w:rsidR="00CA4C6D" w:rsidRPr="00C212DA" w:rsidRDefault="00CA4C6D">
            <w:pPr>
              <w:rPr>
                <w:rFonts w:ascii="Gill Sans MT" w:eastAsia="Gill Sans" w:hAnsi="Gill Sans MT" w:cs="Gill Sans"/>
              </w:rPr>
            </w:pPr>
          </w:p>
        </w:tc>
        <w:tc>
          <w:tcPr>
            <w:tcW w:w="4085" w:type="dxa"/>
          </w:tcPr>
          <w:p w14:paraId="00000DEB" w14:textId="77777777" w:rsidR="00CA4C6D" w:rsidRPr="00C212DA" w:rsidRDefault="00CA4C6D">
            <w:pPr>
              <w:rPr>
                <w:rFonts w:ascii="Gill Sans MT" w:eastAsia="Gill Sans" w:hAnsi="Gill Sans MT" w:cs="Gill Sans"/>
              </w:rPr>
            </w:pPr>
          </w:p>
        </w:tc>
      </w:tr>
      <w:tr w:rsidR="00CA4C6D" w:rsidRPr="00C212DA" w14:paraId="4D758AC3" w14:textId="77777777">
        <w:trPr>
          <w:trHeight w:val="449"/>
        </w:trPr>
        <w:tc>
          <w:tcPr>
            <w:tcW w:w="1776" w:type="dxa"/>
          </w:tcPr>
          <w:p w14:paraId="00000DEC" w14:textId="77777777" w:rsidR="00CA4C6D" w:rsidRPr="00C212DA" w:rsidRDefault="00CA4C6D">
            <w:pPr>
              <w:rPr>
                <w:rFonts w:ascii="Gill Sans MT" w:eastAsia="Gill Sans" w:hAnsi="Gill Sans MT" w:cs="Gill Sans"/>
              </w:rPr>
            </w:pPr>
          </w:p>
        </w:tc>
        <w:tc>
          <w:tcPr>
            <w:tcW w:w="1367" w:type="dxa"/>
          </w:tcPr>
          <w:p w14:paraId="00000DED" w14:textId="77777777" w:rsidR="00CA4C6D" w:rsidRPr="00C212DA" w:rsidRDefault="00CA4C6D">
            <w:pPr>
              <w:rPr>
                <w:rFonts w:ascii="Gill Sans MT" w:eastAsia="Gill Sans" w:hAnsi="Gill Sans MT" w:cs="Gill Sans"/>
              </w:rPr>
            </w:pPr>
          </w:p>
        </w:tc>
        <w:tc>
          <w:tcPr>
            <w:tcW w:w="1367" w:type="dxa"/>
          </w:tcPr>
          <w:p w14:paraId="00000DEE" w14:textId="77777777" w:rsidR="00CA4C6D" w:rsidRPr="00C212DA" w:rsidRDefault="00CA4C6D">
            <w:pPr>
              <w:rPr>
                <w:rFonts w:ascii="Gill Sans MT" w:eastAsia="Gill Sans" w:hAnsi="Gill Sans MT" w:cs="Gill Sans"/>
              </w:rPr>
            </w:pPr>
          </w:p>
        </w:tc>
        <w:tc>
          <w:tcPr>
            <w:tcW w:w="1197" w:type="dxa"/>
          </w:tcPr>
          <w:p w14:paraId="00000DEF" w14:textId="77777777" w:rsidR="00CA4C6D" w:rsidRPr="00C212DA" w:rsidRDefault="00CA4C6D">
            <w:pPr>
              <w:rPr>
                <w:rFonts w:ascii="Gill Sans MT" w:eastAsia="Gill Sans" w:hAnsi="Gill Sans MT" w:cs="Gill Sans"/>
              </w:rPr>
            </w:pPr>
          </w:p>
        </w:tc>
        <w:tc>
          <w:tcPr>
            <w:tcW w:w="1706" w:type="dxa"/>
          </w:tcPr>
          <w:p w14:paraId="00000DF0" w14:textId="77777777" w:rsidR="00CA4C6D" w:rsidRPr="00C212DA" w:rsidRDefault="00CA4C6D">
            <w:pPr>
              <w:rPr>
                <w:rFonts w:ascii="Gill Sans MT" w:eastAsia="Gill Sans" w:hAnsi="Gill Sans MT" w:cs="Gill Sans"/>
              </w:rPr>
            </w:pPr>
          </w:p>
        </w:tc>
        <w:tc>
          <w:tcPr>
            <w:tcW w:w="1452" w:type="dxa"/>
          </w:tcPr>
          <w:p w14:paraId="00000DF1" w14:textId="77777777" w:rsidR="00CA4C6D" w:rsidRPr="00C212DA" w:rsidRDefault="00CA4C6D">
            <w:pPr>
              <w:rPr>
                <w:rFonts w:ascii="Gill Sans MT" w:eastAsia="Gill Sans" w:hAnsi="Gill Sans MT" w:cs="Gill Sans"/>
              </w:rPr>
            </w:pPr>
          </w:p>
        </w:tc>
        <w:tc>
          <w:tcPr>
            <w:tcW w:w="4085" w:type="dxa"/>
          </w:tcPr>
          <w:p w14:paraId="00000DF2" w14:textId="77777777" w:rsidR="00CA4C6D" w:rsidRPr="00C212DA" w:rsidRDefault="00CA4C6D">
            <w:pPr>
              <w:rPr>
                <w:rFonts w:ascii="Gill Sans MT" w:eastAsia="Gill Sans" w:hAnsi="Gill Sans MT" w:cs="Gill Sans"/>
              </w:rPr>
            </w:pPr>
          </w:p>
        </w:tc>
      </w:tr>
    </w:tbl>
    <w:p w14:paraId="00000DF3" w14:textId="77777777" w:rsidR="00CA4C6D" w:rsidRPr="00C212DA" w:rsidRDefault="00CA4C6D">
      <w:pPr>
        <w:rPr>
          <w:rFonts w:ascii="Gill Sans MT" w:eastAsia="Gill Sans" w:hAnsi="Gill Sans MT" w:cs="Gill Sans"/>
          <w:b/>
          <w:color w:val="76923C"/>
          <w:sz w:val="24"/>
          <w:szCs w:val="24"/>
        </w:rPr>
        <w:sectPr w:rsidR="00CA4C6D" w:rsidRPr="00C212DA">
          <w:pgSz w:w="15840" w:h="12240" w:orient="landscape"/>
          <w:pgMar w:top="1440" w:right="1440" w:bottom="1440" w:left="1440" w:header="720" w:footer="720" w:gutter="0"/>
          <w:cols w:space="720"/>
        </w:sectPr>
      </w:pPr>
    </w:p>
    <w:p w14:paraId="00000DF4" w14:textId="77777777" w:rsidR="00CA4C6D" w:rsidRPr="00C212DA" w:rsidRDefault="00D650E5">
      <w:pPr>
        <w:pStyle w:val="Heading2"/>
        <w:ind w:firstLine="720"/>
      </w:pPr>
      <w:bookmarkStart w:id="98" w:name="_Toc69803339"/>
      <w:bookmarkStart w:id="99" w:name="_Toc70638351"/>
      <w:bookmarkStart w:id="100" w:name="_Toc71619720"/>
      <w:r w:rsidRPr="00C212DA">
        <w:t xml:space="preserve">B.2 </w:t>
      </w:r>
      <w:r w:rsidRPr="00C212DA">
        <w:tab/>
        <w:t>LIST/2 Cluster Location Form</w:t>
      </w:r>
      <w:bookmarkEnd w:id="98"/>
      <w:bookmarkEnd w:id="99"/>
      <w:bookmarkEnd w:id="100"/>
      <w:r w:rsidRPr="00C212DA">
        <w:t xml:space="preserve"> </w:t>
      </w:r>
    </w:p>
    <w:p w14:paraId="00000DF5" w14:textId="77777777" w:rsidR="00CA4C6D" w:rsidRPr="00C212DA" w:rsidRDefault="00D650E5">
      <w:pPr>
        <w:pBdr>
          <w:top w:val="nil"/>
          <w:left w:val="nil"/>
          <w:bottom w:val="nil"/>
          <w:right w:val="nil"/>
          <w:between w:val="nil"/>
        </w:pBdr>
        <w:jc w:val="center"/>
        <w:rPr>
          <w:rFonts w:ascii="Gill Sans MT" w:eastAsia="Gill Sans" w:hAnsi="Gill Sans MT" w:cs="Gill Sans"/>
          <w:b/>
          <w:color w:val="000000"/>
          <w:sz w:val="24"/>
          <w:szCs w:val="24"/>
        </w:rPr>
      </w:pPr>
      <w:r w:rsidRPr="00C212DA">
        <w:rPr>
          <w:rFonts w:ascii="Gill Sans MT" w:eastAsia="Gill Sans" w:hAnsi="Gill Sans MT" w:cs="Gill Sans"/>
          <w:b/>
          <w:color w:val="000000"/>
          <w:sz w:val="24"/>
          <w:szCs w:val="24"/>
        </w:rPr>
        <w:t>LIST/2: Cluster Location Form, Feed the Future [</w:t>
      </w:r>
      <w:r w:rsidRPr="00C212DA">
        <w:rPr>
          <w:rFonts w:ascii="Gill Sans MT" w:eastAsia="Gill Sans" w:hAnsi="Gill Sans MT" w:cs="Gill Sans"/>
          <w:b/>
          <w:color w:val="000000"/>
          <w:sz w:val="24"/>
          <w:szCs w:val="24"/>
          <w:highlight w:val="yellow"/>
        </w:rPr>
        <w:t>COUNTRY</w:t>
      </w:r>
      <w:r w:rsidRPr="00C212DA">
        <w:rPr>
          <w:rFonts w:ascii="Gill Sans MT" w:eastAsia="Gill Sans" w:hAnsi="Gill Sans MT" w:cs="Gill Sans"/>
          <w:b/>
          <w:color w:val="000000"/>
          <w:sz w:val="24"/>
          <w:szCs w:val="24"/>
        </w:rPr>
        <w:t>] Zone of Influence Midline Survey [</w:t>
      </w:r>
      <w:r w:rsidRPr="00C212DA">
        <w:rPr>
          <w:rFonts w:ascii="Gill Sans MT" w:eastAsia="Gill Sans" w:hAnsi="Gill Sans MT" w:cs="Gill Sans"/>
          <w:b/>
          <w:color w:val="000000"/>
          <w:sz w:val="24"/>
          <w:szCs w:val="24"/>
          <w:highlight w:val="yellow"/>
        </w:rPr>
        <w:t>YEAR(S)</w:t>
      </w:r>
      <w:r w:rsidRPr="00C212DA">
        <w:rPr>
          <w:rFonts w:ascii="Gill Sans MT" w:eastAsia="Gill Sans" w:hAnsi="Gill Sans MT" w:cs="Gill Sans"/>
          <w:b/>
          <w:color w:val="000000"/>
          <w:sz w:val="24"/>
          <w:szCs w:val="24"/>
        </w:rPr>
        <w:t>]</w:t>
      </w:r>
    </w:p>
    <w:tbl>
      <w:tblPr>
        <w:tblStyle w:val="af2"/>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56"/>
        <w:gridCol w:w="3519"/>
        <w:gridCol w:w="270"/>
        <w:gridCol w:w="2610"/>
      </w:tblGrid>
      <w:tr w:rsidR="00CA4C6D" w:rsidRPr="00C212DA" w14:paraId="31593069" w14:textId="77777777">
        <w:trPr>
          <w:trHeight w:val="386"/>
        </w:trPr>
        <w:tc>
          <w:tcPr>
            <w:tcW w:w="6475" w:type="dxa"/>
            <w:gridSpan w:val="2"/>
            <w:tcBorders>
              <w:bottom w:val="single" w:sz="4" w:space="0" w:color="000000"/>
            </w:tcBorders>
            <w:shd w:val="clear" w:color="auto" w:fill="387990"/>
            <w:vAlign w:val="center"/>
          </w:tcPr>
          <w:p w14:paraId="00000DF6" w14:textId="77777777" w:rsidR="00CA4C6D" w:rsidRPr="00C212DA" w:rsidRDefault="00D650E5">
            <w:pPr>
              <w:jc w:val="center"/>
              <w:rPr>
                <w:rFonts w:ascii="Gill Sans MT" w:eastAsia="Gill Sans" w:hAnsi="Gill Sans MT" w:cs="Gill Sans"/>
                <w:b/>
                <w:color w:val="FFFFFF"/>
                <w:sz w:val="18"/>
                <w:szCs w:val="18"/>
              </w:rPr>
            </w:pPr>
            <w:r w:rsidRPr="00C212DA">
              <w:rPr>
                <w:rFonts w:ascii="Gill Sans MT" w:eastAsia="Gill Sans" w:hAnsi="Gill Sans MT" w:cs="Gill Sans"/>
                <w:b/>
                <w:color w:val="FFFFFF"/>
                <w:sz w:val="18"/>
                <w:szCs w:val="18"/>
              </w:rPr>
              <w:t>IDENTIFICATION</w:t>
            </w:r>
          </w:p>
        </w:tc>
        <w:tc>
          <w:tcPr>
            <w:tcW w:w="270" w:type="dxa"/>
            <w:tcBorders>
              <w:top w:val="nil"/>
              <w:bottom w:val="nil"/>
              <w:right w:val="nil"/>
            </w:tcBorders>
          </w:tcPr>
          <w:p w14:paraId="00000DF8" w14:textId="77777777" w:rsidR="00CA4C6D" w:rsidRPr="00C212DA" w:rsidRDefault="00CA4C6D">
            <w:pPr>
              <w:rPr>
                <w:rFonts w:ascii="Gill Sans MT" w:eastAsia="Gill Sans" w:hAnsi="Gill Sans MT" w:cs="Gill Sans"/>
                <w:sz w:val="18"/>
                <w:szCs w:val="18"/>
              </w:rPr>
            </w:pPr>
          </w:p>
        </w:tc>
        <w:tc>
          <w:tcPr>
            <w:tcW w:w="2610" w:type="dxa"/>
            <w:tcBorders>
              <w:top w:val="nil"/>
              <w:left w:val="nil"/>
              <w:bottom w:val="nil"/>
              <w:right w:val="nil"/>
            </w:tcBorders>
          </w:tcPr>
          <w:p w14:paraId="00000DF9" w14:textId="77777777" w:rsidR="00CA4C6D" w:rsidRPr="00C212DA" w:rsidRDefault="00D650E5">
            <w:pPr>
              <w:rPr>
                <w:rFonts w:ascii="Gill Sans MT" w:eastAsia="Gill Sans" w:hAnsi="Gill Sans MT" w:cs="Gill Sans"/>
                <w:sz w:val="18"/>
                <w:szCs w:val="18"/>
              </w:rPr>
            </w:pPr>
            <w:r w:rsidRPr="00C212DA">
              <w:rPr>
                <w:rFonts w:ascii="Gill Sans MT" w:eastAsia="Gill Sans" w:hAnsi="Gill Sans MT" w:cs="Gill Sans"/>
                <w:sz w:val="18"/>
                <w:szCs w:val="18"/>
              </w:rPr>
              <w:t>OBSERVATIONS:</w:t>
            </w:r>
          </w:p>
        </w:tc>
      </w:tr>
      <w:tr w:rsidR="00CA4C6D" w:rsidRPr="00C212DA" w14:paraId="45A2F041" w14:textId="77777777">
        <w:tc>
          <w:tcPr>
            <w:tcW w:w="2956" w:type="dxa"/>
            <w:tcBorders>
              <w:bottom w:val="nil"/>
            </w:tcBorders>
          </w:tcPr>
          <w:p w14:paraId="00000DFA" w14:textId="77777777" w:rsidR="00CA4C6D" w:rsidRPr="00C212DA" w:rsidRDefault="00CA4C6D">
            <w:pPr>
              <w:rPr>
                <w:rFonts w:ascii="Gill Sans MT" w:eastAsia="Gill Sans" w:hAnsi="Gill Sans MT" w:cs="Gill Sans"/>
                <w:sz w:val="18"/>
                <w:szCs w:val="18"/>
              </w:rPr>
            </w:pPr>
          </w:p>
          <w:p w14:paraId="00000DFB" w14:textId="77777777" w:rsidR="00CA4C6D" w:rsidRPr="00C212DA" w:rsidRDefault="00D650E5">
            <w:pPr>
              <w:rPr>
                <w:rFonts w:ascii="Gill Sans MT" w:eastAsia="Gill Sans" w:hAnsi="Gill Sans MT" w:cs="Gill Sans"/>
                <w:sz w:val="18"/>
                <w:szCs w:val="18"/>
              </w:rPr>
            </w:pPr>
            <w:r w:rsidRPr="00C212DA">
              <w:rPr>
                <w:rFonts w:ascii="Gill Sans MT" w:eastAsia="Gill Sans" w:hAnsi="Gill Sans MT" w:cs="Gill Sans"/>
                <w:sz w:val="18"/>
                <w:szCs w:val="18"/>
              </w:rPr>
              <w:t>PROVINCE _________________</w:t>
            </w:r>
          </w:p>
        </w:tc>
        <w:tc>
          <w:tcPr>
            <w:tcW w:w="3519" w:type="dxa"/>
            <w:tcBorders>
              <w:bottom w:val="nil"/>
            </w:tcBorders>
          </w:tcPr>
          <w:p w14:paraId="00000DFC" w14:textId="77777777" w:rsidR="00CA4C6D" w:rsidRPr="00C212DA" w:rsidRDefault="00CA4C6D">
            <w:pPr>
              <w:rPr>
                <w:rFonts w:ascii="Gill Sans MT" w:eastAsia="Gill Sans" w:hAnsi="Gill Sans MT" w:cs="Gill Sans"/>
                <w:sz w:val="18"/>
                <w:szCs w:val="18"/>
              </w:rPr>
            </w:pPr>
          </w:p>
          <w:p w14:paraId="00000DFD" w14:textId="77777777" w:rsidR="00CA4C6D" w:rsidRPr="00C212DA" w:rsidRDefault="00D650E5">
            <w:pPr>
              <w:rPr>
                <w:rFonts w:ascii="Gill Sans MT" w:eastAsia="Gill Sans" w:hAnsi="Gill Sans MT" w:cs="Gill Sans"/>
                <w:sz w:val="18"/>
                <w:szCs w:val="18"/>
              </w:rPr>
            </w:pPr>
            <w:r w:rsidRPr="00C212DA">
              <w:rPr>
                <w:rFonts w:ascii="Gill Sans MT" w:eastAsia="Gill Sans" w:hAnsi="Gill Sans MT" w:cs="Gill Sans"/>
                <w:sz w:val="18"/>
                <w:szCs w:val="18"/>
              </w:rPr>
              <w:t>PROVINCE CODE</w:t>
            </w:r>
          </w:p>
        </w:tc>
        <w:tc>
          <w:tcPr>
            <w:tcW w:w="270" w:type="dxa"/>
            <w:tcBorders>
              <w:top w:val="nil"/>
              <w:bottom w:val="nil"/>
              <w:right w:val="nil"/>
            </w:tcBorders>
          </w:tcPr>
          <w:p w14:paraId="00000DFE" w14:textId="77777777" w:rsidR="00CA4C6D" w:rsidRPr="00C212DA" w:rsidRDefault="00CA4C6D">
            <w:pPr>
              <w:rPr>
                <w:rFonts w:ascii="Gill Sans MT" w:eastAsia="Gill Sans" w:hAnsi="Gill Sans MT" w:cs="Gill Sans"/>
                <w:sz w:val="18"/>
                <w:szCs w:val="18"/>
              </w:rPr>
            </w:pPr>
          </w:p>
        </w:tc>
        <w:tc>
          <w:tcPr>
            <w:tcW w:w="2610" w:type="dxa"/>
            <w:tcBorders>
              <w:top w:val="nil"/>
              <w:left w:val="nil"/>
              <w:right w:val="nil"/>
            </w:tcBorders>
          </w:tcPr>
          <w:p w14:paraId="00000DFF" w14:textId="77777777" w:rsidR="00CA4C6D" w:rsidRPr="00C212DA" w:rsidRDefault="00CA4C6D">
            <w:pPr>
              <w:rPr>
                <w:rFonts w:ascii="Gill Sans MT" w:eastAsia="Gill Sans" w:hAnsi="Gill Sans MT" w:cs="Gill Sans"/>
                <w:sz w:val="18"/>
                <w:szCs w:val="18"/>
              </w:rPr>
            </w:pPr>
          </w:p>
        </w:tc>
      </w:tr>
      <w:tr w:rsidR="00CA4C6D" w:rsidRPr="00C212DA" w14:paraId="16E7CBBA" w14:textId="77777777">
        <w:tc>
          <w:tcPr>
            <w:tcW w:w="2956" w:type="dxa"/>
            <w:tcBorders>
              <w:top w:val="nil"/>
              <w:bottom w:val="nil"/>
            </w:tcBorders>
          </w:tcPr>
          <w:p w14:paraId="00000E00" w14:textId="77777777" w:rsidR="00CA4C6D" w:rsidRPr="00C212DA" w:rsidRDefault="00CA4C6D">
            <w:pPr>
              <w:rPr>
                <w:rFonts w:ascii="Gill Sans MT" w:eastAsia="Gill Sans" w:hAnsi="Gill Sans MT" w:cs="Gill Sans"/>
                <w:sz w:val="18"/>
                <w:szCs w:val="18"/>
              </w:rPr>
            </w:pPr>
          </w:p>
          <w:p w14:paraId="00000E01" w14:textId="77777777" w:rsidR="00CA4C6D" w:rsidRPr="00C212DA" w:rsidRDefault="00D650E5">
            <w:pPr>
              <w:rPr>
                <w:rFonts w:ascii="Gill Sans MT" w:eastAsia="Gill Sans" w:hAnsi="Gill Sans MT" w:cs="Gill Sans"/>
                <w:sz w:val="18"/>
                <w:szCs w:val="18"/>
              </w:rPr>
            </w:pPr>
            <w:r w:rsidRPr="00C212DA">
              <w:rPr>
                <w:rFonts w:ascii="Gill Sans MT" w:eastAsia="Gill Sans" w:hAnsi="Gill Sans MT" w:cs="Gill Sans"/>
                <w:sz w:val="18"/>
                <w:szCs w:val="18"/>
              </w:rPr>
              <w:t>DISTRICT __________________</w:t>
            </w:r>
          </w:p>
        </w:tc>
        <w:tc>
          <w:tcPr>
            <w:tcW w:w="3519" w:type="dxa"/>
            <w:tcBorders>
              <w:top w:val="nil"/>
              <w:bottom w:val="nil"/>
            </w:tcBorders>
          </w:tcPr>
          <w:p w14:paraId="00000E02" w14:textId="77777777" w:rsidR="00CA4C6D" w:rsidRPr="00C212DA" w:rsidRDefault="00CA4C6D">
            <w:pPr>
              <w:rPr>
                <w:rFonts w:ascii="Gill Sans MT" w:eastAsia="Gill Sans" w:hAnsi="Gill Sans MT" w:cs="Gill Sans"/>
                <w:sz w:val="18"/>
                <w:szCs w:val="18"/>
              </w:rPr>
            </w:pPr>
          </w:p>
          <w:p w14:paraId="00000E03" w14:textId="77777777" w:rsidR="00CA4C6D" w:rsidRPr="00C212DA" w:rsidRDefault="00D650E5">
            <w:pPr>
              <w:rPr>
                <w:rFonts w:ascii="Gill Sans MT" w:eastAsia="Gill Sans" w:hAnsi="Gill Sans MT" w:cs="Gill Sans"/>
                <w:sz w:val="18"/>
                <w:szCs w:val="18"/>
              </w:rPr>
            </w:pPr>
            <w:r w:rsidRPr="00C212DA">
              <w:rPr>
                <w:rFonts w:ascii="Gill Sans MT" w:eastAsia="Gill Sans" w:hAnsi="Gill Sans MT" w:cs="Gill Sans"/>
                <w:sz w:val="18"/>
                <w:szCs w:val="18"/>
              </w:rPr>
              <w:t>DISTRICT CODE</w:t>
            </w:r>
          </w:p>
        </w:tc>
        <w:tc>
          <w:tcPr>
            <w:tcW w:w="270" w:type="dxa"/>
            <w:tcBorders>
              <w:top w:val="nil"/>
              <w:bottom w:val="nil"/>
              <w:right w:val="nil"/>
            </w:tcBorders>
          </w:tcPr>
          <w:p w14:paraId="00000E04" w14:textId="77777777" w:rsidR="00CA4C6D" w:rsidRPr="00C212DA" w:rsidRDefault="00CA4C6D">
            <w:pPr>
              <w:rPr>
                <w:rFonts w:ascii="Gill Sans MT" w:eastAsia="Gill Sans" w:hAnsi="Gill Sans MT" w:cs="Gill Sans"/>
                <w:sz w:val="18"/>
                <w:szCs w:val="18"/>
              </w:rPr>
            </w:pPr>
          </w:p>
        </w:tc>
        <w:tc>
          <w:tcPr>
            <w:tcW w:w="2610" w:type="dxa"/>
            <w:tcBorders>
              <w:left w:val="nil"/>
              <w:right w:val="nil"/>
            </w:tcBorders>
          </w:tcPr>
          <w:p w14:paraId="00000E05" w14:textId="77777777" w:rsidR="00CA4C6D" w:rsidRPr="00C212DA" w:rsidRDefault="00CA4C6D">
            <w:pPr>
              <w:rPr>
                <w:rFonts w:ascii="Gill Sans MT" w:eastAsia="Gill Sans" w:hAnsi="Gill Sans MT" w:cs="Gill Sans"/>
                <w:sz w:val="18"/>
                <w:szCs w:val="18"/>
              </w:rPr>
            </w:pPr>
          </w:p>
        </w:tc>
      </w:tr>
      <w:tr w:rsidR="00CA4C6D" w:rsidRPr="00C212DA" w14:paraId="557F5771" w14:textId="77777777">
        <w:tc>
          <w:tcPr>
            <w:tcW w:w="2956" w:type="dxa"/>
            <w:tcBorders>
              <w:top w:val="nil"/>
              <w:bottom w:val="nil"/>
            </w:tcBorders>
          </w:tcPr>
          <w:p w14:paraId="00000E06" w14:textId="77777777" w:rsidR="00CA4C6D" w:rsidRPr="00C212DA" w:rsidRDefault="00CA4C6D">
            <w:pPr>
              <w:rPr>
                <w:rFonts w:ascii="Gill Sans MT" w:eastAsia="Gill Sans" w:hAnsi="Gill Sans MT" w:cs="Gill Sans"/>
                <w:sz w:val="18"/>
                <w:szCs w:val="18"/>
              </w:rPr>
            </w:pPr>
          </w:p>
          <w:p w14:paraId="00000E07" w14:textId="77777777" w:rsidR="00CA4C6D" w:rsidRPr="00C212DA" w:rsidRDefault="00D650E5">
            <w:pPr>
              <w:rPr>
                <w:rFonts w:ascii="Gill Sans MT" w:eastAsia="Gill Sans" w:hAnsi="Gill Sans MT" w:cs="Gill Sans"/>
                <w:sz w:val="18"/>
                <w:szCs w:val="18"/>
              </w:rPr>
            </w:pPr>
            <w:r w:rsidRPr="00C212DA">
              <w:rPr>
                <w:rFonts w:ascii="Gill Sans MT" w:eastAsia="Gill Sans" w:hAnsi="Gill Sans MT" w:cs="Gill Sans"/>
                <w:sz w:val="18"/>
                <w:szCs w:val="18"/>
              </w:rPr>
              <w:t>TOWN/VILLAGE _____________</w:t>
            </w:r>
          </w:p>
        </w:tc>
        <w:tc>
          <w:tcPr>
            <w:tcW w:w="3519" w:type="dxa"/>
            <w:tcBorders>
              <w:top w:val="nil"/>
              <w:bottom w:val="nil"/>
            </w:tcBorders>
          </w:tcPr>
          <w:p w14:paraId="00000E08" w14:textId="77777777" w:rsidR="00CA4C6D" w:rsidRPr="00C212DA" w:rsidRDefault="00CA4C6D">
            <w:pPr>
              <w:rPr>
                <w:rFonts w:ascii="Gill Sans MT" w:eastAsia="Gill Sans" w:hAnsi="Gill Sans MT" w:cs="Gill Sans"/>
                <w:sz w:val="18"/>
                <w:szCs w:val="18"/>
              </w:rPr>
            </w:pPr>
          </w:p>
          <w:p w14:paraId="00000E09" w14:textId="77777777" w:rsidR="00CA4C6D" w:rsidRPr="00C212DA" w:rsidRDefault="00D650E5">
            <w:pPr>
              <w:rPr>
                <w:rFonts w:ascii="Gill Sans MT" w:eastAsia="Gill Sans" w:hAnsi="Gill Sans MT" w:cs="Gill Sans"/>
                <w:sz w:val="18"/>
                <w:szCs w:val="18"/>
              </w:rPr>
            </w:pPr>
            <w:r w:rsidRPr="00C212DA">
              <w:rPr>
                <w:rFonts w:ascii="Gill Sans MT" w:eastAsia="Gill Sans" w:hAnsi="Gill Sans MT" w:cs="Gill Sans"/>
                <w:sz w:val="18"/>
                <w:szCs w:val="18"/>
              </w:rPr>
              <w:t>TOWN/VILLAGE CODE</w:t>
            </w:r>
          </w:p>
        </w:tc>
        <w:tc>
          <w:tcPr>
            <w:tcW w:w="270" w:type="dxa"/>
            <w:tcBorders>
              <w:top w:val="nil"/>
              <w:bottom w:val="nil"/>
              <w:right w:val="nil"/>
            </w:tcBorders>
          </w:tcPr>
          <w:p w14:paraId="00000E0A" w14:textId="77777777" w:rsidR="00CA4C6D" w:rsidRPr="00C212DA" w:rsidRDefault="00CA4C6D">
            <w:pPr>
              <w:rPr>
                <w:rFonts w:ascii="Gill Sans MT" w:eastAsia="Gill Sans" w:hAnsi="Gill Sans MT" w:cs="Gill Sans"/>
                <w:sz w:val="18"/>
                <w:szCs w:val="18"/>
              </w:rPr>
            </w:pPr>
          </w:p>
        </w:tc>
        <w:tc>
          <w:tcPr>
            <w:tcW w:w="2610" w:type="dxa"/>
            <w:tcBorders>
              <w:left w:val="nil"/>
              <w:right w:val="nil"/>
            </w:tcBorders>
          </w:tcPr>
          <w:p w14:paraId="00000E0B" w14:textId="77777777" w:rsidR="00CA4C6D" w:rsidRPr="00C212DA" w:rsidRDefault="00CA4C6D">
            <w:pPr>
              <w:rPr>
                <w:rFonts w:ascii="Gill Sans MT" w:eastAsia="Gill Sans" w:hAnsi="Gill Sans MT" w:cs="Gill Sans"/>
                <w:sz w:val="18"/>
                <w:szCs w:val="18"/>
              </w:rPr>
            </w:pPr>
          </w:p>
        </w:tc>
      </w:tr>
      <w:tr w:rsidR="00CA4C6D" w:rsidRPr="00C212DA" w14:paraId="114A5EB9" w14:textId="77777777">
        <w:tc>
          <w:tcPr>
            <w:tcW w:w="2956" w:type="dxa"/>
            <w:tcBorders>
              <w:top w:val="nil"/>
              <w:bottom w:val="nil"/>
            </w:tcBorders>
          </w:tcPr>
          <w:p w14:paraId="00000E0C" w14:textId="77777777" w:rsidR="00CA4C6D" w:rsidRPr="00C212DA" w:rsidRDefault="00CA4C6D">
            <w:pPr>
              <w:rPr>
                <w:rFonts w:ascii="Gill Sans MT" w:eastAsia="Gill Sans" w:hAnsi="Gill Sans MT" w:cs="Gill Sans"/>
                <w:sz w:val="18"/>
                <w:szCs w:val="18"/>
              </w:rPr>
            </w:pPr>
          </w:p>
          <w:p w14:paraId="00000E0D" w14:textId="77777777" w:rsidR="00CA4C6D" w:rsidRPr="00C212DA" w:rsidRDefault="00D650E5">
            <w:pPr>
              <w:rPr>
                <w:rFonts w:ascii="Gill Sans MT" w:eastAsia="Gill Sans" w:hAnsi="Gill Sans MT" w:cs="Gill Sans"/>
                <w:sz w:val="18"/>
                <w:szCs w:val="18"/>
              </w:rPr>
            </w:pPr>
            <w:r w:rsidRPr="00C212DA">
              <w:rPr>
                <w:rFonts w:ascii="Gill Sans MT" w:eastAsia="Gill Sans" w:hAnsi="Gill Sans MT" w:cs="Gill Sans"/>
                <w:sz w:val="18"/>
                <w:szCs w:val="18"/>
              </w:rPr>
              <w:t>NAME OF MAPPER ___________</w:t>
            </w:r>
          </w:p>
        </w:tc>
        <w:tc>
          <w:tcPr>
            <w:tcW w:w="3519" w:type="dxa"/>
            <w:tcBorders>
              <w:top w:val="nil"/>
              <w:bottom w:val="nil"/>
            </w:tcBorders>
          </w:tcPr>
          <w:p w14:paraId="00000E0E" w14:textId="77777777" w:rsidR="00CA4C6D" w:rsidRPr="00C212DA" w:rsidRDefault="00CA4C6D">
            <w:pPr>
              <w:rPr>
                <w:rFonts w:ascii="Gill Sans MT" w:eastAsia="Gill Sans" w:hAnsi="Gill Sans MT" w:cs="Gill Sans"/>
                <w:sz w:val="18"/>
                <w:szCs w:val="18"/>
              </w:rPr>
            </w:pPr>
          </w:p>
          <w:p w14:paraId="00000E0F" w14:textId="77777777" w:rsidR="00CA4C6D" w:rsidRPr="00C212DA" w:rsidRDefault="00D650E5">
            <w:pPr>
              <w:rPr>
                <w:rFonts w:ascii="Gill Sans MT" w:eastAsia="Gill Sans" w:hAnsi="Gill Sans MT" w:cs="Gill Sans"/>
                <w:sz w:val="18"/>
                <w:szCs w:val="18"/>
              </w:rPr>
            </w:pPr>
            <w:r w:rsidRPr="00C212DA">
              <w:rPr>
                <w:rFonts w:ascii="Gill Sans MT" w:eastAsia="Gill Sans" w:hAnsi="Gill Sans MT" w:cs="Gill Sans"/>
                <w:sz w:val="18"/>
                <w:szCs w:val="18"/>
              </w:rPr>
              <w:t>CLUSTER CODE</w:t>
            </w:r>
          </w:p>
        </w:tc>
        <w:tc>
          <w:tcPr>
            <w:tcW w:w="270" w:type="dxa"/>
            <w:tcBorders>
              <w:top w:val="nil"/>
              <w:bottom w:val="nil"/>
              <w:right w:val="nil"/>
            </w:tcBorders>
          </w:tcPr>
          <w:p w14:paraId="00000E10" w14:textId="77777777" w:rsidR="00CA4C6D" w:rsidRPr="00C212DA" w:rsidRDefault="00CA4C6D">
            <w:pPr>
              <w:rPr>
                <w:rFonts w:ascii="Gill Sans MT" w:eastAsia="Gill Sans" w:hAnsi="Gill Sans MT" w:cs="Gill Sans"/>
                <w:sz w:val="18"/>
                <w:szCs w:val="18"/>
              </w:rPr>
            </w:pPr>
          </w:p>
        </w:tc>
        <w:tc>
          <w:tcPr>
            <w:tcW w:w="2610" w:type="dxa"/>
            <w:tcBorders>
              <w:left w:val="nil"/>
              <w:right w:val="nil"/>
            </w:tcBorders>
          </w:tcPr>
          <w:p w14:paraId="00000E11" w14:textId="77777777" w:rsidR="00CA4C6D" w:rsidRPr="00C212DA" w:rsidRDefault="00CA4C6D">
            <w:pPr>
              <w:rPr>
                <w:rFonts w:ascii="Gill Sans MT" w:eastAsia="Gill Sans" w:hAnsi="Gill Sans MT" w:cs="Gill Sans"/>
                <w:sz w:val="18"/>
                <w:szCs w:val="18"/>
              </w:rPr>
            </w:pPr>
          </w:p>
        </w:tc>
      </w:tr>
      <w:tr w:rsidR="00CA4C6D" w:rsidRPr="00C212DA" w14:paraId="6D209C6C" w14:textId="77777777">
        <w:trPr>
          <w:trHeight w:val="539"/>
        </w:trPr>
        <w:tc>
          <w:tcPr>
            <w:tcW w:w="2956" w:type="dxa"/>
            <w:tcBorders>
              <w:top w:val="nil"/>
            </w:tcBorders>
          </w:tcPr>
          <w:p w14:paraId="00000E12" w14:textId="77777777" w:rsidR="00CA4C6D" w:rsidRPr="00C212DA" w:rsidRDefault="00CA4C6D">
            <w:pPr>
              <w:rPr>
                <w:rFonts w:ascii="Gill Sans MT" w:eastAsia="Gill Sans" w:hAnsi="Gill Sans MT" w:cs="Gill Sans"/>
                <w:sz w:val="18"/>
                <w:szCs w:val="18"/>
              </w:rPr>
            </w:pPr>
          </w:p>
          <w:p w14:paraId="00000E13" w14:textId="77777777" w:rsidR="00CA4C6D" w:rsidRPr="00C212DA" w:rsidRDefault="00D650E5">
            <w:pPr>
              <w:rPr>
                <w:rFonts w:ascii="Gill Sans MT" w:eastAsia="Gill Sans" w:hAnsi="Gill Sans MT" w:cs="Gill Sans"/>
                <w:sz w:val="18"/>
                <w:szCs w:val="18"/>
              </w:rPr>
            </w:pPr>
            <w:r w:rsidRPr="00C212DA">
              <w:rPr>
                <w:rFonts w:ascii="Gill Sans MT" w:eastAsia="Gill Sans" w:hAnsi="Gill Sans MT" w:cs="Gill Sans"/>
                <w:sz w:val="18"/>
                <w:szCs w:val="18"/>
              </w:rPr>
              <w:t>NAME OF LISTER _____________</w:t>
            </w:r>
          </w:p>
          <w:p w14:paraId="00000E14" w14:textId="77777777" w:rsidR="00CA4C6D" w:rsidRPr="00C212DA" w:rsidRDefault="00CA4C6D">
            <w:pPr>
              <w:rPr>
                <w:rFonts w:ascii="Gill Sans MT" w:eastAsia="Gill Sans" w:hAnsi="Gill Sans MT" w:cs="Gill Sans"/>
                <w:sz w:val="18"/>
                <w:szCs w:val="18"/>
              </w:rPr>
            </w:pPr>
          </w:p>
        </w:tc>
        <w:tc>
          <w:tcPr>
            <w:tcW w:w="3519" w:type="dxa"/>
            <w:tcBorders>
              <w:top w:val="nil"/>
            </w:tcBorders>
          </w:tcPr>
          <w:p w14:paraId="00000E15" w14:textId="77777777" w:rsidR="00CA4C6D" w:rsidRPr="00C212DA" w:rsidRDefault="00CA4C6D">
            <w:pPr>
              <w:rPr>
                <w:rFonts w:ascii="Gill Sans MT" w:eastAsia="Gill Sans" w:hAnsi="Gill Sans MT" w:cs="Gill Sans"/>
                <w:sz w:val="18"/>
                <w:szCs w:val="18"/>
              </w:rPr>
            </w:pPr>
          </w:p>
          <w:p w14:paraId="00000E16" w14:textId="77777777" w:rsidR="00CA4C6D" w:rsidRPr="00C212DA" w:rsidRDefault="00D650E5">
            <w:pPr>
              <w:rPr>
                <w:rFonts w:ascii="Gill Sans MT" w:eastAsia="Gill Sans" w:hAnsi="Gill Sans MT" w:cs="Gill Sans"/>
                <w:sz w:val="18"/>
                <w:szCs w:val="18"/>
              </w:rPr>
            </w:pPr>
            <w:r w:rsidRPr="00C212DA">
              <w:rPr>
                <w:rFonts w:ascii="Gill Sans MT" w:eastAsia="Gill Sans" w:hAnsi="Gill Sans MT" w:cs="Gill Sans"/>
                <w:sz w:val="18"/>
                <w:szCs w:val="18"/>
              </w:rPr>
              <w:t>FTF CLUSTER NO</w:t>
            </w:r>
          </w:p>
        </w:tc>
        <w:tc>
          <w:tcPr>
            <w:tcW w:w="270" w:type="dxa"/>
            <w:tcBorders>
              <w:top w:val="nil"/>
              <w:bottom w:val="nil"/>
              <w:right w:val="nil"/>
            </w:tcBorders>
          </w:tcPr>
          <w:p w14:paraId="00000E17" w14:textId="77777777" w:rsidR="00CA4C6D" w:rsidRPr="00C212DA" w:rsidRDefault="00CA4C6D">
            <w:pPr>
              <w:rPr>
                <w:rFonts w:ascii="Gill Sans MT" w:eastAsia="Gill Sans" w:hAnsi="Gill Sans MT" w:cs="Gill Sans"/>
                <w:sz w:val="18"/>
                <w:szCs w:val="18"/>
              </w:rPr>
            </w:pPr>
          </w:p>
        </w:tc>
        <w:tc>
          <w:tcPr>
            <w:tcW w:w="2610" w:type="dxa"/>
            <w:tcBorders>
              <w:left w:val="nil"/>
              <w:right w:val="nil"/>
            </w:tcBorders>
          </w:tcPr>
          <w:p w14:paraId="00000E18" w14:textId="77777777" w:rsidR="00CA4C6D" w:rsidRPr="00C212DA" w:rsidRDefault="00CA4C6D">
            <w:pPr>
              <w:rPr>
                <w:rFonts w:ascii="Gill Sans MT" w:eastAsia="Gill Sans" w:hAnsi="Gill Sans MT" w:cs="Gill Sans"/>
                <w:sz w:val="18"/>
                <w:szCs w:val="18"/>
              </w:rPr>
            </w:pPr>
          </w:p>
        </w:tc>
      </w:tr>
    </w:tbl>
    <w:p w14:paraId="00000E19" w14:textId="77777777" w:rsidR="00CA4C6D" w:rsidRPr="00C212DA" w:rsidRDefault="00CA4C6D">
      <w:pPr>
        <w:rPr>
          <w:rFonts w:ascii="Gill Sans MT" w:hAnsi="Gill Sans MT"/>
        </w:rPr>
      </w:pPr>
    </w:p>
    <w:p w14:paraId="00000E1A" w14:textId="50CD9FB4" w:rsidR="00CA4C6D" w:rsidRPr="00C212DA" w:rsidRDefault="00194831">
      <w:pPr>
        <w:rPr>
          <w:rFonts w:ascii="Gill Sans MT" w:hAnsi="Gill Sans MT"/>
          <w:b/>
        </w:rPr>
      </w:pPr>
      <w:r>
        <w:rPr>
          <w:noProof/>
        </w:rPr>
        <mc:AlternateContent>
          <mc:Choice Requires="wps">
            <w:drawing>
              <wp:inline distT="0" distB="0" distL="0" distR="0" wp14:anchorId="7B74A80F" wp14:editId="723A28A3">
                <wp:extent cx="5943600" cy="5470525"/>
                <wp:effectExtent l="0" t="0" r="19050" b="15875"/>
                <wp:docPr id="192" name="Text Box 192"/>
                <wp:cNvGraphicFramePr/>
                <a:graphic xmlns:a="http://schemas.openxmlformats.org/drawingml/2006/main">
                  <a:graphicData uri="http://schemas.microsoft.com/office/word/2010/wordprocessingShape">
                    <wps:wsp>
                      <wps:cNvSpPr txBox="1"/>
                      <wps:spPr>
                        <a:xfrm>
                          <a:off x="0" y="0"/>
                          <a:ext cx="5943600" cy="5470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F0C990" w14:textId="77777777" w:rsidR="00194831" w:rsidRPr="009A7237" w:rsidRDefault="00194831" w:rsidP="00194831">
                            <w:pPr>
                              <w:rPr>
                                <w:rFonts w:ascii="Gill Sans MT" w:hAnsi="Gill Sans MT"/>
                                <w:sz w:val="20"/>
                                <w:szCs w:val="20"/>
                              </w:rPr>
                            </w:pPr>
                            <w:r w:rsidRPr="009A7237">
                              <w:rPr>
                                <w:rFonts w:ascii="Gill Sans MT" w:hAnsi="Gill Sans MT"/>
                                <w:sz w:val="20"/>
                                <w:szCs w:val="20"/>
                              </w:rPr>
                              <w:t>LOCATION MAP OF CLUSTER</w:t>
                            </w:r>
                          </w:p>
                          <w:p w14:paraId="637180B6" w14:textId="77777777" w:rsidR="00194831" w:rsidRDefault="00194831" w:rsidP="0019483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B74A80F" id="Text Box 192" o:spid="_x0000_s1038" type="#_x0000_t202" style="width:468pt;height:43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" fillcolor="white [3201]" strokeweight=".5pt">
                <v:textbox>
                  <w:txbxContent>
                    <w:p w14:paraId="4FF0C990" w14:textId="77777777" w:rsidR="00194831" w:rsidRPr="009A7237" w:rsidRDefault="00194831" w:rsidP="00194831">
                      <w:pPr>
                        <w:rPr>
                          <w:rFonts w:ascii="Gill Sans MT" w:hAnsi="Gill Sans MT"/>
                          <w:sz w:val="20"/>
                          <w:szCs w:val="20"/>
                        </w:rPr>
                      </w:pPr>
                      <w:r w:rsidRPr="009A7237">
                        <w:rPr>
                          <w:rFonts w:ascii="Gill Sans MT" w:hAnsi="Gill Sans MT"/>
                          <w:sz w:val="20"/>
                          <w:szCs w:val="20"/>
                        </w:rPr>
                        <w:t>LOCATION MAP OF CLUSTER</w:t>
                      </w:r>
                    </w:p>
                    <w:p w14:paraId="637180B6" w14:textId="77777777" w:rsidR="00194831" w:rsidRDefault="00194831" w:rsidP="00194831"/>
                  </w:txbxContent>
                </v:textbox>
                <w10:anchorlock/>
              </v:shape>
            </w:pict>
          </mc:Fallback>
        </mc:AlternateContent>
      </w:r>
      <w:r w:rsidR="00D650E5" w:rsidRPr="00C212DA">
        <w:rPr>
          <w:rFonts w:ascii="Gill Sans MT" w:hAnsi="Gill Sans MT"/>
        </w:rPr>
        <w:br w:type="page"/>
      </w:r>
    </w:p>
    <w:p w14:paraId="00000E1B" w14:textId="77777777" w:rsidR="00CA4C6D" w:rsidRPr="00C212DA" w:rsidRDefault="00D650E5">
      <w:pPr>
        <w:pStyle w:val="Heading2"/>
        <w:ind w:firstLine="720"/>
      </w:pPr>
      <w:bookmarkStart w:id="101" w:name="_Toc69803340"/>
      <w:bookmarkStart w:id="102" w:name="_Toc70638352"/>
      <w:bookmarkStart w:id="103" w:name="_Toc71619721"/>
      <w:r w:rsidRPr="00C212DA">
        <w:t xml:space="preserve">B.3 </w:t>
      </w:r>
      <w:r w:rsidRPr="00C212DA">
        <w:tab/>
        <w:t>LIST/3 Cluster Sketch Map Form</w:t>
      </w:r>
      <w:bookmarkEnd w:id="101"/>
      <w:bookmarkEnd w:id="102"/>
      <w:bookmarkEnd w:id="103"/>
    </w:p>
    <w:p w14:paraId="00000E1C" w14:textId="77777777" w:rsidR="00CA4C6D" w:rsidRPr="00C212DA" w:rsidRDefault="00D650E5">
      <w:pPr>
        <w:spacing w:after="360"/>
        <w:jc w:val="center"/>
        <w:rPr>
          <w:rFonts w:ascii="Gill Sans MT" w:eastAsia="Gill Sans" w:hAnsi="Gill Sans MT" w:cs="Gill Sans"/>
          <w:b/>
          <w:sz w:val="24"/>
          <w:szCs w:val="24"/>
        </w:rPr>
      </w:pPr>
      <w:r w:rsidRPr="00C212DA">
        <w:rPr>
          <w:rFonts w:ascii="Gill Sans MT" w:eastAsia="Gill Sans" w:hAnsi="Gill Sans MT" w:cs="Gill Sans"/>
          <w:b/>
          <w:sz w:val="24"/>
          <w:szCs w:val="24"/>
        </w:rPr>
        <w:t>LIST/3 Cluster Map Form, Feed the Future [</w:t>
      </w:r>
      <w:r w:rsidRPr="00C212DA">
        <w:rPr>
          <w:rFonts w:ascii="Gill Sans MT" w:eastAsia="Gill Sans" w:hAnsi="Gill Sans MT" w:cs="Gill Sans"/>
          <w:b/>
          <w:sz w:val="24"/>
          <w:szCs w:val="24"/>
          <w:highlight w:val="yellow"/>
        </w:rPr>
        <w:t>COUNTRY</w:t>
      </w:r>
      <w:r w:rsidRPr="00C212DA">
        <w:rPr>
          <w:rFonts w:ascii="Gill Sans MT" w:eastAsia="Gill Sans" w:hAnsi="Gill Sans MT" w:cs="Gill Sans"/>
          <w:b/>
          <w:sz w:val="24"/>
          <w:szCs w:val="24"/>
        </w:rPr>
        <w:t>] Zone of Influence Midline Survey [</w:t>
      </w:r>
      <w:r w:rsidRPr="00C212DA">
        <w:rPr>
          <w:rFonts w:ascii="Gill Sans MT" w:eastAsia="Gill Sans" w:hAnsi="Gill Sans MT" w:cs="Gill Sans"/>
          <w:b/>
          <w:sz w:val="24"/>
          <w:szCs w:val="24"/>
          <w:highlight w:val="yellow"/>
        </w:rPr>
        <w:t>YEAR(S)</w:t>
      </w:r>
      <w:r w:rsidRPr="00C212DA">
        <w:rPr>
          <w:rFonts w:ascii="Gill Sans MT" w:eastAsia="Gill Sans" w:hAnsi="Gill Sans MT" w:cs="Gill Sans"/>
          <w:b/>
          <w:sz w:val="24"/>
          <w:szCs w:val="24"/>
        </w:rPr>
        <w:t>]</w:t>
      </w:r>
    </w:p>
    <w:p w14:paraId="481B0919" w14:textId="77777777" w:rsidR="00CA4C6D" w:rsidRDefault="00CA4C6D">
      <w:pPr>
        <w:ind w:left="720" w:firstLine="720"/>
        <w:rPr>
          <w:rFonts w:ascii="Gill Sans MT" w:eastAsia="Gill Sans" w:hAnsi="Gill Sans MT" w:cs="Gill Sans"/>
          <w:sz w:val="24"/>
          <w:szCs w:val="24"/>
        </w:rPr>
      </w:pPr>
    </w:p>
    <w:p w14:paraId="0B5949A8" w14:textId="77777777" w:rsidR="004F43E8" w:rsidRDefault="004F43E8" w:rsidP="004F43E8">
      <w:pPr>
        <w:ind w:left="720" w:firstLine="720"/>
        <w:rPr>
          <w:rFonts w:ascii="Gill Sans MT" w:eastAsia="Cabin" w:hAnsi="Gill Sans MT" w:cs="Cabin"/>
          <w:sz w:val="24"/>
          <w:szCs w:val="24"/>
        </w:rPr>
      </w:pPr>
      <w:r>
        <w:rPr>
          <w:rFonts w:ascii="Gill Sans MT" w:eastAsia="Cabin" w:hAnsi="Gill Sans MT" w:cs="Cabin"/>
          <w:b/>
          <w:noProof/>
          <w:sz w:val="24"/>
          <w:szCs w:val="24"/>
        </w:rPr>
        <mc:AlternateContent>
          <mc:Choice Requires="wpg">
            <w:drawing>
              <wp:anchor distT="0" distB="0" distL="114300" distR="114300" simplePos="0" relativeHeight="251661312" behindDoc="0" locked="0" layoutInCell="1" allowOverlap="1" wp14:anchorId="643B85B6" wp14:editId="5A859392">
                <wp:simplePos x="0" y="0"/>
                <wp:positionH relativeFrom="margin">
                  <wp:align>right</wp:align>
                </wp:positionH>
                <wp:positionV relativeFrom="paragraph">
                  <wp:posOffset>6350</wp:posOffset>
                </wp:positionV>
                <wp:extent cx="868680" cy="228600"/>
                <wp:effectExtent l="0" t="0" r="26670" b="19050"/>
                <wp:wrapNone/>
                <wp:docPr id="129" name="Group 129"/>
                <wp:cNvGraphicFramePr/>
                <a:graphic xmlns:a="http://schemas.openxmlformats.org/drawingml/2006/main">
                  <a:graphicData uri="http://schemas.microsoft.com/office/word/2010/wordprocessingGroup">
                    <wpg:wgp>
                      <wpg:cNvGrpSpPr/>
                      <wpg:grpSpPr>
                        <a:xfrm>
                          <a:off x="0" y="0"/>
                          <a:ext cx="868680" cy="228600"/>
                          <a:chOff x="0" y="0"/>
                          <a:chExt cx="868680" cy="228600"/>
                        </a:xfrm>
                      </wpg:grpSpPr>
                      <wps:wsp>
                        <wps:cNvPr id="138" name="Text Box 138"/>
                        <wps:cNvSpPr txBox="1"/>
                        <wps:spPr>
                          <a:xfrm>
                            <a:off x="0" y="0"/>
                            <a:ext cx="28956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038E03E" w14:textId="77777777" w:rsidR="004F43E8" w:rsidRDefault="004F43E8" w:rsidP="004F43E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9" name="Text Box 139"/>
                        <wps:cNvSpPr txBox="1"/>
                        <wps:spPr>
                          <a:xfrm>
                            <a:off x="289560" y="0"/>
                            <a:ext cx="28956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7ECD9C8" w14:textId="77777777" w:rsidR="004F43E8" w:rsidRDefault="004F43E8" w:rsidP="004F43E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0" name="Text Box 140"/>
                        <wps:cNvSpPr txBox="1"/>
                        <wps:spPr>
                          <a:xfrm>
                            <a:off x="579120" y="0"/>
                            <a:ext cx="28956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10584D0" w14:textId="77777777" w:rsidR="004F43E8" w:rsidRDefault="004F43E8" w:rsidP="004F43E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43B85B6" id="Group 129" o:spid="_x0000_s1039" style="position:absolute;left:0;text-align:left;margin-left:17.2pt;margin-top:.5pt;width:68.4pt;height:18pt;z-index:251661312;mso-position-horizontal:right;mso-position-horizontal-relative:margin;mso-position-vertical-relative:text" coordsize="8686,2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">
                <v:shape id="Text Box 138" o:spid="_x0000_s1040" type="#_x0000_t202" style="position:absolute;width:2895;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" fillcolor="white [3201]" strokeweight=".5pt">
                  <v:textbox>
                    <w:txbxContent>
                      <w:p w14:paraId="5038E03E" w14:textId="77777777" w:rsidR="004F43E8" w:rsidRDefault="004F43E8" w:rsidP="004F43E8"/>
                    </w:txbxContent>
                  </v:textbox>
                </v:shape>
                <v:shape id="Text Box 139" o:spid="_x0000_s1041" type="#_x0000_t202" style="position:absolute;left:2895;width:289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" fillcolor="white [3201]" strokeweight=".5pt">
                  <v:textbox>
                    <w:txbxContent>
                      <w:p w14:paraId="57ECD9C8" w14:textId="77777777" w:rsidR="004F43E8" w:rsidRDefault="004F43E8" w:rsidP="004F43E8"/>
                    </w:txbxContent>
                  </v:textbox>
                </v:shape>
                <v:shape id="Text Box 140" o:spid="_x0000_s1042" type="#_x0000_t202" style="position:absolute;left:5791;width:2895;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" fillcolor="white [3201]" strokeweight=".5pt">
                  <v:textbox>
                    <w:txbxContent>
                      <w:p w14:paraId="210584D0" w14:textId="77777777" w:rsidR="004F43E8" w:rsidRDefault="004F43E8" w:rsidP="004F43E8"/>
                    </w:txbxContent>
                  </v:textbox>
                </v:shape>
                <w10:wrap anchorx="margin"/>
              </v:group>
            </w:pict>
          </mc:Fallback>
        </mc:AlternateContent>
      </w:r>
      <w:r w:rsidRPr="00852F18">
        <w:rPr>
          <w:rFonts w:ascii="Gill Sans MT" w:eastAsia="Cabin" w:hAnsi="Gill Sans MT" w:cs="Cabin"/>
          <w:sz w:val="24"/>
          <w:szCs w:val="24"/>
        </w:rPr>
        <w:t>CLUSTER</w:t>
      </w:r>
    </w:p>
    <w:p w14:paraId="7B6B7384" w14:textId="77777777" w:rsidR="004F43E8" w:rsidRPr="00852F18" w:rsidRDefault="004F43E8" w:rsidP="004F43E8">
      <w:pPr>
        <w:rPr>
          <w:rFonts w:ascii="Gill Sans MT" w:eastAsia="Cabin" w:hAnsi="Gill Sans MT" w:cs="Cabin"/>
          <w:sz w:val="24"/>
          <w:szCs w:val="24"/>
        </w:rPr>
      </w:pPr>
      <w:r>
        <w:rPr>
          <w:rFonts w:ascii="Gill Sans MT" w:eastAsia="Cabin" w:hAnsi="Gill Sans MT" w:cs="Cabin"/>
          <w:b/>
          <w:noProof/>
          <w:sz w:val="24"/>
          <w:szCs w:val="24"/>
        </w:rPr>
        <mc:AlternateContent>
          <mc:Choice Requires="wps">
            <w:drawing>
              <wp:inline distT="0" distB="0" distL="0" distR="0" wp14:anchorId="517B3CED" wp14:editId="7FDD37B8">
                <wp:extent cx="5943600" cy="6556714"/>
                <wp:effectExtent l="0" t="0" r="19050" b="15875"/>
                <wp:docPr id="141" name="Text Box 141"/>
                <wp:cNvGraphicFramePr/>
                <a:graphic xmlns:a="http://schemas.openxmlformats.org/drawingml/2006/main">
                  <a:graphicData uri="http://schemas.microsoft.com/office/word/2010/wordprocessingShape">
                    <wps:wsp>
                      <wps:cNvSpPr txBox="1"/>
                      <wps:spPr>
                        <a:xfrm>
                          <a:off x="0" y="0"/>
                          <a:ext cx="5943600" cy="655671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8CFB914" w14:textId="77777777" w:rsidR="004F43E8" w:rsidRDefault="004F43E8" w:rsidP="004F43E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17B3CED" id="Text Box 141" o:spid="_x0000_s1043" type="#_x0000_t202" style="width:468pt;height:51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" fillcolor="white [3201]" strokeweight=".5pt">
                <v:textbox>
                  <w:txbxContent>
                    <w:p w14:paraId="78CFB914" w14:textId="77777777" w:rsidR="004F43E8" w:rsidRDefault="004F43E8" w:rsidP="004F43E8"/>
                  </w:txbxContent>
                </v:textbox>
                <w10:anchorlock/>
              </v:shape>
            </w:pict>
          </mc:Fallback>
        </mc:AlternateContent>
      </w:r>
    </w:p>
    <w:p w14:paraId="00000E1D" w14:textId="0750F6DC" w:rsidR="004F43E8" w:rsidRPr="00C212DA" w:rsidRDefault="004F43E8" w:rsidP="004F43E8">
      <w:pPr>
        <w:rPr>
          <w:rFonts w:ascii="Gill Sans MT" w:eastAsia="Gill Sans" w:hAnsi="Gill Sans MT" w:cs="Gill Sans"/>
          <w:sz w:val="24"/>
          <w:szCs w:val="24"/>
        </w:rPr>
        <w:sectPr w:rsidR="004F43E8" w:rsidRPr="00C212DA">
          <w:pgSz w:w="12240" w:h="15840"/>
          <w:pgMar w:top="1440" w:right="1440" w:bottom="1440" w:left="1440" w:header="720" w:footer="720" w:gutter="0"/>
          <w:cols w:space="720"/>
        </w:sectPr>
      </w:pPr>
    </w:p>
    <w:p w14:paraId="00000E1E" w14:textId="77777777" w:rsidR="00CA4C6D" w:rsidRPr="00C212DA" w:rsidRDefault="00D650E5">
      <w:pPr>
        <w:pStyle w:val="Heading2"/>
        <w:ind w:firstLine="720"/>
      </w:pPr>
      <w:bookmarkStart w:id="104" w:name="_Toc69803341"/>
      <w:bookmarkStart w:id="105" w:name="_Toc70638353"/>
      <w:bookmarkStart w:id="106" w:name="_Toc71619722"/>
      <w:r w:rsidRPr="00C212DA">
        <w:t xml:space="preserve">B.4 </w:t>
      </w:r>
      <w:r w:rsidRPr="00C212DA">
        <w:tab/>
        <w:t>LIST/4 Household Listing Form</w:t>
      </w:r>
      <w:bookmarkEnd w:id="104"/>
      <w:bookmarkEnd w:id="105"/>
      <w:bookmarkEnd w:id="106"/>
    </w:p>
    <w:p w14:paraId="00000E1F" w14:textId="77777777" w:rsidR="00CA4C6D" w:rsidRPr="00C212DA" w:rsidRDefault="00D650E5">
      <w:pPr>
        <w:spacing w:after="240"/>
        <w:rPr>
          <w:rFonts w:ascii="Gill Sans MT" w:eastAsia="Gill Sans" w:hAnsi="Gill Sans MT" w:cs="Gill Sans"/>
          <w:b/>
          <w:sz w:val="24"/>
          <w:szCs w:val="24"/>
        </w:rPr>
      </w:pPr>
      <w:r w:rsidRPr="00C212DA">
        <w:rPr>
          <w:rFonts w:ascii="Gill Sans MT" w:eastAsia="Gill Sans" w:hAnsi="Gill Sans MT" w:cs="Gill Sans"/>
          <w:b/>
          <w:sz w:val="24"/>
          <w:szCs w:val="24"/>
        </w:rPr>
        <w:t>LIST/4</w:t>
      </w:r>
      <w:r w:rsidRPr="00C212DA">
        <w:rPr>
          <w:rFonts w:ascii="Gill Sans MT" w:hAnsi="Gill Sans MT"/>
          <w:sz w:val="16"/>
          <w:szCs w:val="16"/>
        </w:rPr>
        <w:t xml:space="preserve"> </w:t>
      </w:r>
      <w:r w:rsidRPr="00C212DA">
        <w:rPr>
          <w:rFonts w:ascii="Gill Sans MT" w:eastAsia="Gill Sans" w:hAnsi="Gill Sans MT" w:cs="Gill Sans"/>
          <w:b/>
          <w:sz w:val="24"/>
          <w:szCs w:val="24"/>
        </w:rPr>
        <w:t>Household Listing Form, Feed the Future [</w:t>
      </w:r>
      <w:r w:rsidRPr="00C212DA">
        <w:rPr>
          <w:rFonts w:ascii="Gill Sans MT" w:eastAsia="Gill Sans" w:hAnsi="Gill Sans MT" w:cs="Gill Sans"/>
          <w:b/>
          <w:sz w:val="24"/>
          <w:szCs w:val="24"/>
          <w:highlight w:val="yellow"/>
        </w:rPr>
        <w:t>COUNTRY]</w:t>
      </w:r>
      <w:r w:rsidRPr="00C212DA">
        <w:rPr>
          <w:rFonts w:ascii="Gill Sans MT" w:eastAsia="Gill Sans" w:hAnsi="Gill Sans MT" w:cs="Gill Sans"/>
          <w:b/>
          <w:sz w:val="24"/>
          <w:szCs w:val="24"/>
        </w:rPr>
        <w:t xml:space="preserve"> Zone of Influence Midline Survey</w:t>
      </w:r>
      <w:r w:rsidRPr="00C212DA">
        <w:rPr>
          <w:rFonts w:ascii="Gill Sans MT" w:eastAsia="Gill Sans" w:hAnsi="Gill Sans MT" w:cs="Gill Sans"/>
          <w:b/>
          <w:sz w:val="24"/>
          <w:szCs w:val="24"/>
          <w:highlight w:val="yellow"/>
        </w:rPr>
        <w:t>, [YEAR(S)</w:t>
      </w:r>
      <w:r w:rsidRPr="00C212DA">
        <w:rPr>
          <w:rFonts w:ascii="Gill Sans MT" w:eastAsia="Gill Sans" w:hAnsi="Gill Sans MT" w:cs="Gill Sans"/>
          <w:b/>
          <w:sz w:val="24"/>
          <w:szCs w:val="24"/>
        </w:rPr>
        <w:t xml:space="preserve">] </w:t>
      </w:r>
      <w:r w:rsidRPr="00C212DA">
        <w:rPr>
          <w:rFonts w:ascii="Gill Sans MT" w:eastAsia="Gill Sans" w:hAnsi="Gill Sans MT" w:cs="Gill Sans"/>
          <w:sz w:val="24"/>
          <w:szCs w:val="24"/>
        </w:rPr>
        <w:t>(front)</w:t>
      </w:r>
    </w:p>
    <w:p w14:paraId="00000E20" w14:textId="77777777" w:rsidR="00CA4C6D" w:rsidRPr="00C212DA" w:rsidRDefault="00D650E5">
      <w:pPr>
        <w:spacing w:after="120"/>
        <w:rPr>
          <w:rFonts w:ascii="Gill Sans MT" w:eastAsia="Gill Sans" w:hAnsi="Gill Sans MT" w:cs="Gill Sans"/>
        </w:rPr>
      </w:pPr>
      <w:r w:rsidRPr="00C212DA">
        <w:rPr>
          <w:rFonts w:ascii="Gill Sans MT" w:eastAsia="Gill Sans" w:hAnsi="Gill Sans MT" w:cs="Gill Sans"/>
        </w:rPr>
        <w:t>Region: _______________ District: ___________ Cluster Name: _______________ Cluster Number: ____________ Page ____ of_____</w:t>
      </w:r>
    </w:p>
    <w:p w14:paraId="00000E21" w14:textId="77777777" w:rsidR="00CA4C6D" w:rsidRPr="00C212DA" w:rsidRDefault="00D650E5">
      <w:pPr>
        <w:keepNext/>
        <w:rPr>
          <w:rFonts w:ascii="Gill Sans MT" w:eastAsia="Gill Sans" w:hAnsi="Gill Sans MT" w:cs="Gill Sans"/>
        </w:rPr>
      </w:pPr>
      <w:r w:rsidRPr="00C212DA">
        <w:rPr>
          <w:rFonts w:ascii="Gill Sans MT" w:eastAsia="Gill Sans" w:hAnsi="Gill Sans MT" w:cs="Gill Sans"/>
        </w:rPr>
        <w:t>Responsible Lister: __________________</w:t>
      </w:r>
      <w:r w:rsidRPr="00C212DA">
        <w:rPr>
          <w:rFonts w:ascii="Gill Sans MT" w:eastAsia="Gill Sans" w:hAnsi="Gill Sans MT" w:cs="Gill Sans"/>
        </w:rPr>
        <w:tab/>
        <w:t>Listing Coordinator: ____________________</w:t>
      </w:r>
      <w:r w:rsidRPr="00C212DA">
        <w:rPr>
          <w:rFonts w:ascii="Gill Sans MT" w:eastAsia="Gill Sans" w:hAnsi="Gill Sans MT" w:cs="Gill Sans"/>
        </w:rPr>
        <w:tab/>
      </w:r>
      <w:r w:rsidRPr="00C212DA">
        <w:rPr>
          <w:rFonts w:ascii="Gill Sans MT" w:eastAsia="Gill Sans" w:hAnsi="Gill Sans MT" w:cs="Gill Sans"/>
        </w:rPr>
        <w:tab/>
      </w:r>
      <w:r w:rsidRPr="00C212DA">
        <w:rPr>
          <w:rFonts w:ascii="Gill Sans MT" w:eastAsia="Gill Sans" w:hAnsi="Gill Sans MT" w:cs="Gill Sans"/>
        </w:rPr>
        <w:tab/>
        <w:t>Date: ________________</w:t>
      </w:r>
    </w:p>
    <w:p w14:paraId="00000E22" w14:textId="77777777" w:rsidR="00CA4C6D" w:rsidRPr="00C212DA" w:rsidRDefault="00D650E5">
      <w:pPr>
        <w:keepNext/>
        <w:spacing w:after="120"/>
        <w:rPr>
          <w:rFonts w:ascii="Gill Sans MT" w:eastAsia="Gill Sans" w:hAnsi="Gill Sans MT" w:cs="Gill Sans"/>
        </w:rPr>
      </w:pPr>
      <w:r w:rsidRPr="00C212DA">
        <w:rPr>
          <w:rFonts w:ascii="Gill Sans MT" w:eastAsia="Gill Sans" w:hAnsi="Gill Sans MT" w:cs="Gill Sans"/>
        </w:rPr>
        <w:t>INSTRUCTIONS:</w:t>
      </w:r>
      <w:r w:rsidRPr="00C212DA">
        <w:rPr>
          <w:rFonts w:ascii="Gill Sans MT" w:eastAsia="Gill Sans" w:hAnsi="Gill Sans MT" w:cs="Gill Sans"/>
        </w:rPr>
        <w:tab/>
        <w:t>For residences (column 2 = Y), complete columns 1–6 and add any pertinent notes in column 7.</w:t>
      </w:r>
    </w:p>
    <w:p w14:paraId="00000E23" w14:textId="77777777" w:rsidR="00CA4C6D" w:rsidRPr="00C212DA" w:rsidRDefault="00D650E5">
      <w:pPr>
        <w:keepNext/>
        <w:spacing w:after="120"/>
        <w:ind w:left="1440" w:firstLine="720"/>
        <w:rPr>
          <w:rFonts w:ascii="Gill Sans MT" w:eastAsia="Gill Sans" w:hAnsi="Gill Sans MT" w:cs="Gill Sans"/>
        </w:rPr>
      </w:pPr>
      <w:r w:rsidRPr="00C212DA">
        <w:rPr>
          <w:rFonts w:ascii="Gill Sans MT" w:eastAsia="Gill Sans" w:hAnsi="Gill Sans MT" w:cs="Gill Sans"/>
        </w:rPr>
        <w:t>For non-residences (column 2 = N), complete columns 1–3 and 7.</w:t>
      </w:r>
    </w:p>
    <w:tbl>
      <w:tblPr>
        <w:tblStyle w:val="af3"/>
        <w:tblW w:w="129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39"/>
        <w:gridCol w:w="1266"/>
        <w:gridCol w:w="2430"/>
        <w:gridCol w:w="1429"/>
        <w:gridCol w:w="2400"/>
        <w:gridCol w:w="1751"/>
        <w:gridCol w:w="2335"/>
      </w:tblGrid>
      <w:tr w:rsidR="00CA4C6D" w:rsidRPr="00C212DA" w14:paraId="171DC470" w14:textId="77777777">
        <w:tc>
          <w:tcPr>
            <w:tcW w:w="1339" w:type="dxa"/>
            <w:shd w:val="clear" w:color="auto" w:fill="387990"/>
            <w:tcMar>
              <w:top w:w="58" w:type="dxa"/>
              <w:left w:w="58" w:type="dxa"/>
              <w:bottom w:w="58" w:type="dxa"/>
              <w:right w:w="58" w:type="dxa"/>
            </w:tcMar>
            <w:vAlign w:val="bottom"/>
          </w:tcPr>
          <w:p w14:paraId="00000E24" w14:textId="77777777" w:rsidR="00CA4C6D" w:rsidRPr="00C212DA" w:rsidRDefault="00D650E5">
            <w:pPr>
              <w:rPr>
                <w:rFonts w:ascii="Gill Sans MT" w:eastAsia="Gill Sans" w:hAnsi="Gill Sans MT" w:cs="Gill Sans"/>
                <w:b/>
                <w:color w:val="FFFFFF"/>
                <w:sz w:val="18"/>
                <w:szCs w:val="18"/>
              </w:rPr>
            </w:pPr>
            <w:r w:rsidRPr="00C212DA">
              <w:rPr>
                <w:rFonts w:ascii="Gill Sans MT" w:eastAsia="Gill Sans" w:hAnsi="Gill Sans MT" w:cs="Gill Sans"/>
                <w:b/>
                <w:color w:val="FFFFFF"/>
                <w:sz w:val="18"/>
                <w:szCs w:val="18"/>
              </w:rPr>
              <w:t xml:space="preserve">SERIAL NUMBER OF STRUCTURE </w:t>
            </w:r>
          </w:p>
          <w:p w14:paraId="00000E25" w14:textId="77777777" w:rsidR="00CA4C6D" w:rsidRPr="00C212DA" w:rsidRDefault="00D650E5">
            <w:pPr>
              <w:rPr>
                <w:rFonts w:ascii="Gill Sans MT" w:eastAsia="Gill Sans" w:hAnsi="Gill Sans MT" w:cs="Gill Sans"/>
                <w:b/>
                <w:color w:val="FFFFFF"/>
                <w:sz w:val="18"/>
                <w:szCs w:val="18"/>
              </w:rPr>
            </w:pPr>
            <w:r w:rsidRPr="00C212DA">
              <w:rPr>
                <w:rFonts w:ascii="Gill Sans MT" w:eastAsia="Gill Sans" w:hAnsi="Gill Sans MT" w:cs="Gill Sans"/>
                <w:b/>
                <w:color w:val="FFFFFF"/>
                <w:sz w:val="18"/>
                <w:szCs w:val="18"/>
              </w:rPr>
              <w:t>(1)</w:t>
            </w:r>
          </w:p>
        </w:tc>
        <w:tc>
          <w:tcPr>
            <w:tcW w:w="1266" w:type="dxa"/>
            <w:shd w:val="clear" w:color="auto" w:fill="387990"/>
            <w:tcMar>
              <w:top w:w="58" w:type="dxa"/>
              <w:left w:w="58" w:type="dxa"/>
              <w:bottom w:w="58" w:type="dxa"/>
              <w:right w:w="58" w:type="dxa"/>
            </w:tcMar>
            <w:vAlign w:val="bottom"/>
          </w:tcPr>
          <w:p w14:paraId="00000E26" w14:textId="77777777" w:rsidR="00CA4C6D" w:rsidRPr="00C212DA" w:rsidRDefault="00D650E5">
            <w:pPr>
              <w:rPr>
                <w:rFonts w:ascii="Gill Sans MT" w:eastAsia="Gill Sans" w:hAnsi="Gill Sans MT" w:cs="Gill Sans"/>
                <w:b/>
                <w:color w:val="FFFFFF"/>
                <w:sz w:val="18"/>
                <w:szCs w:val="18"/>
              </w:rPr>
            </w:pPr>
            <w:r w:rsidRPr="00C212DA">
              <w:rPr>
                <w:rFonts w:ascii="Gill Sans MT" w:eastAsia="Gill Sans" w:hAnsi="Gill Sans MT" w:cs="Gill Sans"/>
                <w:b/>
                <w:color w:val="FFFFFF"/>
                <w:sz w:val="18"/>
                <w:szCs w:val="18"/>
              </w:rPr>
              <w:t>RESIDENCE (YES/NO)</w:t>
            </w:r>
          </w:p>
          <w:p w14:paraId="00000E27" w14:textId="77777777" w:rsidR="00CA4C6D" w:rsidRPr="00C212DA" w:rsidRDefault="00D650E5">
            <w:pPr>
              <w:rPr>
                <w:rFonts w:ascii="Gill Sans MT" w:eastAsia="Gill Sans" w:hAnsi="Gill Sans MT" w:cs="Gill Sans"/>
                <w:b/>
                <w:color w:val="FFFFFF"/>
                <w:sz w:val="18"/>
                <w:szCs w:val="18"/>
              </w:rPr>
            </w:pPr>
            <w:r w:rsidRPr="00C212DA">
              <w:rPr>
                <w:rFonts w:ascii="Gill Sans MT" w:eastAsia="Gill Sans" w:hAnsi="Gill Sans MT" w:cs="Gill Sans"/>
                <w:b/>
                <w:color w:val="FFFFFF"/>
                <w:sz w:val="18"/>
                <w:szCs w:val="18"/>
              </w:rPr>
              <w:t>(2)</w:t>
            </w:r>
          </w:p>
        </w:tc>
        <w:tc>
          <w:tcPr>
            <w:tcW w:w="2430" w:type="dxa"/>
            <w:shd w:val="clear" w:color="auto" w:fill="387990"/>
            <w:tcMar>
              <w:top w:w="58" w:type="dxa"/>
              <w:left w:w="58" w:type="dxa"/>
              <w:bottom w:w="58" w:type="dxa"/>
              <w:right w:w="58" w:type="dxa"/>
            </w:tcMar>
            <w:vAlign w:val="bottom"/>
          </w:tcPr>
          <w:p w14:paraId="00000E28" w14:textId="77777777" w:rsidR="00CA4C6D" w:rsidRPr="00C212DA" w:rsidRDefault="00D650E5">
            <w:pPr>
              <w:rPr>
                <w:rFonts w:ascii="Gill Sans MT" w:eastAsia="Gill Sans" w:hAnsi="Gill Sans MT" w:cs="Gill Sans"/>
                <w:b/>
                <w:color w:val="FFFFFF"/>
                <w:sz w:val="18"/>
                <w:szCs w:val="18"/>
              </w:rPr>
            </w:pPr>
            <w:r w:rsidRPr="00C212DA">
              <w:rPr>
                <w:rFonts w:ascii="Gill Sans MT" w:eastAsia="Gill Sans" w:hAnsi="Gill Sans MT" w:cs="Gill Sans"/>
                <w:b/>
                <w:color w:val="FFFFFF"/>
                <w:sz w:val="18"/>
                <w:szCs w:val="18"/>
              </w:rPr>
              <w:t xml:space="preserve">ADDRESS OR DESCRIPTION OF STRUCTURE/DWELLING UNIT </w:t>
            </w:r>
          </w:p>
          <w:p w14:paraId="00000E29" w14:textId="77777777" w:rsidR="00CA4C6D" w:rsidRPr="00C212DA" w:rsidRDefault="00D650E5">
            <w:pPr>
              <w:rPr>
                <w:rFonts w:ascii="Gill Sans MT" w:eastAsia="Gill Sans" w:hAnsi="Gill Sans MT" w:cs="Gill Sans"/>
                <w:b/>
                <w:color w:val="FFFFFF"/>
                <w:sz w:val="18"/>
                <w:szCs w:val="18"/>
              </w:rPr>
            </w:pPr>
            <w:r w:rsidRPr="00C212DA">
              <w:rPr>
                <w:rFonts w:ascii="Gill Sans MT" w:eastAsia="Gill Sans" w:hAnsi="Gill Sans MT" w:cs="Gill Sans"/>
                <w:b/>
                <w:color w:val="FFFFFF"/>
                <w:sz w:val="18"/>
                <w:szCs w:val="18"/>
              </w:rPr>
              <w:t>(3)</w:t>
            </w:r>
          </w:p>
        </w:tc>
        <w:tc>
          <w:tcPr>
            <w:tcW w:w="1429" w:type="dxa"/>
            <w:shd w:val="clear" w:color="auto" w:fill="387990"/>
            <w:tcMar>
              <w:top w:w="58" w:type="dxa"/>
              <w:left w:w="58" w:type="dxa"/>
              <w:bottom w:w="58" w:type="dxa"/>
              <w:right w:w="58" w:type="dxa"/>
            </w:tcMar>
            <w:vAlign w:val="bottom"/>
          </w:tcPr>
          <w:p w14:paraId="00000E2A" w14:textId="77777777" w:rsidR="00CA4C6D" w:rsidRPr="00C212DA" w:rsidRDefault="00D650E5">
            <w:pPr>
              <w:rPr>
                <w:rFonts w:ascii="Gill Sans MT" w:eastAsia="Gill Sans" w:hAnsi="Gill Sans MT" w:cs="Gill Sans"/>
                <w:b/>
                <w:color w:val="FFFFFF"/>
                <w:sz w:val="18"/>
                <w:szCs w:val="18"/>
              </w:rPr>
            </w:pPr>
            <w:r w:rsidRPr="00C212DA">
              <w:rPr>
                <w:rFonts w:ascii="Gill Sans MT" w:eastAsia="Gill Sans" w:hAnsi="Gill Sans MT" w:cs="Gill Sans"/>
                <w:b/>
                <w:color w:val="FFFFFF"/>
                <w:sz w:val="18"/>
                <w:szCs w:val="18"/>
              </w:rPr>
              <w:t>SERIAL NUMBER OF DWELLING UNIT</w:t>
            </w:r>
          </w:p>
          <w:p w14:paraId="00000E2B" w14:textId="77777777" w:rsidR="00CA4C6D" w:rsidRPr="00C212DA" w:rsidRDefault="00D650E5">
            <w:pPr>
              <w:rPr>
                <w:rFonts w:ascii="Gill Sans MT" w:eastAsia="Gill Sans" w:hAnsi="Gill Sans MT" w:cs="Gill Sans"/>
                <w:b/>
                <w:color w:val="FFFFFF"/>
                <w:sz w:val="18"/>
                <w:szCs w:val="18"/>
              </w:rPr>
            </w:pPr>
            <w:r w:rsidRPr="00C212DA">
              <w:rPr>
                <w:rFonts w:ascii="Gill Sans MT" w:eastAsia="Gill Sans" w:hAnsi="Gill Sans MT" w:cs="Gill Sans"/>
                <w:b/>
                <w:color w:val="FFFFFF"/>
                <w:sz w:val="18"/>
                <w:szCs w:val="18"/>
              </w:rPr>
              <w:t>(4)</w:t>
            </w:r>
          </w:p>
        </w:tc>
        <w:tc>
          <w:tcPr>
            <w:tcW w:w="2400" w:type="dxa"/>
            <w:shd w:val="clear" w:color="auto" w:fill="387990"/>
            <w:tcMar>
              <w:top w:w="58" w:type="dxa"/>
              <w:left w:w="58" w:type="dxa"/>
              <w:bottom w:w="58" w:type="dxa"/>
              <w:right w:w="58" w:type="dxa"/>
            </w:tcMar>
            <w:vAlign w:val="bottom"/>
          </w:tcPr>
          <w:p w14:paraId="00000E2C" w14:textId="77777777" w:rsidR="00CA4C6D" w:rsidRPr="00C212DA" w:rsidRDefault="00D650E5">
            <w:pPr>
              <w:rPr>
                <w:rFonts w:ascii="Gill Sans MT" w:eastAsia="Gill Sans" w:hAnsi="Gill Sans MT" w:cs="Gill Sans"/>
                <w:b/>
                <w:color w:val="FFFFFF"/>
                <w:sz w:val="18"/>
                <w:szCs w:val="18"/>
              </w:rPr>
            </w:pPr>
            <w:r w:rsidRPr="00C212DA">
              <w:rPr>
                <w:rFonts w:ascii="Gill Sans MT" w:eastAsia="Gill Sans" w:hAnsi="Gill Sans MT" w:cs="Gill Sans"/>
                <w:b/>
                <w:color w:val="FFFFFF"/>
                <w:sz w:val="18"/>
                <w:szCs w:val="18"/>
              </w:rPr>
              <w:t xml:space="preserve">RESPONSIBLE ADULT: </w:t>
            </w:r>
          </w:p>
          <w:p w14:paraId="00000E2D" w14:textId="77777777" w:rsidR="00CA4C6D" w:rsidRPr="00C212DA" w:rsidRDefault="00D650E5">
            <w:pPr>
              <w:rPr>
                <w:rFonts w:ascii="Gill Sans MT" w:eastAsia="Gill Sans" w:hAnsi="Gill Sans MT" w:cs="Gill Sans"/>
                <w:b/>
                <w:color w:val="FFFFFF"/>
                <w:sz w:val="18"/>
                <w:szCs w:val="18"/>
              </w:rPr>
            </w:pPr>
            <w:r w:rsidRPr="00C212DA">
              <w:rPr>
                <w:rFonts w:ascii="Gill Sans MT" w:eastAsia="Gill Sans" w:hAnsi="Gill Sans MT" w:cs="Gill Sans"/>
                <w:b/>
                <w:color w:val="FFFFFF"/>
                <w:sz w:val="18"/>
                <w:szCs w:val="18"/>
              </w:rPr>
              <w:t>“Please tell me the name of a responsible adult in this household.”</w:t>
            </w:r>
          </w:p>
          <w:p w14:paraId="00000E2E" w14:textId="77777777" w:rsidR="00CA4C6D" w:rsidRPr="00C212DA" w:rsidRDefault="00D650E5">
            <w:pPr>
              <w:rPr>
                <w:rFonts w:ascii="Gill Sans MT" w:eastAsia="Gill Sans" w:hAnsi="Gill Sans MT" w:cs="Gill Sans"/>
                <w:b/>
                <w:color w:val="FFFFFF"/>
                <w:sz w:val="18"/>
                <w:szCs w:val="18"/>
              </w:rPr>
            </w:pPr>
            <w:r w:rsidRPr="00C212DA">
              <w:rPr>
                <w:rFonts w:ascii="Gill Sans MT" w:eastAsia="Gill Sans" w:hAnsi="Gill Sans MT" w:cs="Gill Sans"/>
                <w:b/>
                <w:color w:val="FFFFFF"/>
                <w:sz w:val="18"/>
                <w:szCs w:val="18"/>
              </w:rPr>
              <w:t>(5)</w:t>
            </w:r>
          </w:p>
        </w:tc>
        <w:tc>
          <w:tcPr>
            <w:tcW w:w="1751" w:type="dxa"/>
            <w:shd w:val="clear" w:color="auto" w:fill="387990"/>
            <w:tcMar>
              <w:top w:w="58" w:type="dxa"/>
              <w:left w:w="58" w:type="dxa"/>
              <w:bottom w:w="58" w:type="dxa"/>
              <w:right w:w="58" w:type="dxa"/>
            </w:tcMar>
            <w:vAlign w:val="bottom"/>
          </w:tcPr>
          <w:p w14:paraId="00000E2F" w14:textId="77777777" w:rsidR="00CA4C6D" w:rsidRPr="00C212DA" w:rsidRDefault="00D650E5">
            <w:pPr>
              <w:rPr>
                <w:rFonts w:ascii="Gill Sans MT" w:eastAsia="Gill Sans" w:hAnsi="Gill Sans MT" w:cs="Gill Sans"/>
                <w:b/>
                <w:color w:val="FFFFFF"/>
                <w:sz w:val="18"/>
                <w:szCs w:val="18"/>
              </w:rPr>
            </w:pPr>
            <w:r w:rsidRPr="00C212DA">
              <w:rPr>
                <w:rFonts w:ascii="Gill Sans MT" w:eastAsia="Gill Sans" w:hAnsi="Gill Sans MT" w:cs="Gill Sans"/>
                <w:b/>
                <w:color w:val="FFFFFF"/>
                <w:sz w:val="18"/>
                <w:szCs w:val="18"/>
              </w:rPr>
              <w:t>SERIAL NUMBER OF HOUSEHOLD IN DWELLING UNIT</w:t>
            </w:r>
          </w:p>
          <w:p w14:paraId="00000E30" w14:textId="77777777" w:rsidR="00CA4C6D" w:rsidRPr="00C212DA" w:rsidRDefault="00D650E5">
            <w:pPr>
              <w:rPr>
                <w:rFonts w:ascii="Gill Sans MT" w:eastAsia="Gill Sans" w:hAnsi="Gill Sans MT" w:cs="Gill Sans"/>
                <w:b/>
                <w:color w:val="FFFFFF"/>
                <w:sz w:val="18"/>
                <w:szCs w:val="18"/>
              </w:rPr>
            </w:pPr>
            <w:r w:rsidRPr="00C212DA">
              <w:rPr>
                <w:rFonts w:ascii="Gill Sans MT" w:eastAsia="Gill Sans" w:hAnsi="Gill Sans MT" w:cs="Gill Sans"/>
                <w:b/>
                <w:color w:val="FFFFFF"/>
                <w:sz w:val="18"/>
                <w:szCs w:val="18"/>
              </w:rPr>
              <w:t>(6)</w:t>
            </w:r>
          </w:p>
        </w:tc>
        <w:tc>
          <w:tcPr>
            <w:tcW w:w="2335" w:type="dxa"/>
            <w:shd w:val="clear" w:color="auto" w:fill="387990"/>
            <w:tcMar>
              <w:top w:w="58" w:type="dxa"/>
              <w:left w:w="58" w:type="dxa"/>
              <w:bottom w:w="58" w:type="dxa"/>
              <w:right w:w="58" w:type="dxa"/>
            </w:tcMar>
            <w:vAlign w:val="bottom"/>
          </w:tcPr>
          <w:p w14:paraId="00000E31" w14:textId="77777777" w:rsidR="00CA4C6D" w:rsidRPr="00C212DA" w:rsidRDefault="00D650E5">
            <w:pPr>
              <w:rPr>
                <w:rFonts w:ascii="Gill Sans MT" w:eastAsia="Gill Sans" w:hAnsi="Gill Sans MT" w:cs="Gill Sans"/>
                <w:b/>
                <w:color w:val="FFFFFF"/>
                <w:sz w:val="18"/>
                <w:szCs w:val="18"/>
              </w:rPr>
            </w:pPr>
            <w:r w:rsidRPr="00C212DA">
              <w:rPr>
                <w:rFonts w:ascii="Gill Sans MT" w:eastAsia="Gill Sans" w:hAnsi="Gill Sans MT" w:cs="Gill Sans"/>
                <w:b/>
                <w:color w:val="FFFFFF"/>
                <w:sz w:val="18"/>
                <w:szCs w:val="18"/>
              </w:rPr>
              <w:t>NOTES/OBSERVATIONS</w:t>
            </w:r>
          </w:p>
          <w:p w14:paraId="00000E32" w14:textId="77777777" w:rsidR="00CA4C6D" w:rsidRPr="00C212DA" w:rsidRDefault="00D650E5">
            <w:pPr>
              <w:rPr>
                <w:rFonts w:ascii="Gill Sans MT" w:eastAsia="Gill Sans" w:hAnsi="Gill Sans MT" w:cs="Gill Sans"/>
                <w:b/>
                <w:color w:val="FFFFFF"/>
                <w:sz w:val="18"/>
                <w:szCs w:val="18"/>
              </w:rPr>
            </w:pPr>
            <w:r w:rsidRPr="00C212DA">
              <w:rPr>
                <w:rFonts w:ascii="Gill Sans MT" w:eastAsia="Gill Sans" w:hAnsi="Gill Sans MT" w:cs="Gill Sans"/>
                <w:b/>
                <w:color w:val="FFFFFF"/>
                <w:sz w:val="18"/>
                <w:szCs w:val="18"/>
              </w:rPr>
              <w:t>(7)</w:t>
            </w:r>
          </w:p>
        </w:tc>
      </w:tr>
      <w:tr w:rsidR="00CA4C6D" w:rsidRPr="00C212DA" w14:paraId="6C05B10F" w14:textId="77777777">
        <w:trPr>
          <w:trHeight w:val="432"/>
        </w:trPr>
        <w:tc>
          <w:tcPr>
            <w:tcW w:w="1339" w:type="dxa"/>
          </w:tcPr>
          <w:p w14:paraId="00000E33" w14:textId="77777777" w:rsidR="00CA4C6D" w:rsidRPr="00C212DA" w:rsidRDefault="00CA4C6D">
            <w:pPr>
              <w:rPr>
                <w:rFonts w:ascii="Gill Sans MT" w:eastAsia="Gill Sans" w:hAnsi="Gill Sans MT" w:cs="Gill Sans"/>
              </w:rPr>
            </w:pPr>
          </w:p>
        </w:tc>
        <w:tc>
          <w:tcPr>
            <w:tcW w:w="1266" w:type="dxa"/>
          </w:tcPr>
          <w:p w14:paraId="00000E34" w14:textId="77777777" w:rsidR="00CA4C6D" w:rsidRPr="00C212DA" w:rsidRDefault="00CA4C6D">
            <w:pPr>
              <w:rPr>
                <w:rFonts w:ascii="Gill Sans MT" w:eastAsia="Gill Sans" w:hAnsi="Gill Sans MT" w:cs="Gill Sans"/>
              </w:rPr>
            </w:pPr>
          </w:p>
        </w:tc>
        <w:tc>
          <w:tcPr>
            <w:tcW w:w="2430" w:type="dxa"/>
          </w:tcPr>
          <w:p w14:paraId="00000E35" w14:textId="77777777" w:rsidR="00CA4C6D" w:rsidRPr="00C212DA" w:rsidRDefault="00CA4C6D">
            <w:pPr>
              <w:rPr>
                <w:rFonts w:ascii="Gill Sans MT" w:eastAsia="Gill Sans" w:hAnsi="Gill Sans MT" w:cs="Gill Sans"/>
              </w:rPr>
            </w:pPr>
          </w:p>
        </w:tc>
        <w:tc>
          <w:tcPr>
            <w:tcW w:w="1429" w:type="dxa"/>
          </w:tcPr>
          <w:p w14:paraId="00000E36" w14:textId="77777777" w:rsidR="00CA4C6D" w:rsidRPr="00C212DA" w:rsidRDefault="00CA4C6D">
            <w:pPr>
              <w:rPr>
                <w:rFonts w:ascii="Gill Sans MT" w:eastAsia="Gill Sans" w:hAnsi="Gill Sans MT" w:cs="Gill Sans"/>
              </w:rPr>
            </w:pPr>
          </w:p>
        </w:tc>
        <w:tc>
          <w:tcPr>
            <w:tcW w:w="2400" w:type="dxa"/>
          </w:tcPr>
          <w:p w14:paraId="00000E37" w14:textId="77777777" w:rsidR="00CA4C6D" w:rsidRPr="00C212DA" w:rsidRDefault="00CA4C6D">
            <w:pPr>
              <w:rPr>
                <w:rFonts w:ascii="Gill Sans MT" w:eastAsia="Gill Sans" w:hAnsi="Gill Sans MT" w:cs="Gill Sans"/>
              </w:rPr>
            </w:pPr>
          </w:p>
        </w:tc>
        <w:tc>
          <w:tcPr>
            <w:tcW w:w="1751" w:type="dxa"/>
          </w:tcPr>
          <w:p w14:paraId="00000E38" w14:textId="77777777" w:rsidR="00CA4C6D" w:rsidRPr="00C212DA" w:rsidRDefault="00CA4C6D">
            <w:pPr>
              <w:rPr>
                <w:rFonts w:ascii="Gill Sans MT" w:eastAsia="Gill Sans" w:hAnsi="Gill Sans MT" w:cs="Gill Sans"/>
              </w:rPr>
            </w:pPr>
          </w:p>
        </w:tc>
        <w:tc>
          <w:tcPr>
            <w:tcW w:w="2335" w:type="dxa"/>
          </w:tcPr>
          <w:p w14:paraId="00000E39" w14:textId="77777777" w:rsidR="00CA4C6D" w:rsidRPr="00C212DA" w:rsidRDefault="00CA4C6D">
            <w:pPr>
              <w:rPr>
                <w:rFonts w:ascii="Gill Sans MT" w:eastAsia="Gill Sans" w:hAnsi="Gill Sans MT" w:cs="Gill Sans"/>
              </w:rPr>
            </w:pPr>
          </w:p>
        </w:tc>
      </w:tr>
      <w:tr w:rsidR="00CA4C6D" w:rsidRPr="00C212DA" w14:paraId="31668B61" w14:textId="77777777">
        <w:trPr>
          <w:trHeight w:val="432"/>
        </w:trPr>
        <w:tc>
          <w:tcPr>
            <w:tcW w:w="1339" w:type="dxa"/>
          </w:tcPr>
          <w:p w14:paraId="00000E3A" w14:textId="77777777" w:rsidR="00CA4C6D" w:rsidRPr="00C212DA" w:rsidRDefault="00CA4C6D">
            <w:pPr>
              <w:rPr>
                <w:rFonts w:ascii="Gill Sans MT" w:eastAsia="Gill Sans" w:hAnsi="Gill Sans MT" w:cs="Gill Sans"/>
              </w:rPr>
            </w:pPr>
          </w:p>
        </w:tc>
        <w:tc>
          <w:tcPr>
            <w:tcW w:w="1266" w:type="dxa"/>
          </w:tcPr>
          <w:p w14:paraId="00000E3B" w14:textId="77777777" w:rsidR="00CA4C6D" w:rsidRPr="00C212DA" w:rsidRDefault="00CA4C6D">
            <w:pPr>
              <w:rPr>
                <w:rFonts w:ascii="Gill Sans MT" w:eastAsia="Gill Sans" w:hAnsi="Gill Sans MT" w:cs="Gill Sans"/>
              </w:rPr>
            </w:pPr>
          </w:p>
        </w:tc>
        <w:tc>
          <w:tcPr>
            <w:tcW w:w="2430" w:type="dxa"/>
          </w:tcPr>
          <w:p w14:paraId="00000E3C" w14:textId="77777777" w:rsidR="00CA4C6D" w:rsidRPr="00C212DA" w:rsidRDefault="00CA4C6D">
            <w:pPr>
              <w:rPr>
                <w:rFonts w:ascii="Gill Sans MT" w:eastAsia="Gill Sans" w:hAnsi="Gill Sans MT" w:cs="Gill Sans"/>
              </w:rPr>
            </w:pPr>
          </w:p>
        </w:tc>
        <w:tc>
          <w:tcPr>
            <w:tcW w:w="1429" w:type="dxa"/>
          </w:tcPr>
          <w:p w14:paraId="00000E3D" w14:textId="77777777" w:rsidR="00CA4C6D" w:rsidRPr="00C212DA" w:rsidRDefault="00CA4C6D">
            <w:pPr>
              <w:rPr>
                <w:rFonts w:ascii="Gill Sans MT" w:eastAsia="Gill Sans" w:hAnsi="Gill Sans MT" w:cs="Gill Sans"/>
              </w:rPr>
            </w:pPr>
          </w:p>
        </w:tc>
        <w:tc>
          <w:tcPr>
            <w:tcW w:w="2400" w:type="dxa"/>
          </w:tcPr>
          <w:p w14:paraId="00000E3E" w14:textId="77777777" w:rsidR="00CA4C6D" w:rsidRPr="00C212DA" w:rsidRDefault="00CA4C6D">
            <w:pPr>
              <w:rPr>
                <w:rFonts w:ascii="Gill Sans MT" w:eastAsia="Gill Sans" w:hAnsi="Gill Sans MT" w:cs="Gill Sans"/>
              </w:rPr>
            </w:pPr>
          </w:p>
        </w:tc>
        <w:tc>
          <w:tcPr>
            <w:tcW w:w="1751" w:type="dxa"/>
          </w:tcPr>
          <w:p w14:paraId="00000E3F" w14:textId="77777777" w:rsidR="00CA4C6D" w:rsidRPr="00C212DA" w:rsidRDefault="00CA4C6D">
            <w:pPr>
              <w:rPr>
                <w:rFonts w:ascii="Gill Sans MT" w:eastAsia="Gill Sans" w:hAnsi="Gill Sans MT" w:cs="Gill Sans"/>
              </w:rPr>
            </w:pPr>
          </w:p>
        </w:tc>
        <w:tc>
          <w:tcPr>
            <w:tcW w:w="2335" w:type="dxa"/>
          </w:tcPr>
          <w:p w14:paraId="00000E40" w14:textId="77777777" w:rsidR="00CA4C6D" w:rsidRPr="00C212DA" w:rsidRDefault="00CA4C6D">
            <w:pPr>
              <w:rPr>
                <w:rFonts w:ascii="Gill Sans MT" w:eastAsia="Gill Sans" w:hAnsi="Gill Sans MT" w:cs="Gill Sans"/>
              </w:rPr>
            </w:pPr>
          </w:p>
        </w:tc>
      </w:tr>
      <w:tr w:rsidR="00CA4C6D" w:rsidRPr="00C212DA" w14:paraId="45FDD6B0" w14:textId="77777777">
        <w:trPr>
          <w:trHeight w:val="432"/>
        </w:trPr>
        <w:tc>
          <w:tcPr>
            <w:tcW w:w="1339" w:type="dxa"/>
          </w:tcPr>
          <w:p w14:paraId="00000E41" w14:textId="77777777" w:rsidR="00CA4C6D" w:rsidRPr="00C212DA" w:rsidRDefault="00CA4C6D">
            <w:pPr>
              <w:rPr>
                <w:rFonts w:ascii="Gill Sans MT" w:eastAsia="Gill Sans" w:hAnsi="Gill Sans MT" w:cs="Gill Sans"/>
              </w:rPr>
            </w:pPr>
          </w:p>
        </w:tc>
        <w:tc>
          <w:tcPr>
            <w:tcW w:w="1266" w:type="dxa"/>
          </w:tcPr>
          <w:p w14:paraId="00000E42" w14:textId="77777777" w:rsidR="00CA4C6D" w:rsidRPr="00C212DA" w:rsidRDefault="00CA4C6D">
            <w:pPr>
              <w:rPr>
                <w:rFonts w:ascii="Gill Sans MT" w:eastAsia="Gill Sans" w:hAnsi="Gill Sans MT" w:cs="Gill Sans"/>
              </w:rPr>
            </w:pPr>
          </w:p>
        </w:tc>
        <w:tc>
          <w:tcPr>
            <w:tcW w:w="2430" w:type="dxa"/>
          </w:tcPr>
          <w:p w14:paraId="00000E43" w14:textId="77777777" w:rsidR="00CA4C6D" w:rsidRPr="00C212DA" w:rsidRDefault="00CA4C6D">
            <w:pPr>
              <w:rPr>
                <w:rFonts w:ascii="Gill Sans MT" w:eastAsia="Gill Sans" w:hAnsi="Gill Sans MT" w:cs="Gill Sans"/>
              </w:rPr>
            </w:pPr>
          </w:p>
        </w:tc>
        <w:tc>
          <w:tcPr>
            <w:tcW w:w="1429" w:type="dxa"/>
          </w:tcPr>
          <w:p w14:paraId="00000E44" w14:textId="77777777" w:rsidR="00CA4C6D" w:rsidRPr="00C212DA" w:rsidRDefault="00CA4C6D">
            <w:pPr>
              <w:rPr>
                <w:rFonts w:ascii="Gill Sans MT" w:eastAsia="Gill Sans" w:hAnsi="Gill Sans MT" w:cs="Gill Sans"/>
              </w:rPr>
            </w:pPr>
          </w:p>
        </w:tc>
        <w:tc>
          <w:tcPr>
            <w:tcW w:w="2400" w:type="dxa"/>
          </w:tcPr>
          <w:p w14:paraId="00000E45" w14:textId="77777777" w:rsidR="00CA4C6D" w:rsidRPr="00C212DA" w:rsidRDefault="00CA4C6D">
            <w:pPr>
              <w:rPr>
                <w:rFonts w:ascii="Gill Sans MT" w:eastAsia="Gill Sans" w:hAnsi="Gill Sans MT" w:cs="Gill Sans"/>
              </w:rPr>
            </w:pPr>
          </w:p>
        </w:tc>
        <w:tc>
          <w:tcPr>
            <w:tcW w:w="1751" w:type="dxa"/>
          </w:tcPr>
          <w:p w14:paraId="00000E46" w14:textId="77777777" w:rsidR="00CA4C6D" w:rsidRPr="00C212DA" w:rsidRDefault="00CA4C6D">
            <w:pPr>
              <w:rPr>
                <w:rFonts w:ascii="Gill Sans MT" w:eastAsia="Gill Sans" w:hAnsi="Gill Sans MT" w:cs="Gill Sans"/>
              </w:rPr>
            </w:pPr>
          </w:p>
        </w:tc>
        <w:tc>
          <w:tcPr>
            <w:tcW w:w="2335" w:type="dxa"/>
          </w:tcPr>
          <w:p w14:paraId="00000E47" w14:textId="77777777" w:rsidR="00CA4C6D" w:rsidRPr="00C212DA" w:rsidRDefault="00CA4C6D">
            <w:pPr>
              <w:rPr>
                <w:rFonts w:ascii="Gill Sans MT" w:eastAsia="Gill Sans" w:hAnsi="Gill Sans MT" w:cs="Gill Sans"/>
              </w:rPr>
            </w:pPr>
          </w:p>
        </w:tc>
      </w:tr>
      <w:tr w:rsidR="00CA4C6D" w:rsidRPr="00C212DA" w14:paraId="3621FE99" w14:textId="77777777">
        <w:trPr>
          <w:trHeight w:val="432"/>
        </w:trPr>
        <w:tc>
          <w:tcPr>
            <w:tcW w:w="1339" w:type="dxa"/>
          </w:tcPr>
          <w:p w14:paraId="00000E48" w14:textId="77777777" w:rsidR="00CA4C6D" w:rsidRPr="00C212DA" w:rsidRDefault="00CA4C6D">
            <w:pPr>
              <w:rPr>
                <w:rFonts w:ascii="Gill Sans MT" w:eastAsia="Gill Sans" w:hAnsi="Gill Sans MT" w:cs="Gill Sans"/>
              </w:rPr>
            </w:pPr>
          </w:p>
        </w:tc>
        <w:tc>
          <w:tcPr>
            <w:tcW w:w="1266" w:type="dxa"/>
          </w:tcPr>
          <w:p w14:paraId="00000E49" w14:textId="77777777" w:rsidR="00CA4C6D" w:rsidRPr="00C212DA" w:rsidRDefault="00CA4C6D">
            <w:pPr>
              <w:rPr>
                <w:rFonts w:ascii="Gill Sans MT" w:eastAsia="Gill Sans" w:hAnsi="Gill Sans MT" w:cs="Gill Sans"/>
              </w:rPr>
            </w:pPr>
          </w:p>
        </w:tc>
        <w:tc>
          <w:tcPr>
            <w:tcW w:w="2430" w:type="dxa"/>
          </w:tcPr>
          <w:p w14:paraId="00000E4A" w14:textId="77777777" w:rsidR="00CA4C6D" w:rsidRPr="00C212DA" w:rsidRDefault="00CA4C6D">
            <w:pPr>
              <w:rPr>
                <w:rFonts w:ascii="Gill Sans MT" w:eastAsia="Gill Sans" w:hAnsi="Gill Sans MT" w:cs="Gill Sans"/>
              </w:rPr>
            </w:pPr>
          </w:p>
        </w:tc>
        <w:tc>
          <w:tcPr>
            <w:tcW w:w="1429" w:type="dxa"/>
          </w:tcPr>
          <w:p w14:paraId="00000E4B" w14:textId="77777777" w:rsidR="00CA4C6D" w:rsidRPr="00C212DA" w:rsidRDefault="00CA4C6D">
            <w:pPr>
              <w:rPr>
                <w:rFonts w:ascii="Gill Sans MT" w:eastAsia="Gill Sans" w:hAnsi="Gill Sans MT" w:cs="Gill Sans"/>
              </w:rPr>
            </w:pPr>
          </w:p>
        </w:tc>
        <w:tc>
          <w:tcPr>
            <w:tcW w:w="2400" w:type="dxa"/>
          </w:tcPr>
          <w:p w14:paraId="00000E4C" w14:textId="77777777" w:rsidR="00CA4C6D" w:rsidRPr="00C212DA" w:rsidRDefault="00CA4C6D">
            <w:pPr>
              <w:rPr>
                <w:rFonts w:ascii="Gill Sans MT" w:eastAsia="Gill Sans" w:hAnsi="Gill Sans MT" w:cs="Gill Sans"/>
              </w:rPr>
            </w:pPr>
          </w:p>
        </w:tc>
        <w:tc>
          <w:tcPr>
            <w:tcW w:w="1751" w:type="dxa"/>
          </w:tcPr>
          <w:p w14:paraId="00000E4D" w14:textId="77777777" w:rsidR="00CA4C6D" w:rsidRPr="00C212DA" w:rsidRDefault="00CA4C6D">
            <w:pPr>
              <w:rPr>
                <w:rFonts w:ascii="Gill Sans MT" w:eastAsia="Gill Sans" w:hAnsi="Gill Sans MT" w:cs="Gill Sans"/>
              </w:rPr>
            </w:pPr>
          </w:p>
        </w:tc>
        <w:tc>
          <w:tcPr>
            <w:tcW w:w="2335" w:type="dxa"/>
          </w:tcPr>
          <w:p w14:paraId="00000E4E" w14:textId="77777777" w:rsidR="00CA4C6D" w:rsidRPr="00C212DA" w:rsidRDefault="00CA4C6D">
            <w:pPr>
              <w:rPr>
                <w:rFonts w:ascii="Gill Sans MT" w:eastAsia="Gill Sans" w:hAnsi="Gill Sans MT" w:cs="Gill Sans"/>
              </w:rPr>
            </w:pPr>
          </w:p>
        </w:tc>
      </w:tr>
      <w:tr w:rsidR="00CA4C6D" w:rsidRPr="00C212DA" w14:paraId="5130F332" w14:textId="77777777">
        <w:trPr>
          <w:trHeight w:val="432"/>
        </w:trPr>
        <w:tc>
          <w:tcPr>
            <w:tcW w:w="1339" w:type="dxa"/>
          </w:tcPr>
          <w:p w14:paraId="00000E4F" w14:textId="77777777" w:rsidR="00CA4C6D" w:rsidRPr="00C212DA" w:rsidRDefault="00CA4C6D">
            <w:pPr>
              <w:rPr>
                <w:rFonts w:ascii="Gill Sans MT" w:eastAsia="Gill Sans" w:hAnsi="Gill Sans MT" w:cs="Gill Sans"/>
              </w:rPr>
            </w:pPr>
          </w:p>
        </w:tc>
        <w:tc>
          <w:tcPr>
            <w:tcW w:w="1266" w:type="dxa"/>
          </w:tcPr>
          <w:p w14:paraId="00000E50" w14:textId="77777777" w:rsidR="00CA4C6D" w:rsidRPr="00C212DA" w:rsidRDefault="00CA4C6D">
            <w:pPr>
              <w:rPr>
                <w:rFonts w:ascii="Gill Sans MT" w:eastAsia="Gill Sans" w:hAnsi="Gill Sans MT" w:cs="Gill Sans"/>
              </w:rPr>
            </w:pPr>
          </w:p>
        </w:tc>
        <w:tc>
          <w:tcPr>
            <w:tcW w:w="2430" w:type="dxa"/>
          </w:tcPr>
          <w:p w14:paraId="00000E51" w14:textId="77777777" w:rsidR="00CA4C6D" w:rsidRPr="00C212DA" w:rsidRDefault="00CA4C6D">
            <w:pPr>
              <w:rPr>
                <w:rFonts w:ascii="Gill Sans MT" w:eastAsia="Gill Sans" w:hAnsi="Gill Sans MT" w:cs="Gill Sans"/>
              </w:rPr>
            </w:pPr>
          </w:p>
        </w:tc>
        <w:tc>
          <w:tcPr>
            <w:tcW w:w="1429" w:type="dxa"/>
          </w:tcPr>
          <w:p w14:paraId="00000E52" w14:textId="77777777" w:rsidR="00CA4C6D" w:rsidRPr="00C212DA" w:rsidRDefault="00CA4C6D">
            <w:pPr>
              <w:rPr>
                <w:rFonts w:ascii="Gill Sans MT" w:eastAsia="Gill Sans" w:hAnsi="Gill Sans MT" w:cs="Gill Sans"/>
              </w:rPr>
            </w:pPr>
          </w:p>
        </w:tc>
        <w:tc>
          <w:tcPr>
            <w:tcW w:w="2400" w:type="dxa"/>
          </w:tcPr>
          <w:p w14:paraId="00000E53" w14:textId="77777777" w:rsidR="00CA4C6D" w:rsidRPr="00C212DA" w:rsidRDefault="00CA4C6D">
            <w:pPr>
              <w:rPr>
                <w:rFonts w:ascii="Gill Sans MT" w:eastAsia="Gill Sans" w:hAnsi="Gill Sans MT" w:cs="Gill Sans"/>
              </w:rPr>
            </w:pPr>
          </w:p>
        </w:tc>
        <w:tc>
          <w:tcPr>
            <w:tcW w:w="1751" w:type="dxa"/>
          </w:tcPr>
          <w:p w14:paraId="00000E54" w14:textId="77777777" w:rsidR="00CA4C6D" w:rsidRPr="00C212DA" w:rsidRDefault="00CA4C6D">
            <w:pPr>
              <w:rPr>
                <w:rFonts w:ascii="Gill Sans MT" w:eastAsia="Gill Sans" w:hAnsi="Gill Sans MT" w:cs="Gill Sans"/>
              </w:rPr>
            </w:pPr>
          </w:p>
        </w:tc>
        <w:tc>
          <w:tcPr>
            <w:tcW w:w="2335" w:type="dxa"/>
          </w:tcPr>
          <w:p w14:paraId="00000E55" w14:textId="77777777" w:rsidR="00CA4C6D" w:rsidRPr="00C212DA" w:rsidRDefault="00CA4C6D">
            <w:pPr>
              <w:rPr>
                <w:rFonts w:ascii="Gill Sans MT" w:eastAsia="Gill Sans" w:hAnsi="Gill Sans MT" w:cs="Gill Sans"/>
              </w:rPr>
            </w:pPr>
          </w:p>
        </w:tc>
      </w:tr>
      <w:tr w:rsidR="00CA4C6D" w:rsidRPr="00C212DA" w14:paraId="5DEEA72B" w14:textId="77777777">
        <w:trPr>
          <w:trHeight w:val="432"/>
        </w:trPr>
        <w:tc>
          <w:tcPr>
            <w:tcW w:w="1339" w:type="dxa"/>
          </w:tcPr>
          <w:p w14:paraId="00000E56" w14:textId="77777777" w:rsidR="00CA4C6D" w:rsidRPr="00C212DA" w:rsidRDefault="00CA4C6D">
            <w:pPr>
              <w:rPr>
                <w:rFonts w:ascii="Gill Sans MT" w:eastAsia="Gill Sans" w:hAnsi="Gill Sans MT" w:cs="Gill Sans"/>
              </w:rPr>
            </w:pPr>
          </w:p>
        </w:tc>
        <w:tc>
          <w:tcPr>
            <w:tcW w:w="1266" w:type="dxa"/>
          </w:tcPr>
          <w:p w14:paraId="00000E57" w14:textId="77777777" w:rsidR="00CA4C6D" w:rsidRPr="00C212DA" w:rsidRDefault="00CA4C6D">
            <w:pPr>
              <w:rPr>
                <w:rFonts w:ascii="Gill Sans MT" w:eastAsia="Gill Sans" w:hAnsi="Gill Sans MT" w:cs="Gill Sans"/>
              </w:rPr>
            </w:pPr>
          </w:p>
        </w:tc>
        <w:tc>
          <w:tcPr>
            <w:tcW w:w="2430" w:type="dxa"/>
          </w:tcPr>
          <w:p w14:paraId="00000E58" w14:textId="77777777" w:rsidR="00CA4C6D" w:rsidRPr="00C212DA" w:rsidRDefault="00CA4C6D">
            <w:pPr>
              <w:rPr>
                <w:rFonts w:ascii="Gill Sans MT" w:eastAsia="Gill Sans" w:hAnsi="Gill Sans MT" w:cs="Gill Sans"/>
              </w:rPr>
            </w:pPr>
          </w:p>
        </w:tc>
        <w:tc>
          <w:tcPr>
            <w:tcW w:w="1429" w:type="dxa"/>
          </w:tcPr>
          <w:p w14:paraId="00000E59" w14:textId="77777777" w:rsidR="00CA4C6D" w:rsidRPr="00C212DA" w:rsidRDefault="00CA4C6D">
            <w:pPr>
              <w:rPr>
                <w:rFonts w:ascii="Gill Sans MT" w:eastAsia="Gill Sans" w:hAnsi="Gill Sans MT" w:cs="Gill Sans"/>
              </w:rPr>
            </w:pPr>
          </w:p>
        </w:tc>
        <w:tc>
          <w:tcPr>
            <w:tcW w:w="2400" w:type="dxa"/>
          </w:tcPr>
          <w:p w14:paraId="00000E5A" w14:textId="77777777" w:rsidR="00CA4C6D" w:rsidRPr="00C212DA" w:rsidRDefault="00CA4C6D">
            <w:pPr>
              <w:rPr>
                <w:rFonts w:ascii="Gill Sans MT" w:eastAsia="Gill Sans" w:hAnsi="Gill Sans MT" w:cs="Gill Sans"/>
              </w:rPr>
            </w:pPr>
          </w:p>
        </w:tc>
        <w:tc>
          <w:tcPr>
            <w:tcW w:w="1751" w:type="dxa"/>
          </w:tcPr>
          <w:p w14:paraId="00000E5B" w14:textId="77777777" w:rsidR="00CA4C6D" w:rsidRPr="00C212DA" w:rsidRDefault="00CA4C6D">
            <w:pPr>
              <w:rPr>
                <w:rFonts w:ascii="Gill Sans MT" w:eastAsia="Gill Sans" w:hAnsi="Gill Sans MT" w:cs="Gill Sans"/>
              </w:rPr>
            </w:pPr>
          </w:p>
        </w:tc>
        <w:tc>
          <w:tcPr>
            <w:tcW w:w="2335" w:type="dxa"/>
          </w:tcPr>
          <w:p w14:paraId="00000E5C" w14:textId="77777777" w:rsidR="00CA4C6D" w:rsidRPr="00C212DA" w:rsidRDefault="00CA4C6D">
            <w:pPr>
              <w:rPr>
                <w:rFonts w:ascii="Gill Sans MT" w:eastAsia="Gill Sans" w:hAnsi="Gill Sans MT" w:cs="Gill Sans"/>
              </w:rPr>
            </w:pPr>
          </w:p>
        </w:tc>
      </w:tr>
      <w:tr w:rsidR="00CA4C6D" w:rsidRPr="00C212DA" w14:paraId="27900CF1" w14:textId="77777777">
        <w:trPr>
          <w:trHeight w:val="432"/>
        </w:trPr>
        <w:tc>
          <w:tcPr>
            <w:tcW w:w="1339" w:type="dxa"/>
          </w:tcPr>
          <w:p w14:paraId="00000E5D" w14:textId="77777777" w:rsidR="00CA4C6D" w:rsidRPr="00C212DA" w:rsidRDefault="00CA4C6D">
            <w:pPr>
              <w:rPr>
                <w:rFonts w:ascii="Gill Sans MT" w:eastAsia="Gill Sans" w:hAnsi="Gill Sans MT" w:cs="Gill Sans"/>
              </w:rPr>
            </w:pPr>
          </w:p>
        </w:tc>
        <w:tc>
          <w:tcPr>
            <w:tcW w:w="1266" w:type="dxa"/>
          </w:tcPr>
          <w:p w14:paraId="00000E5E" w14:textId="77777777" w:rsidR="00CA4C6D" w:rsidRPr="00C212DA" w:rsidRDefault="00CA4C6D">
            <w:pPr>
              <w:rPr>
                <w:rFonts w:ascii="Gill Sans MT" w:eastAsia="Gill Sans" w:hAnsi="Gill Sans MT" w:cs="Gill Sans"/>
              </w:rPr>
            </w:pPr>
          </w:p>
        </w:tc>
        <w:tc>
          <w:tcPr>
            <w:tcW w:w="2430" w:type="dxa"/>
          </w:tcPr>
          <w:p w14:paraId="00000E5F" w14:textId="77777777" w:rsidR="00CA4C6D" w:rsidRPr="00C212DA" w:rsidRDefault="00CA4C6D">
            <w:pPr>
              <w:rPr>
                <w:rFonts w:ascii="Gill Sans MT" w:eastAsia="Gill Sans" w:hAnsi="Gill Sans MT" w:cs="Gill Sans"/>
              </w:rPr>
            </w:pPr>
          </w:p>
        </w:tc>
        <w:tc>
          <w:tcPr>
            <w:tcW w:w="1429" w:type="dxa"/>
          </w:tcPr>
          <w:p w14:paraId="00000E60" w14:textId="77777777" w:rsidR="00CA4C6D" w:rsidRPr="00C212DA" w:rsidRDefault="00CA4C6D">
            <w:pPr>
              <w:rPr>
                <w:rFonts w:ascii="Gill Sans MT" w:eastAsia="Gill Sans" w:hAnsi="Gill Sans MT" w:cs="Gill Sans"/>
              </w:rPr>
            </w:pPr>
          </w:p>
        </w:tc>
        <w:tc>
          <w:tcPr>
            <w:tcW w:w="2400" w:type="dxa"/>
          </w:tcPr>
          <w:p w14:paraId="00000E61" w14:textId="77777777" w:rsidR="00CA4C6D" w:rsidRPr="00C212DA" w:rsidRDefault="00CA4C6D">
            <w:pPr>
              <w:rPr>
                <w:rFonts w:ascii="Gill Sans MT" w:eastAsia="Gill Sans" w:hAnsi="Gill Sans MT" w:cs="Gill Sans"/>
              </w:rPr>
            </w:pPr>
          </w:p>
        </w:tc>
        <w:tc>
          <w:tcPr>
            <w:tcW w:w="1751" w:type="dxa"/>
          </w:tcPr>
          <w:p w14:paraId="00000E62" w14:textId="77777777" w:rsidR="00CA4C6D" w:rsidRPr="00C212DA" w:rsidRDefault="00CA4C6D">
            <w:pPr>
              <w:rPr>
                <w:rFonts w:ascii="Gill Sans MT" w:eastAsia="Gill Sans" w:hAnsi="Gill Sans MT" w:cs="Gill Sans"/>
              </w:rPr>
            </w:pPr>
          </w:p>
        </w:tc>
        <w:tc>
          <w:tcPr>
            <w:tcW w:w="2335" w:type="dxa"/>
          </w:tcPr>
          <w:p w14:paraId="00000E63" w14:textId="77777777" w:rsidR="00CA4C6D" w:rsidRPr="00C212DA" w:rsidRDefault="00CA4C6D">
            <w:pPr>
              <w:rPr>
                <w:rFonts w:ascii="Gill Sans MT" w:eastAsia="Gill Sans" w:hAnsi="Gill Sans MT" w:cs="Gill Sans"/>
              </w:rPr>
            </w:pPr>
          </w:p>
        </w:tc>
      </w:tr>
      <w:tr w:rsidR="00CA4C6D" w:rsidRPr="00C212DA" w14:paraId="5C4D37BD" w14:textId="77777777">
        <w:trPr>
          <w:trHeight w:val="432"/>
        </w:trPr>
        <w:tc>
          <w:tcPr>
            <w:tcW w:w="1339" w:type="dxa"/>
          </w:tcPr>
          <w:p w14:paraId="00000E64" w14:textId="77777777" w:rsidR="00CA4C6D" w:rsidRPr="00C212DA" w:rsidRDefault="00CA4C6D">
            <w:pPr>
              <w:rPr>
                <w:rFonts w:ascii="Gill Sans MT" w:eastAsia="Gill Sans" w:hAnsi="Gill Sans MT" w:cs="Gill Sans"/>
              </w:rPr>
            </w:pPr>
          </w:p>
        </w:tc>
        <w:tc>
          <w:tcPr>
            <w:tcW w:w="1266" w:type="dxa"/>
          </w:tcPr>
          <w:p w14:paraId="00000E65" w14:textId="77777777" w:rsidR="00CA4C6D" w:rsidRPr="00C212DA" w:rsidRDefault="00CA4C6D">
            <w:pPr>
              <w:rPr>
                <w:rFonts w:ascii="Gill Sans MT" w:eastAsia="Gill Sans" w:hAnsi="Gill Sans MT" w:cs="Gill Sans"/>
              </w:rPr>
            </w:pPr>
          </w:p>
        </w:tc>
        <w:tc>
          <w:tcPr>
            <w:tcW w:w="2430" w:type="dxa"/>
          </w:tcPr>
          <w:p w14:paraId="00000E66" w14:textId="77777777" w:rsidR="00CA4C6D" w:rsidRPr="00C212DA" w:rsidRDefault="00CA4C6D">
            <w:pPr>
              <w:rPr>
                <w:rFonts w:ascii="Gill Sans MT" w:eastAsia="Gill Sans" w:hAnsi="Gill Sans MT" w:cs="Gill Sans"/>
              </w:rPr>
            </w:pPr>
          </w:p>
        </w:tc>
        <w:tc>
          <w:tcPr>
            <w:tcW w:w="1429" w:type="dxa"/>
          </w:tcPr>
          <w:p w14:paraId="00000E67" w14:textId="77777777" w:rsidR="00CA4C6D" w:rsidRPr="00C212DA" w:rsidRDefault="00CA4C6D">
            <w:pPr>
              <w:rPr>
                <w:rFonts w:ascii="Gill Sans MT" w:eastAsia="Gill Sans" w:hAnsi="Gill Sans MT" w:cs="Gill Sans"/>
              </w:rPr>
            </w:pPr>
          </w:p>
        </w:tc>
        <w:tc>
          <w:tcPr>
            <w:tcW w:w="2400" w:type="dxa"/>
          </w:tcPr>
          <w:p w14:paraId="00000E68" w14:textId="77777777" w:rsidR="00CA4C6D" w:rsidRPr="00C212DA" w:rsidRDefault="00CA4C6D">
            <w:pPr>
              <w:rPr>
                <w:rFonts w:ascii="Gill Sans MT" w:eastAsia="Gill Sans" w:hAnsi="Gill Sans MT" w:cs="Gill Sans"/>
              </w:rPr>
            </w:pPr>
          </w:p>
        </w:tc>
        <w:tc>
          <w:tcPr>
            <w:tcW w:w="1751" w:type="dxa"/>
          </w:tcPr>
          <w:p w14:paraId="00000E69" w14:textId="77777777" w:rsidR="00CA4C6D" w:rsidRPr="00C212DA" w:rsidRDefault="00CA4C6D">
            <w:pPr>
              <w:rPr>
                <w:rFonts w:ascii="Gill Sans MT" w:eastAsia="Gill Sans" w:hAnsi="Gill Sans MT" w:cs="Gill Sans"/>
              </w:rPr>
            </w:pPr>
          </w:p>
        </w:tc>
        <w:tc>
          <w:tcPr>
            <w:tcW w:w="2335" w:type="dxa"/>
          </w:tcPr>
          <w:p w14:paraId="00000E6A" w14:textId="77777777" w:rsidR="00CA4C6D" w:rsidRPr="00C212DA" w:rsidRDefault="00CA4C6D">
            <w:pPr>
              <w:rPr>
                <w:rFonts w:ascii="Gill Sans MT" w:eastAsia="Gill Sans" w:hAnsi="Gill Sans MT" w:cs="Gill Sans"/>
              </w:rPr>
            </w:pPr>
          </w:p>
        </w:tc>
      </w:tr>
      <w:tr w:rsidR="00CA4C6D" w:rsidRPr="00C212DA" w14:paraId="196044B9" w14:textId="77777777">
        <w:trPr>
          <w:trHeight w:val="432"/>
        </w:trPr>
        <w:tc>
          <w:tcPr>
            <w:tcW w:w="1339" w:type="dxa"/>
          </w:tcPr>
          <w:p w14:paraId="00000E6B" w14:textId="77777777" w:rsidR="00CA4C6D" w:rsidRPr="00C212DA" w:rsidRDefault="00CA4C6D">
            <w:pPr>
              <w:rPr>
                <w:rFonts w:ascii="Gill Sans MT" w:eastAsia="Gill Sans" w:hAnsi="Gill Sans MT" w:cs="Gill Sans"/>
              </w:rPr>
            </w:pPr>
          </w:p>
        </w:tc>
        <w:tc>
          <w:tcPr>
            <w:tcW w:w="1266" w:type="dxa"/>
          </w:tcPr>
          <w:p w14:paraId="00000E6C" w14:textId="77777777" w:rsidR="00CA4C6D" w:rsidRPr="00C212DA" w:rsidRDefault="00CA4C6D">
            <w:pPr>
              <w:rPr>
                <w:rFonts w:ascii="Gill Sans MT" w:eastAsia="Gill Sans" w:hAnsi="Gill Sans MT" w:cs="Gill Sans"/>
              </w:rPr>
            </w:pPr>
          </w:p>
        </w:tc>
        <w:tc>
          <w:tcPr>
            <w:tcW w:w="2430" w:type="dxa"/>
          </w:tcPr>
          <w:p w14:paraId="00000E6D" w14:textId="77777777" w:rsidR="00CA4C6D" w:rsidRPr="00C212DA" w:rsidRDefault="00CA4C6D">
            <w:pPr>
              <w:rPr>
                <w:rFonts w:ascii="Gill Sans MT" w:eastAsia="Gill Sans" w:hAnsi="Gill Sans MT" w:cs="Gill Sans"/>
              </w:rPr>
            </w:pPr>
          </w:p>
        </w:tc>
        <w:tc>
          <w:tcPr>
            <w:tcW w:w="1429" w:type="dxa"/>
          </w:tcPr>
          <w:p w14:paraId="00000E6E" w14:textId="77777777" w:rsidR="00CA4C6D" w:rsidRPr="00C212DA" w:rsidRDefault="00CA4C6D">
            <w:pPr>
              <w:rPr>
                <w:rFonts w:ascii="Gill Sans MT" w:eastAsia="Gill Sans" w:hAnsi="Gill Sans MT" w:cs="Gill Sans"/>
              </w:rPr>
            </w:pPr>
          </w:p>
        </w:tc>
        <w:tc>
          <w:tcPr>
            <w:tcW w:w="2400" w:type="dxa"/>
          </w:tcPr>
          <w:p w14:paraId="00000E6F" w14:textId="77777777" w:rsidR="00CA4C6D" w:rsidRPr="00C212DA" w:rsidRDefault="00CA4C6D">
            <w:pPr>
              <w:rPr>
                <w:rFonts w:ascii="Gill Sans MT" w:eastAsia="Gill Sans" w:hAnsi="Gill Sans MT" w:cs="Gill Sans"/>
              </w:rPr>
            </w:pPr>
          </w:p>
        </w:tc>
        <w:tc>
          <w:tcPr>
            <w:tcW w:w="1751" w:type="dxa"/>
          </w:tcPr>
          <w:p w14:paraId="00000E70" w14:textId="77777777" w:rsidR="00CA4C6D" w:rsidRPr="00C212DA" w:rsidRDefault="00CA4C6D">
            <w:pPr>
              <w:rPr>
                <w:rFonts w:ascii="Gill Sans MT" w:eastAsia="Gill Sans" w:hAnsi="Gill Sans MT" w:cs="Gill Sans"/>
              </w:rPr>
            </w:pPr>
          </w:p>
        </w:tc>
        <w:tc>
          <w:tcPr>
            <w:tcW w:w="2335" w:type="dxa"/>
          </w:tcPr>
          <w:p w14:paraId="00000E71" w14:textId="77777777" w:rsidR="00CA4C6D" w:rsidRPr="00C212DA" w:rsidRDefault="00CA4C6D">
            <w:pPr>
              <w:rPr>
                <w:rFonts w:ascii="Gill Sans MT" w:eastAsia="Gill Sans" w:hAnsi="Gill Sans MT" w:cs="Gill Sans"/>
              </w:rPr>
            </w:pPr>
          </w:p>
        </w:tc>
      </w:tr>
      <w:tr w:rsidR="00CA4C6D" w:rsidRPr="00C212DA" w14:paraId="1D3938BD" w14:textId="77777777">
        <w:trPr>
          <w:trHeight w:val="432"/>
        </w:trPr>
        <w:tc>
          <w:tcPr>
            <w:tcW w:w="1339" w:type="dxa"/>
          </w:tcPr>
          <w:p w14:paraId="00000E72" w14:textId="77777777" w:rsidR="00CA4C6D" w:rsidRPr="00C212DA" w:rsidRDefault="00CA4C6D">
            <w:pPr>
              <w:rPr>
                <w:rFonts w:ascii="Gill Sans MT" w:eastAsia="Gill Sans" w:hAnsi="Gill Sans MT" w:cs="Gill Sans"/>
              </w:rPr>
            </w:pPr>
          </w:p>
        </w:tc>
        <w:tc>
          <w:tcPr>
            <w:tcW w:w="1266" w:type="dxa"/>
          </w:tcPr>
          <w:p w14:paraId="00000E73" w14:textId="77777777" w:rsidR="00CA4C6D" w:rsidRPr="00C212DA" w:rsidRDefault="00CA4C6D">
            <w:pPr>
              <w:rPr>
                <w:rFonts w:ascii="Gill Sans MT" w:eastAsia="Gill Sans" w:hAnsi="Gill Sans MT" w:cs="Gill Sans"/>
              </w:rPr>
            </w:pPr>
          </w:p>
        </w:tc>
        <w:tc>
          <w:tcPr>
            <w:tcW w:w="2430" w:type="dxa"/>
          </w:tcPr>
          <w:p w14:paraId="00000E74" w14:textId="77777777" w:rsidR="00CA4C6D" w:rsidRPr="00C212DA" w:rsidRDefault="00CA4C6D">
            <w:pPr>
              <w:rPr>
                <w:rFonts w:ascii="Gill Sans MT" w:eastAsia="Gill Sans" w:hAnsi="Gill Sans MT" w:cs="Gill Sans"/>
              </w:rPr>
            </w:pPr>
          </w:p>
        </w:tc>
        <w:tc>
          <w:tcPr>
            <w:tcW w:w="1429" w:type="dxa"/>
          </w:tcPr>
          <w:p w14:paraId="00000E75" w14:textId="77777777" w:rsidR="00CA4C6D" w:rsidRPr="00C212DA" w:rsidRDefault="00CA4C6D">
            <w:pPr>
              <w:rPr>
                <w:rFonts w:ascii="Gill Sans MT" w:eastAsia="Gill Sans" w:hAnsi="Gill Sans MT" w:cs="Gill Sans"/>
              </w:rPr>
            </w:pPr>
          </w:p>
        </w:tc>
        <w:tc>
          <w:tcPr>
            <w:tcW w:w="2400" w:type="dxa"/>
          </w:tcPr>
          <w:p w14:paraId="00000E76" w14:textId="77777777" w:rsidR="00CA4C6D" w:rsidRPr="00C212DA" w:rsidRDefault="00CA4C6D">
            <w:pPr>
              <w:rPr>
                <w:rFonts w:ascii="Gill Sans MT" w:eastAsia="Gill Sans" w:hAnsi="Gill Sans MT" w:cs="Gill Sans"/>
              </w:rPr>
            </w:pPr>
          </w:p>
        </w:tc>
        <w:tc>
          <w:tcPr>
            <w:tcW w:w="1751" w:type="dxa"/>
          </w:tcPr>
          <w:p w14:paraId="00000E77" w14:textId="77777777" w:rsidR="00CA4C6D" w:rsidRPr="00C212DA" w:rsidRDefault="00CA4C6D">
            <w:pPr>
              <w:rPr>
                <w:rFonts w:ascii="Gill Sans MT" w:eastAsia="Gill Sans" w:hAnsi="Gill Sans MT" w:cs="Gill Sans"/>
              </w:rPr>
            </w:pPr>
          </w:p>
        </w:tc>
        <w:tc>
          <w:tcPr>
            <w:tcW w:w="2335" w:type="dxa"/>
          </w:tcPr>
          <w:p w14:paraId="00000E78" w14:textId="77777777" w:rsidR="00CA4C6D" w:rsidRPr="00C212DA" w:rsidRDefault="00CA4C6D">
            <w:pPr>
              <w:rPr>
                <w:rFonts w:ascii="Gill Sans MT" w:eastAsia="Gill Sans" w:hAnsi="Gill Sans MT" w:cs="Gill Sans"/>
              </w:rPr>
            </w:pPr>
          </w:p>
        </w:tc>
      </w:tr>
      <w:tr w:rsidR="00CA4C6D" w:rsidRPr="00C212DA" w14:paraId="374261BC" w14:textId="77777777">
        <w:trPr>
          <w:trHeight w:val="432"/>
        </w:trPr>
        <w:tc>
          <w:tcPr>
            <w:tcW w:w="1339" w:type="dxa"/>
          </w:tcPr>
          <w:p w14:paraId="00000E79" w14:textId="77777777" w:rsidR="00CA4C6D" w:rsidRPr="00C212DA" w:rsidRDefault="00CA4C6D">
            <w:pPr>
              <w:rPr>
                <w:rFonts w:ascii="Gill Sans MT" w:eastAsia="Gill Sans" w:hAnsi="Gill Sans MT" w:cs="Gill Sans"/>
              </w:rPr>
            </w:pPr>
          </w:p>
        </w:tc>
        <w:tc>
          <w:tcPr>
            <w:tcW w:w="1266" w:type="dxa"/>
          </w:tcPr>
          <w:p w14:paraId="00000E7A" w14:textId="77777777" w:rsidR="00CA4C6D" w:rsidRPr="00C212DA" w:rsidRDefault="00CA4C6D">
            <w:pPr>
              <w:rPr>
                <w:rFonts w:ascii="Gill Sans MT" w:eastAsia="Gill Sans" w:hAnsi="Gill Sans MT" w:cs="Gill Sans"/>
              </w:rPr>
            </w:pPr>
          </w:p>
        </w:tc>
        <w:tc>
          <w:tcPr>
            <w:tcW w:w="2430" w:type="dxa"/>
          </w:tcPr>
          <w:p w14:paraId="00000E7B" w14:textId="77777777" w:rsidR="00CA4C6D" w:rsidRPr="00C212DA" w:rsidRDefault="00CA4C6D">
            <w:pPr>
              <w:rPr>
                <w:rFonts w:ascii="Gill Sans MT" w:eastAsia="Gill Sans" w:hAnsi="Gill Sans MT" w:cs="Gill Sans"/>
              </w:rPr>
            </w:pPr>
          </w:p>
        </w:tc>
        <w:tc>
          <w:tcPr>
            <w:tcW w:w="1429" w:type="dxa"/>
          </w:tcPr>
          <w:p w14:paraId="00000E7C" w14:textId="77777777" w:rsidR="00CA4C6D" w:rsidRPr="00C212DA" w:rsidRDefault="00CA4C6D">
            <w:pPr>
              <w:rPr>
                <w:rFonts w:ascii="Gill Sans MT" w:eastAsia="Gill Sans" w:hAnsi="Gill Sans MT" w:cs="Gill Sans"/>
              </w:rPr>
            </w:pPr>
          </w:p>
        </w:tc>
        <w:tc>
          <w:tcPr>
            <w:tcW w:w="2400" w:type="dxa"/>
          </w:tcPr>
          <w:p w14:paraId="00000E7D" w14:textId="77777777" w:rsidR="00CA4C6D" w:rsidRPr="00C212DA" w:rsidRDefault="00CA4C6D">
            <w:pPr>
              <w:rPr>
                <w:rFonts w:ascii="Gill Sans MT" w:eastAsia="Gill Sans" w:hAnsi="Gill Sans MT" w:cs="Gill Sans"/>
              </w:rPr>
            </w:pPr>
          </w:p>
        </w:tc>
        <w:tc>
          <w:tcPr>
            <w:tcW w:w="1751" w:type="dxa"/>
          </w:tcPr>
          <w:p w14:paraId="00000E7E" w14:textId="77777777" w:rsidR="00CA4C6D" w:rsidRPr="00C212DA" w:rsidRDefault="00CA4C6D">
            <w:pPr>
              <w:rPr>
                <w:rFonts w:ascii="Gill Sans MT" w:eastAsia="Gill Sans" w:hAnsi="Gill Sans MT" w:cs="Gill Sans"/>
              </w:rPr>
            </w:pPr>
          </w:p>
        </w:tc>
        <w:tc>
          <w:tcPr>
            <w:tcW w:w="2335" w:type="dxa"/>
          </w:tcPr>
          <w:p w14:paraId="00000E7F" w14:textId="77777777" w:rsidR="00CA4C6D" w:rsidRPr="00C212DA" w:rsidRDefault="00CA4C6D">
            <w:pPr>
              <w:rPr>
                <w:rFonts w:ascii="Gill Sans MT" w:eastAsia="Gill Sans" w:hAnsi="Gill Sans MT" w:cs="Gill Sans"/>
              </w:rPr>
            </w:pPr>
          </w:p>
        </w:tc>
      </w:tr>
      <w:tr w:rsidR="00CA4C6D" w:rsidRPr="00C212DA" w14:paraId="08AC302F" w14:textId="77777777">
        <w:trPr>
          <w:trHeight w:val="432"/>
        </w:trPr>
        <w:tc>
          <w:tcPr>
            <w:tcW w:w="1339" w:type="dxa"/>
          </w:tcPr>
          <w:p w14:paraId="00000E80" w14:textId="77777777" w:rsidR="00CA4C6D" w:rsidRPr="00C212DA" w:rsidRDefault="00CA4C6D">
            <w:pPr>
              <w:rPr>
                <w:rFonts w:ascii="Gill Sans MT" w:eastAsia="Gill Sans" w:hAnsi="Gill Sans MT" w:cs="Gill Sans"/>
              </w:rPr>
            </w:pPr>
          </w:p>
        </w:tc>
        <w:tc>
          <w:tcPr>
            <w:tcW w:w="1266" w:type="dxa"/>
          </w:tcPr>
          <w:p w14:paraId="00000E81" w14:textId="77777777" w:rsidR="00CA4C6D" w:rsidRPr="00C212DA" w:rsidRDefault="00CA4C6D">
            <w:pPr>
              <w:rPr>
                <w:rFonts w:ascii="Gill Sans MT" w:eastAsia="Gill Sans" w:hAnsi="Gill Sans MT" w:cs="Gill Sans"/>
              </w:rPr>
            </w:pPr>
          </w:p>
        </w:tc>
        <w:tc>
          <w:tcPr>
            <w:tcW w:w="2430" w:type="dxa"/>
          </w:tcPr>
          <w:p w14:paraId="00000E82" w14:textId="77777777" w:rsidR="00CA4C6D" w:rsidRPr="00C212DA" w:rsidRDefault="00CA4C6D">
            <w:pPr>
              <w:rPr>
                <w:rFonts w:ascii="Gill Sans MT" w:eastAsia="Gill Sans" w:hAnsi="Gill Sans MT" w:cs="Gill Sans"/>
              </w:rPr>
            </w:pPr>
          </w:p>
        </w:tc>
        <w:tc>
          <w:tcPr>
            <w:tcW w:w="1429" w:type="dxa"/>
          </w:tcPr>
          <w:p w14:paraId="00000E83" w14:textId="77777777" w:rsidR="00CA4C6D" w:rsidRPr="00C212DA" w:rsidRDefault="00CA4C6D">
            <w:pPr>
              <w:rPr>
                <w:rFonts w:ascii="Gill Sans MT" w:eastAsia="Gill Sans" w:hAnsi="Gill Sans MT" w:cs="Gill Sans"/>
              </w:rPr>
            </w:pPr>
          </w:p>
        </w:tc>
        <w:tc>
          <w:tcPr>
            <w:tcW w:w="2400" w:type="dxa"/>
          </w:tcPr>
          <w:p w14:paraId="00000E84" w14:textId="77777777" w:rsidR="00CA4C6D" w:rsidRPr="00C212DA" w:rsidRDefault="00CA4C6D">
            <w:pPr>
              <w:rPr>
                <w:rFonts w:ascii="Gill Sans MT" w:eastAsia="Gill Sans" w:hAnsi="Gill Sans MT" w:cs="Gill Sans"/>
              </w:rPr>
            </w:pPr>
          </w:p>
        </w:tc>
        <w:tc>
          <w:tcPr>
            <w:tcW w:w="1751" w:type="dxa"/>
          </w:tcPr>
          <w:p w14:paraId="00000E85" w14:textId="77777777" w:rsidR="00CA4C6D" w:rsidRPr="00C212DA" w:rsidRDefault="00CA4C6D">
            <w:pPr>
              <w:rPr>
                <w:rFonts w:ascii="Gill Sans MT" w:eastAsia="Gill Sans" w:hAnsi="Gill Sans MT" w:cs="Gill Sans"/>
              </w:rPr>
            </w:pPr>
          </w:p>
        </w:tc>
        <w:tc>
          <w:tcPr>
            <w:tcW w:w="2335" w:type="dxa"/>
          </w:tcPr>
          <w:p w14:paraId="00000E86" w14:textId="77777777" w:rsidR="00CA4C6D" w:rsidRPr="00C212DA" w:rsidRDefault="00CA4C6D">
            <w:pPr>
              <w:rPr>
                <w:rFonts w:ascii="Gill Sans MT" w:eastAsia="Gill Sans" w:hAnsi="Gill Sans MT" w:cs="Gill Sans"/>
              </w:rPr>
            </w:pPr>
          </w:p>
        </w:tc>
      </w:tr>
    </w:tbl>
    <w:p w14:paraId="00000E87" w14:textId="77777777" w:rsidR="00CA4C6D" w:rsidRPr="00C212DA" w:rsidRDefault="00D650E5">
      <w:pPr>
        <w:spacing w:after="240"/>
        <w:rPr>
          <w:rFonts w:ascii="Gill Sans MT" w:eastAsia="Gill Sans" w:hAnsi="Gill Sans MT" w:cs="Gill Sans"/>
          <w:b/>
          <w:sz w:val="24"/>
          <w:szCs w:val="24"/>
        </w:rPr>
      </w:pPr>
      <w:r w:rsidRPr="00C212DA">
        <w:rPr>
          <w:rFonts w:ascii="Gill Sans MT" w:eastAsia="Gill Sans" w:hAnsi="Gill Sans MT" w:cs="Gill Sans"/>
          <w:b/>
          <w:sz w:val="24"/>
          <w:szCs w:val="24"/>
        </w:rPr>
        <w:t>LIST/4</w:t>
      </w:r>
      <w:r w:rsidRPr="00C212DA">
        <w:rPr>
          <w:rFonts w:ascii="Gill Sans MT" w:hAnsi="Gill Sans MT"/>
          <w:sz w:val="16"/>
          <w:szCs w:val="16"/>
        </w:rPr>
        <w:t xml:space="preserve"> </w:t>
      </w:r>
      <w:r w:rsidRPr="00C212DA">
        <w:rPr>
          <w:rFonts w:ascii="Gill Sans MT" w:eastAsia="Gill Sans" w:hAnsi="Gill Sans MT" w:cs="Gill Sans"/>
          <w:b/>
          <w:sz w:val="24"/>
          <w:szCs w:val="24"/>
        </w:rPr>
        <w:t>Household Listing Form, Feed the Future [</w:t>
      </w:r>
      <w:r w:rsidRPr="00C212DA">
        <w:rPr>
          <w:rFonts w:ascii="Gill Sans MT" w:eastAsia="Gill Sans" w:hAnsi="Gill Sans MT" w:cs="Gill Sans"/>
          <w:b/>
          <w:sz w:val="24"/>
          <w:szCs w:val="24"/>
          <w:highlight w:val="yellow"/>
        </w:rPr>
        <w:t>COUNTRY</w:t>
      </w:r>
      <w:r w:rsidRPr="00C212DA">
        <w:rPr>
          <w:rFonts w:ascii="Gill Sans MT" w:eastAsia="Gill Sans" w:hAnsi="Gill Sans MT" w:cs="Gill Sans"/>
          <w:b/>
          <w:sz w:val="24"/>
          <w:szCs w:val="24"/>
        </w:rPr>
        <w:t>] Zone of Influence Midline Survey [</w:t>
      </w:r>
      <w:r w:rsidRPr="00C212DA">
        <w:rPr>
          <w:rFonts w:ascii="Gill Sans MT" w:eastAsia="Gill Sans" w:hAnsi="Gill Sans MT" w:cs="Gill Sans"/>
          <w:b/>
          <w:sz w:val="24"/>
          <w:szCs w:val="24"/>
          <w:highlight w:val="yellow"/>
        </w:rPr>
        <w:t>YEAR(S)</w:t>
      </w:r>
      <w:r w:rsidRPr="00C212DA">
        <w:rPr>
          <w:rFonts w:ascii="Gill Sans MT" w:eastAsia="Gill Sans" w:hAnsi="Gill Sans MT" w:cs="Gill Sans"/>
          <w:b/>
          <w:sz w:val="24"/>
          <w:szCs w:val="24"/>
        </w:rPr>
        <w:t xml:space="preserve">] </w:t>
      </w:r>
      <w:r w:rsidRPr="00C212DA">
        <w:rPr>
          <w:rFonts w:ascii="Gill Sans MT" w:eastAsia="Gill Sans" w:hAnsi="Gill Sans MT" w:cs="Gill Sans"/>
          <w:sz w:val="24"/>
          <w:szCs w:val="24"/>
        </w:rPr>
        <w:t>(back)</w:t>
      </w:r>
    </w:p>
    <w:p w14:paraId="00000E88" w14:textId="77777777" w:rsidR="00CA4C6D" w:rsidRPr="00C212DA" w:rsidRDefault="00D650E5">
      <w:pPr>
        <w:pBdr>
          <w:top w:val="nil"/>
          <w:left w:val="nil"/>
          <w:bottom w:val="nil"/>
          <w:right w:val="nil"/>
          <w:between w:val="nil"/>
        </w:pBdr>
        <w:rPr>
          <w:rFonts w:ascii="Gill Sans MT" w:eastAsia="Gill Sans" w:hAnsi="Gill Sans MT" w:cs="Gill Sans"/>
          <w:color w:val="000000"/>
        </w:rPr>
      </w:pPr>
      <w:bookmarkStart w:id="107" w:name="_heading=h.2grqrue" w:colFirst="0" w:colLast="0"/>
      <w:bookmarkEnd w:id="107"/>
      <w:r w:rsidRPr="00C212DA">
        <w:rPr>
          <w:rFonts w:ascii="Gill Sans MT" w:eastAsia="Gill Sans" w:hAnsi="Gill Sans MT" w:cs="Gill Sans"/>
          <w:color w:val="000000"/>
        </w:rPr>
        <w:t xml:space="preserve">IN ADDITION TO ASKING FOR THE NAME OF A RESPONSIBLE ADULT, YOU NEED TO FIND OUT IF THERE ARE MULTIPLE HOUSEHOLDS WITHIN EACH DWELLING </w:t>
      </w:r>
      <w:proofErr w:type="gramStart"/>
      <w:r w:rsidRPr="00C212DA">
        <w:rPr>
          <w:rFonts w:ascii="Gill Sans MT" w:eastAsia="Gill Sans" w:hAnsi="Gill Sans MT" w:cs="Gill Sans"/>
          <w:color w:val="000000"/>
        </w:rPr>
        <w:t>UNIT, AND</w:t>
      </w:r>
      <w:proofErr w:type="gramEnd"/>
      <w:r w:rsidRPr="00C212DA">
        <w:rPr>
          <w:rFonts w:ascii="Gill Sans MT" w:eastAsia="Gill Sans" w:hAnsi="Gill Sans MT" w:cs="Gill Sans"/>
          <w:color w:val="000000"/>
        </w:rPr>
        <w:t xml:space="preserve"> RECORD THE ANSWER IN COLUMN 6 AND NOTED IN COLUMN 7. ASK THE FOLLOWING QUESTIONS TO DETERMINE IF THERE IS MORE THAN ONE HOUSEHOLD IN THE DWELLING UNIT:</w:t>
      </w:r>
    </w:p>
    <w:p w14:paraId="00000E89" w14:textId="77777777" w:rsidR="00CA4C6D" w:rsidRPr="00C212DA" w:rsidRDefault="00D650E5">
      <w:pPr>
        <w:numPr>
          <w:ilvl w:val="0"/>
          <w:numId w:val="4"/>
        </w:numPr>
        <w:pBdr>
          <w:top w:val="nil"/>
          <w:left w:val="nil"/>
          <w:bottom w:val="nil"/>
          <w:right w:val="nil"/>
          <w:between w:val="nil"/>
        </w:pBdr>
        <w:spacing w:after="0"/>
        <w:ind w:left="360"/>
        <w:rPr>
          <w:rFonts w:ascii="Gill Sans MT" w:eastAsia="Gill Sans" w:hAnsi="Gill Sans MT" w:cs="Gill Sans"/>
          <w:color w:val="000000"/>
        </w:rPr>
      </w:pPr>
      <w:bookmarkStart w:id="108" w:name="_heading=h.vx1227" w:colFirst="0" w:colLast="0"/>
      <w:bookmarkEnd w:id="108"/>
      <w:r w:rsidRPr="00C212DA">
        <w:rPr>
          <w:rFonts w:ascii="Gill Sans MT" w:eastAsia="Gill Sans" w:hAnsi="Gill Sans MT" w:cs="Gill Sans"/>
          <w:color w:val="000000"/>
        </w:rPr>
        <w:t xml:space="preserve">Ask: “How many families live here?” </w:t>
      </w:r>
    </w:p>
    <w:p w14:paraId="00000E8A" w14:textId="77777777" w:rsidR="00CA4C6D" w:rsidRPr="00C212DA" w:rsidRDefault="00D650E5">
      <w:pPr>
        <w:pBdr>
          <w:top w:val="nil"/>
          <w:left w:val="nil"/>
          <w:bottom w:val="nil"/>
          <w:right w:val="nil"/>
          <w:between w:val="nil"/>
        </w:pBdr>
        <w:spacing w:after="0"/>
        <w:ind w:left="360"/>
        <w:rPr>
          <w:rFonts w:ascii="Gill Sans MT" w:eastAsia="Gill Sans" w:hAnsi="Gill Sans MT" w:cs="Gill Sans"/>
          <w:color w:val="000000"/>
        </w:rPr>
      </w:pPr>
      <w:bookmarkStart w:id="109" w:name="_heading=h.3fwokq0" w:colFirst="0" w:colLast="0"/>
      <w:bookmarkEnd w:id="109"/>
      <w:r w:rsidRPr="00C212DA">
        <w:rPr>
          <w:rFonts w:ascii="Gill Sans MT" w:eastAsia="Gill Sans" w:hAnsi="Gill Sans MT" w:cs="Gill Sans"/>
          <w:color w:val="000000"/>
        </w:rPr>
        <w:t>If there is more than one family living in the dwelling unit, it is possible that there is more than one household living in the dwelling unit.</w:t>
      </w:r>
    </w:p>
    <w:p w14:paraId="00000E8B" w14:textId="77777777" w:rsidR="00CA4C6D" w:rsidRPr="00C212DA" w:rsidRDefault="00CA4C6D">
      <w:pPr>
        <w:pBdr>
          <w:top w:val="nil"/>
          <w:left w:val="nil"/>
          <w:bottom w:val="nil"/>
          <w:right w:val="nil"/>
          <w:between w:val="nil"/>
        </w:pBdr>
        <w:spacing w:after="0"/>
        <w:ind w:left="360"/>
        <w:rPr>
          <w:rFonts w:ascii="Gill Sans MT" w:eastAsia="Gill Sans" w:hAnsi="Gill Sans MT" w:cs="Gill Sans"/>
          <w:color w:val="000000"/>
        </w:rPr>
      </w:pPr>
      <w:bookmarkStart w:id="110" w:name="_heading=h.1v1yuxt" w:colFirst="0" w:colLast="0"/>
      <w:bookmarkEnd w:id="110"/>
    </w:p>
    <w:p w14:paraId="00000E8C" w14:textId="77777777" w:rsidR="00CA4C6D" w:rsidRPr="00C212DA" w:rsidRDefault="00D650E5">
      <w:pPr>
        <w:pBdr>
          <w:top w:val="nil"/>
          <w:left w:val="nil"/>
          <w:bottom w:val="nil"/>
          <w:right w:val="nil"/>
          <w:between w:val="nil"/>
        </w:pBdr>
        <w:spacing w:after="0"/>
        <w:ind w:left="360"/>
        <w:rPr>
          <w:rFonts w:ascii="Gill Sans MT" w:eastAsia="Gill Sans" w:hAnsi="Gill Sans MT" w:cs="Gill Sans"/>
          <w:color w:val="000000"/>
        </w:rPr>
      </w:pPr>
      <w:bookmarkStart w:id="111" w:name="_heading=h.4f1mdlm" w:colFirst="0" w:colLast="0"/>
      <w:bookmarkEnd w:id="111"/>
      <w:r w:rsidRPr="00C212DA">
        <w:rPr>
          <w:rFonts w:ascii="Gill Sans MT" w:eastAsia="Gill Sans" w:hAnsi="Gill Sans MT" w:cs="Gill Sans"/>
          <w:color w:val="000000"/>
        </w:rPr>
        <w:t>Note that a single person who is living in the dwelling with the family, but who does not share cooking arrangements and does not recognize a common authority for household decision-making, should be considered a separate family or household, even though it is only one person.</w:t>
      </w:r>
    </w:p>
    <w:p w14:paraId="00000E8D" w14:textId="77777777" w:rsidR="00CA4C6D" w:rsidRPr="00C212DA" w:rsidRDefault="00D650E5">
      <w:pPr>
        <w:pBdr>
          <w:top w:val="nil"/>
          <w:left w:val="nil"/>
          <w:bottom w:val="nil"/>
          <w:right w:val="nil"/>
          <w:between w:val="nil"/>
        </w:pBdr>
        <w:spacing w:after="0"/>
        <w:ind w:left="360"/>
        <w:rPr>
          <w:rFonts w:ascii="Gill Sans MT" w:eastAsia="Gill Sans" w:hAnsi="Gill Sans MT" w:cs="Gill Sans"/>
          <w:color w:val="000000"/>
          <w:sz w:val="24"/>
          <w:szCs w:val="24"/>
        </w:rPr>
      </w:pPr>
      <w:bookmarkStart w:id="112" w:name="_heading=h.2u6wntf" w:colFirst="0" w:colLast="0"/>
      <w:bookmarkEnd w:id="112"/>
      <w:r w:rsidRPr="00C212DA">
        <w:rPr>
          <w:rFonts w:ascii="Gill Sans MT" w:eastAsia="Gill Sans" w:hAnsi="Gill Sans MT" w:cs="Gill Sans"/>
          <w:color w:val="000000"/>
          <w:sz w:val="24"/>
          <w:szCs w:val="24"/>
        </w:rPr>
        <w:t xml:space="preserve"> </w:t>
      </w:r>
    </w:p>
    <w:p w14:paraId="00000E8E" w14:textId="77777777" w:rsidR="00CA4C6D" w:rsidRPr="00C212DA" w:rsidRDefault="00D650E5">
      <w:pPr>
        <w:numPr>
          <w:ilvl w:val="0"/>
          <w:numId w:val="4"/>
        </w:numPr>
        <w:pBdr>
          <w:top w:val="nil"/>
          <w:left w:val="nil"/>
          <w:bottom w:val="nil"/>
          <w:right w:val="nil"/>
          <w:between w:val="nil"/>
        </w:pBdr>
        <w:spacing w:after="0"/>
        <w:ind w:left="360"/>
        <w:rPr>
          <w:rFonts w:ascii="Gill Sans MT" w:eastAsia="Gill Sans" w:hAnsi="Gill Sans MT" w:cs="Gill Sans"/>
          <w:color w:val="000000"/>
        </w:rPr>
      </w:pPr>
      <w:bookmarkStart w:id="113" w:name="_heading=h.19c6y18" w:colFirst="0" w:colLast="0"/>
      <w:bookmarkEnd w:id="113"/>
      <w:r w:rsidRPr="00C212DA">
        <w:rPr>
          <w:rFonts w:ascii="Gill Sans MT" w:eastAsia="Gill Sans" w:hAnsi="Gill Sans MT" w:cs="Gill Sans"/>
          <w:color w:val="000000"/>
        </w:rPr>
        <w:t>If you find:</w:t>
      </w:r>
    </w:p>
    <w:p w14:paraId="00000E8F" w14:textId="77777777" w:rsidR="00CA4C6D" w:rsidRPr="00C212DA" w:rsidRDefault="00D650E5">
      <w:pPr>
        <w:numPr>
          <w:ilvl w:val="1"/>
          <w:numId w:val="4"/>
        </w:numPr>
        <w:pBdr>
          <w:top w:val="nil"/>
          <w:left w:val="nil"/>
          <w:bottom w:val="nil"/>
          <w:right w:val="nil"/>
          <w:between w:val="nil"/>
        </w:pBdr>
        <w:spacing w:after="120"/>
        <w:ind w:left="1080"/>
        <w:rPr>
          <w:rFonts w:ascii="Gill Sans MT" w:eastAsia="Gill Sans" w:hAnsi="Gill Sans MT" w:cs="Gill Sans"/>
          <w:color w:val="000000"/>
        </w:rPr>
      </w:pPr>
      <w:bookmarkStart w:id="114" w:name="_heading=h.3tbugp1" w:colFirst="0" w:colLast="0"/>
      <w:bookmarkEnd w:id="114"/>
      <w:r w:rsidRPr="00C212DA">
        <w:rPr>
          <w:rFonts w:ascii="Gill Sans MT" w:eastAsia="Gill Sans" w:hAnsi="Gill Sans MT" w:cs="Gill Sans"/>
          <w:color w:val="000000"/>
        </w:rPr>
        <w:t>There is only one family, you do not need to ask any further questions about other households residing in the dwelling.</w:t>
      </w:r>
    </w:p>
    <w:p w14:paraId="00000E90" w14:textId="77777777" w:rsidR="00CA4C6D" w:rsidRPr="00C212DA" w:rsidRDefault="00D650E5">
      <w:pPr>
        <w:numPr>
          <w:ilvl w:val="1"/>
          <w:numId w:val="4"/>
        </w:numPr>
        <w:pBdr>
          <w:top w:val="nil"/>
          <w:left w:val="nil"/>
          <w:bottom w:val="nil"/>
          <w:right w:val="nil"/>
          <w:between w:val="nil"/>
        </w:pBdr>
        <w:spacing w:after="120"/>
        <w:ind w:left="1080"/>
        <w:rPr>
          <w:rFonts w:ascii="Gill Sans MT" w:eastAsia="Gill Sans" w:hAnsi="Gill Sans MT" w:cs="Gill Sans"/>
          <w:color w:val="000000"/>
        </w:rPr>
      </w:pPr>
      <w:bookmarkStart w:id="115" w:name="_heading=h.28h4qwu" w:colFirst="0" w:colLast="0"/>
      <w:bookmarkEnd w:id="115"/>
      <w:r w:rsidRPr="00C212DA">
        <w:rPr>
          <w:rFonts w:ascii="Gill Sans MT" w:eastAsia="Gill Sans" w:hAnsi="Gill Sans MT" w:cs="Gill Sans"/>
          <w:color w:val="000000"/>
        </w:rPr>
        <w:t>There is more than one family, then you should ask the following questions:</w:t>
      </w:r>
    </w:p>
    <w:p w14:paraId="00000E91" w14:textId="77777777" w:rsidR="00CA4C6D" w:rsidRPr="00C212DA" w:rsidRDefault="00D650E5">
      <w:pPr>
        <w:numPr>
          <w:ilvl w:val="2"/>
          <w:numId w:val="4"/>
        </w:numPr>
        <w:pBdr>
          <w:top w:val="nil"/>
          <w:left w:val="nil"/>
          <w:bottom w:val="nil"/>
          <w:right w:val="nil"/>
          <w:between w:val="nil"/>
        </w:pBdr>
        <w:spacing w:after="120"/>
        <w:ind w:left="1814" w:hanging="185"/>
        <w:rPr>
          <w:rFonts w:ascii="Gill Sans MT" w:eastAsia="Gill Sans" w:hAnsi="Gill Sans MT" w:cs="Gill Sans"/>
          <w:color w:val="000000"/>
        </w:rPr>
      </w:pPr>
      <w:bookmarkStart w:id="116" w:name="_heading=h.nmf14n" w:colFirst="0" w:colLast="0"/>
      <w:bookmarkEnd w:id="116"/>
      <w:r w:rsidRPr="00C212DA">
        <w:rPr>
          <w:rFonts w:ascii="Gill Sans MT" w:eastAsia="Gill Sans" w:hAnsi="Gill Sans MT" w:cs="Gill Sans"/>
          <w:color w:val="000000"/>
        </w:rPr>
        <w:t>“Do the two families acknowledge the same person or persons as lead decision-makers for the household?”</w:t>
      </w:r>
    </w:p>
    <w:p w14:paraId="00000E92" w14:textId="77777777" w:rsidR="00CA4C6D" w:rsidRPr="00C212DA" w:rsidRDefault="00D650E5">
      <w:pPr>
        <w:numPr>
          <w:ilvl w:val="2"/>
          <w:numId w:val="4"/>
        </w:numPr>
        <w:pBdr>
          <w:top w:val="nil"/>
          <w:left w:val="nil"/>
          <w:bottom w:val="nil"/>
          <w:right w:val="nil"/>
          <w:between w:val="nil"/>
        </w:pBdr>
        <w:spacing w:after="120"/>
        <w:ind w:left="1814" w:hanging="185"/>
        <w:rPr>
          <w:rFonts w:ascii="Gill Sans MT" w:eastAsia="Gill Sans" w:hAnsi="Gill Sans MT" w:cs="Gill Sans"/>
          <w:color w:val="000000"/>
        </w:rPr>
      </w:pPr>
      <w:bookmarkStart w:id="117" w:name="_heading=h.37m2jsg" w:colFirst="0" w:colLast="0"/>
      <w:bookmarkEnd w:id="117"/>
      <w:r w:rsidRPr="00C212DA">
        <w:rPr>
          <w:rFonts w:ascii="Gill Sans MT" w:eastAsia="Gill Sans" w:hAnsi="Gill Sans MT" w:cs="Gill Sans"/>
          <w:color w:val="000000"/>
        </w:rPr>
        <w:t>“Do the two families share the same housekeeping and cooking arrangements?”</w:t>
      </w:r>
    </w:p>
    <w:p w14:paraId="00000E93" w14:textId="77777777" w:rsidR="00CA4C6D" w:rsidRPr="00C212DA" w:rsidRDefault="00D650E5">
      <w:pPr>
        <w:numPr>
          <w:ilvl w:val="2"/>
          <w:numId w:val="4"/>
        </w:numPr>
        <w:pBdr>
          <w:top w:val="nil"/>
          <w:left w:val="nil"/>
          <w:bottom w:val="nil"/>
          <w:right w:val="nil"/>
          <w:between w:val="nil"/>
        </w:pBdr>
        <w:spacing w:after="120"/>
        <w:ind w:left="1814" w:hanging="185"/>
        <w:rPr>
          <w:rFonts w:ascii="Gill Sans MT" w:eastAsia="Gill Sans" w:hAnsi="Gill Sans MT" w:cs="Gill Sans"/>
          <w:color w:val="000000"/>
        </w:rPr>
      </w:pPr>
      <w:bookmarkStart w:id="118" w:name="_heading=h.1mrcu09" w:colFirst="0" w:colLast="0"/>
      <w:bookmarkEnd w:id="118"/>
      <w:r w:rsidRPr="00C212DA">
        <w:rPr>
          <w:rFonts w:ascii="Gill Sans MT" w:eastAsia="Gill Sans" w:hAnsi="Gill Sans MT" w:cs="Gill Sans"/>
          <w:color w:val="000000"/>
        </w:rPr>
        <w:t>“Do the two families share the same contiguous roof?”</w:t>
      </w:r>
    </w:p>
    <w:p w14:paraId="00000E94" w14:textId="77777777" w:rsidR="00CA4C6D" w:rsidRPr="00C212DA" w:rsidRDefault="00D650E5">
      <w:pPr>
        <w:rPr>
          <w:rFonts w:ascii="Gill Sans MT" w:eastAsia="Gill Sans" w:hAnsi="Gill Sans MT" w:cs="Gill Sans"/>
          <w:b/>
        </w:rPr>
        <w:sectPr w:rsidR="00CA4C6D" w:rsidRPr="00C212DA">
          <w:pgSz w:w="15840" w:h="12240" w:orient="landscape"/>
          <w:pgMar w:top="1440" w:right="1440" w:bottom="1440" w:left="1440" w:header="720" w:footer="720" w:gutter="0"/>
          <w:cols w:space="720"/>
        </w:sectPr>
      </w:pPr>
      <w:bookmarkStart w:id="119" w:name="_heading=h.46r0co2" w:colFirst="0" w:colLast="0"/>
      <w:bookmarkEnd w:id="119"/>
      <w:r w:rsidRPr="00C212DA">
        <w:rPr>
          <w:rFonts w:ascii="Gill Sans MT" w:eastAsia="Gill Sans" w:hAnsi="Gill Sans MT" w:cs="Gill Sans"/>
          <w:b/>
        </w:rPr>
        <w:t>If the answer to any of these questions (i-iii) is No, then list the other family or families as separate households residing in the same dwelling.</w:t>
      </w:r>
    </w:p>
    <w:p w14:paraId="00000E95" w14:textId="77777777" w:rsidR="00CA4C6D" w:rsidRPr="00C212DA" w:rsidRDefault="00D650E5">
      <w:pPr>
        <w:pStyle w:val="Heading2"/>
        <w:ind w:firstLine="720"/>
      </w:pPr>
      <w:bookmarkStart w:id="120" w:name="_Toc69803342"/>
      <w:bookmarkStart w:id="121" w:name="_Toc70638354"/>
      <w:bookmarkStart w:id="122" w:name="_Toc71619723"/>
      <w:r w:rsidRPr="00C212DA">
        <w:t>B.5</w:t>
      </w:r>
      <w:r w:rsidRPr="00C212DA">
        <w:tab/>
        <w:t>LIST/5 Cluster Characteristics Form</w:t>
      </w:r>
      <w:bookmarkEnd w:id="120"/>
      <w:bookmarkEnd w:id="121"/>
      <w:bookmarkEnd w:id="122"/>
    </w:p>
    <w:p w14:paraId="00000E96" w14:textId="77777777" w:rsidR="00CA4C6D" w:rsidRPr="00C212DA" w:rsidRDefault="00D650E5">
      <w:pPr>
        <w:spacing w:after="240"/>
        <w:rPr>
          <w:rFonts w:ascii="Gill Sans MT" w:eastAsia="Gill Sans" w:hAnsi="Gill Sans MT" w:cs="Gill Sans"/>
          <w:b/>
          <w:sz w:val="24"/>
          <w:szCs w:val="24"/>
        </w:rPr>
      </w:pPr>
      <w:r w:rsidRPr="00C212DA">
        <w:rPr>
          <w:rFonts w:ascii="Gill Sans MT" w:eastAsia="Gill Sans" w:hAnsi="Gill Sans MT" w:cs="Gill Sans"/>
          <w:b/>
          <w:sz w:val="24"/>
          <w:szCs w:val="24"/>
        </w:rPr>
        <w:t>LIST/5 Cluster Characteristics Form, Feed the Future [</w:t>
      </w:r>
      <w:r w:rsidRPr="00C212DA">
        <w:rPr>
          <w:rFonts w:ascii="Gill Sans MT" w:eastAsia="Gill Sans" w:hAnsi="Gill Sans MT" w:cs="Gill Sans"/>
          <w:b/>
          <w:sz w:val="24"/>
          <w:szCs w:val="24"/>
          <w:highlight w:val="yellow"/>
        </w:rPr>
        <w:t>COUNTRY</w:t>
      </w:r>
      <w:r w:rsidRPr="00C212DA">
        <w:rPr>
          <w:rFonts w:ascii="Gill Sans MT" w:eastAsia="Gill Sans" w:hAnsi="Gill Sans MT" w:cs="Gill Sans"/>
          <w:b/>
          <w:sz w:val="24"/>
          <w:szCs w:val="24"/>
        </w:rPr>
        <w:t>] Zone of Influence Midline Survey</w:t>
      </w:r>
      <w:r w:rsidRPr="00C212DA">
        <w:rPr>
          <w:rFonts w:ascii="Gill Sans MT" w:eastAsia="Gill Sans" w:hAnsi="Gill Sans MT" w:cs="Gill Sans"/>
          <w:b/>
          <w:sz w:val="24"/>
          <w:szCs w:val="24"/>
          <w:highlight w:val="yellow"/>
        </w:rPr>
        <w:t xml:space="preserve"> [YEAR(S)</w:t>
      </w:r>
      <w:r w:rsidRPr="00C212DA">
        <w:rPr>
          <w:rFonts w:ascii="Gill Sans MT" w:eastAsia="Gill Sans" w:hAnsi="Gill Sans MT" w:cs="Gill Sans"/>
          <w:b/>
          <w:sz w:val="24"/>
          <w:szCs w:val="24"/>
        </w:rPr>
        <w:t>]</w:t>
      </w:r>
    </w:p>
    <w:p w14:paraId="00000E97" w14:textId="77777777" w:rsidR="00CA4C6D" w:rsidRPr="00C212DA" w:rsidRDefault="00D650E5">
      <w:pPr>
        <w:spacing w:after="240"/>
        <w:rPr>
          <w:rFonts w:ascii="Gill Sans MT" w:eastAsia="Gill Sans" w:hAnsi="Gill Sans MT" w:cs="Gill Sans"/>
        </w:rPr>
      </w:pPr>
      <w:r w:rsidRPr="00C212DA">
        <w:rPr>
          <w:rFonts w:ascii="Gill Sans MT" w:eastAsia="Gill Sans" w:hAnsi="Gill Sans MT" w:cs="Gill Sans"/>
        </w:rPr>
        <w:t>Region: _______________</w:t>
      </w:r>
      <w:r w:rsidRPr="00C212DA">
        <w:rPr>
          <w:rFonts w:ascii="Gill Sans MT" w:eastAsia="Gill Sans" w:hAnsi="Gill Sans MT" w:cs="Gill Sans"/>
        </w:rPr>
        <w:tab/>
        <w:t>District: ______________</w:t>
      </w:r>
      <w:r w:rsidRPr="00C212DA">
        <w:rPr>
          <w:rFonts w:ascii="Gill Sans MT" w:eastAsia="Gill Sans" w:hAnsi="Gill Sans MT" w:cs="Gill Sans"/>
        </w:rPr>
        <w:tab/>
        <w:t>Cluster Name: _____________</w:t>
      </w:r>
      <w:r w:rsidRPr="00C212DA">
        <w:rPr>
          <w:rFonts w:ascii="Gill Sans MT" w:eastAsia="Gill Sans" w:hAnsi="Gill Sans MT" w:cs="Gill Sans"/>
        </w:rPr>
        <w:tab/>
        <w:t>Cluster Number:</w:t>
      </w:r>
    </w:p>
    <w:p w14:paraId="00000E98" w14:textId="77777777" w:rsidR="00CA4C6D" w:rsidRPr="00C212DA" w:rsidRDefault="00D650E5">
      <w:pPr>
        <w:spacing w:after="0"/>
        <w:rPr>
          <w:rFonts w:ascii="Gill Sans MT" w:eastAsia="Gill Sans" w:hAnsi="Gill Sans MT" w:cs="Gill Sans"/>
          <w:b/>
        </w:rPr>
      </w:pPr>
      <w:r w:rsidRPr="00C212DA">
        <w:rPr>
          <w:rFonts w:ascii="Gill Sans MT" w:eastAsia="Gill Sans" w:hAnsi="Gill Sans MT" w:cs="Gill Sans"/>
        </w:rPr>
        <w:t>Listing Coordinator: ______________________</w:t>
      </w:r>
      <w:r w:rsidRPr="00C212DA">
        <w:rPr>
          <w:rFonts w:ascii="Gill Sans MT" w:eastAsia="Gill Sans" w:hAnsi="Gill Sans MT" w:cs="Gill Sans"/>
        </w:rPr>
        <w:tab/>
        <w:t>Date: ____________</w:t>
      </w:r>
    </w:p>
    <w:tbl>
      <w:tblPr>
        <w:tblStyle w:val="af4"/>
        <w:tblW w:w="129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77"/>
        <w:gridCol w:w="1717"/>
        <w:gridCol w:w="1717"/>
        <w:gridCol w:w="1717"/>
        <w:gridCol w:w="1717"/>
        <w:gridCol w:w="1717"/>
        <w:gridCol w:w="1795"/>
      </w:tblGrid>
      <w:tr w:rsidR="00CA4C6D" w:rsidRPr="00C212DA" w14:paraId="50C1281B" w14:textId="77777777">
        <w:trPr>
          <w:trHeight w:val="968"/>
        </w:trPr>
        <w:tc>
          <w:tcPr>
            <w:tcW w:w="2577" w:type="dxa"/>
            <w:shd w:val="clear" w:color="auto" w:fill="387990"/>
            <w:tcMar>
              <w:top w:w="58" w:type="dxa"/>
              <w:left w:w="58" w:type="dxa"/>
              <w:bottom w:w="58" w:type="dxa"/>
              <w:right w:w="58" w:type="dxa"/>
            </w:tcMar>
          </w:tcPr>
          <w:p w14:paraId="00000E99" w14:textId="77777777" w:rsidR="00CA4C6D" w:rsidRPr="00C212DA" w:rsidRDefault="00D650E5">
            <w:pPr>
              <w:spacing w:line="360" w:lineRule="auto"/>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Q1.</w:t>
            </w:r>
          </w:p>
          <w:p w14:paraId="00000E9A" w14:textId="77777777" w:rsidR="00CA4C6D" w:rsidRPr="00C212DA" w:rsidRDefault="00D650E5">
            <w:pPr>
              <w:rPr>
                <w:rFonts w:ascii="Gill Sans MT" w:eastAsia="Gill Sans" w:hAnsi="Gill Sans MT" w:cs="Gill Sans"/>
                <w:color w:val="FFFFFF"/>
                <w:sz w:val="20"/>
                <w:szCs w:val="20"/>
              </w:rPr>
            </w:pPr>
            <w:r w:rsidRPr="00C212DA">
              <w:rPr>
                <w:rFonts w:ascii="Gill Sans MT" w:eastAsia="Gill Sans" w:hAnsi="Gill Sans MT" w:cs="Gill Sans"/>
                <w:color w:val="FFFFFF"/>
                <w:sz w:val="20"/>
                <w:szCs w:val="20"/>
              </w:rPr>
              <w:t>What are the main languages spoken in this cluster?</w:t>
            </w:r>
          </w:p>
        </w:tc>
        <w:tc>
          <w:tcPr>
            <w:tcW w:w="1717" w:type="dxa"/>
            <w:tcMar>
              <w:top w:w="58" w:type="dxa"/>
              <w:left w:w="58" w:type="dxa"/>
              <w:bottom w:w="58" w:type="dxa"/>
              <w:right w:w="58" w:type="dxa"/>
            </w:tcMar>
          </w:tcPr>
          <w:p w14:paraId="00000E9B"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Language 1:</w:t>
            </w:r>
          </w:p>
          <w:p w14:paraId="00000E9C" w14:textId="77777777" w:rsidR="00CA4C6D" w:rsidRPr="00C212DA" w:rsidRDefault="00CA4C6D">
            <w:pPr>
              <w:rPr>
                <w:rFonts w:ascii="Gill Sans MT" w:eastAsia="Gill Sans" w:hAnsi="Gill Sans MT" w:cs="Gill Sans"/>
                <w:sz w:val="20"/>
                <w:szCs w:val="20"/>
              </w:rPr>
            </w:pPr>
          </w:p>
          <w:p w14:paraId="00000E9D" w14:textId="77777777" w:rsidR="00CA4C6D" w:rsidRPr="00C212DA" w:rsidRDefault="00CA4C6D">
            <w:pPr>
              <w:rPr>
                <w:rFonts w:ascii="Gill Sans MT" w:eastAsia="Gill Sans" w:hAnsi="Gill Sans MT" w:cs="Gill Sans"/>
                <w:sz w:val="20"/>
                <w:szCs w:val="20"/>
              </w:rPr>
            </w:pPr>
          </w:p>
          <w:p w14:paraId="00000E9E"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____________</w:t>
            </w:r>
          </w:p>
        </w:tc>
        <w:tc>
          <w:tcPr>
            <w:tcW w:w="1717" w:type="dxa"/>
            <w:tcMar>
              <w:top w:w="58" w:type="dxa"/>
              <w:left w:w="58" w:type="dxa"/>
              <w:bottom w:w="58" w:type="dxa"/>
              <w:right w:w="58" w:type="dxa"/>
            </w:tcMar>
          </w:tcPr>
          <w:p w14:paraId="00000E9F"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xml:space="preserve">Language 2: </w:t>
            </w:r>
          </w:p>
          <w:p w14:paraId="00000EA0" w14:textId="77777777" w:rsidR="00CA4C6D" w:rsidRPr="00C212DA" w:rsidRDefault="00CA4C6D">
            <w:pPr>
              <w:rPr>
                <w:rFonts w:ascii="Gill Sans MT" w:eastAsia="Gill Sans" w:hAnsi="Gill Sans MT" w:cs="Gill Sans"/>
                <w:sz w:val="20"/>
                <w:szCs w:val="20"/>
              </w:rPr>
            </w:pPr>
          </w:p>
          <w:p w14:paraId="00000EA1" w14:textId="77777777" w:rsidR="00CA4C6D" w:rsidRPr="00C212DA" w:rsidRDefault="00CA4C6D">
            <w:pPr>
              <w:rPr>
                <w:rFonts w:ascii="Gill Sans MT" w:eastAsia="Gill Sans" w:hAnsi="Gill Sans MT" w:cs="Gill Sans"/>
                <w:sz w:val="20"/>
                <w:szCs w:val="20"/>
              </w:rPr>
            </w:pPr>
          </w:p>
          <w:p w14:paraId="00000EA2"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____________</w:t>
            </w:r>
          </w:p>
        </w:tc>
        <w:tc>
          <w:tcPr>
            <w:tcW w:w="1717" w:type="dxa"/>
            <w:tcMar>
              <w:top w:w="58" w:type="dxa"/>
              <w:left w:w="58" w:type="dxa"/>
              <w:bottom w:w="58" w:type="dxa"/>
              <w:right w:w="58" w:type="dxa"/>
            </w:tcMar>
          </w:tcPr>
          <w:p w14:paraId="00000EA3"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xml:space="preserve">Language 3: </w:t>
            </w:r>
          </w:p>
          <w:p w14:paraId="00000EA4" w14:textId="77777777" w:rsidR="00CA4C6D" w:rsidRPr="00C212DA" w:rsidRDefault="00CA4C6D">
            <w:pPr>
              <w:rPr>
                <w:rFonts w:ascii="Gill Sans MT" w:eastAsia="Gill Sans" w:hAnsi="Gill Sans MT" w:cs="Gill Sans"/>
                <w:sz w:val="20"/>
                <w:szCs w:val="20"/>
              </w:rPr>
            </w:pPr>
          </w:p>
          <w:p w14:paraId="00000EA5" w14:textId="77777777" w:rsidR="00CA4C6D" w:rsidRPr="00C212DA" w:rsidRDefault="00CA4C6D">
            <w:pPr>
              <w:rPr>
                <w:rFonts w:ascii="Gill Sans MT" w:eastAsia="Gill Sans" w:hAnsi="Gill Sans MT" w:cs="Gill Sans"/>
                <w:sz w:val="20"/>
                <w:szCs w:val="20"/>
              </w:rPr>
            </w:pPr>
          </w:p>
          <w:p w14:paraId="00000EA6"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____________</w:t>
            </w:r>
          </w:p>
        </w:tc>
        <w:tc>
          <w:tcPr>
            <w:tcW w:w="1717" w:type="dxa"/>
            <w:tcMar>
              <w:top w:w="58" w:type="dxa"/>
              <w:left w:w="58" w:type="dxa"/>
              <w:bottom w:w="58" w:type="dxa"/>
              <w:right w:w="58" w:type="dxa"/>
            </w:tcMar>
          </w:tcPr>
          <w:p w14:paraId="00000EA7"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xml:space="preserve">Language 4: </w:t>
            </w:r>
          </w:p>
          <w:p w14:paraId="00000EA8" w14:textId="77777777" w:rsidR="00CA4C6D" w:rsidRPr="00C212DA" w:rsidRDefault="00CA4C6D">
            <w:pPr>
              <w:rPr>
                <w:rFonts w:ascii="Gill Sans MT" w:eastAsia="Gill Sans" w:hAnsi="Gill Sans MT" w:cs="Gill Sans"/>
                <w:sz w:val="20"/>
                <w:szCs w:val="20"/>
              </w:rPr>
            </w:pPr>
          </w:p>
          <w:p w14:paraId="00000EA9" w14:textId="77777777" w:rsidR="00CA4C6D" w:rsidRPr="00C212DA" w:rsidRDefault="00CA4C6D">
            <w:pPr>
              <w:rPr>
                <w:rFonts w:ascii="Gill Sans MT" w:eastAsia="Gill Sans" w:hAnsi="Gill Sans MT" w:cs="Gill Sans"/>
                <w:sz w:val="20"/>
                <w:szCs w:val="20"/>
              </w:rPr>
            </w:pPr>
          </w:p>
          <w:p w14:paraId="00000EAA"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____________</w:t>
            </w:r>
          </w:p>
        </w:tc>
        <w:tc>
          <w:tcPr>
            <w:tcW w:w="1717" w:type="dxa"/>
            <w:tcMar>
              <w:top w:w="58" w:type="dxa"/>
              <w:left w:w="58" w:type="dxa"/>
              <w:bottom w:w="58" w:type="dxa"/>
              <w:right w:w="58" w:type="dxa"/>
            </w:tcMar>
          </w:tcPr>
          <w:p w14:paraId="00000EAB"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xml:space="preserve">Language 5: </w:t>
            </w:r>
          </w:p>
          <w:p w14:paraId="00000EAC" w14:textId="77777777" w:rsidR="00CA4C6D" w:rsidRPr="00C212DA" w:rsidRDefault="00CA4C6D">
            <w:pPr>
              <w:rPr>
                <w:rFonts w:ascii="Gill Sans MT" w:eastAsia="Gill Sans" w:hAnsi="Gill Sans MT" w:cs="Gill Sans"/>
                <w:sz w:val="20"/>
                <w:szCs w:val="20"/>
              </w:rPr>
            </w:pPr>
          </w:p>
          <w:p w14:paraId="00000EAD" w14:textId="77777777" w:rsidR="00CA4C6D" w:rsidRPr="00C212DA" w:rsidRDefault="00CA4C6D">
            <w:pPr>
              <w:rPr>
                <w:rFonts w:ascii="Gill Sans MT" w:eastAsia="Gill Sans" w:hAnsi="Gill Sans MT" w:cs="Gill Sans"/>
                <w:sz w:val="20"/>
                <w:szCs w:val="20"/>
              </w:rPr>
            </w:pPr>
          </w:p>
          <w:p w14:paraId="00000EAE"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____________</w:t>
            </w:r>
          </w:p>
        </w:tc>
        <w:tc>
          <w:tcPr>
            <w:tcW w:w="1795" w:type="dxa"/>
            <w:tcMar>
              <w:top w:w="58" w:type="dxa"/>
              <w:left w:w="58" w:type="dxa"/>
              <w:bottom w:w="58" w:type="dxa"/>
              <w:right w:w="58" w:type="dxa"/>
            </w:tcMar>
          </w:tcPr>
          <w:p w14:paraId="00000EAF"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xml:space="preserve">Language 6: </w:t>
            </w:r>
          </w:p>
          <w:p w14:paraId="00000EB0" w14:textId="77777777" w:rsidR="00CA4C6D" w:rsidRPr="00C212DA" w:rsidRDefault="00CA4C6D">
            <w:pPr>
              <w:rPr>
                <w:rFonts w:ascii="Gill Sans MT" w:eastAsia="Gill Sans" w:hAnsi="Gill Sans MT" w:cs="Gill Sans"/>
                <w:sz w:val="20"/>
                <w:szCs w:val="20"/>
              </w:rPr>
            </w:pPr>
          </w:p>
          <w:p w14:paraId="00000EB1" w14:textId="77777777" w:rsidR="00CA4C6D" w:rsidRPr="00C212DA" w:rsidRDefault="00CA4C6D">
            <w:pPr>
              <w:rPr>
                <w:rFonts w:ascii="Gill Sans MT" w:eastAsia="Gill Sans" w:hAnsi="Gill Sans MT" w:cs="Gill Sans"/>
                <w:sz w:val="20"/>
                <w:szCs w:val="20"/>
              </w:rPr>
            </w:pPr>
          </w:p>
          <w:p w14:paraId="00000EB2"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____________</w:t>
            </w:r>
          </w:p>
        </w:tc>
      </w:tr>
      <w:tr w:rsidR="00CA4C6D" w:rsidRPr="00C212DA" w14:paraId="1D2C7405" w14:textId="77777777">
        <w:trPr>
          <w:trHeight w:val="2366"/>
        </w:trPr>
        <w:tc>
          <w:tcPr>
            <w:tcW w:w="2577" w:type="dxa"/>
            <w:shd w:val="clear" w:color="auto" w:fill="387990"/>
            <w:tcMar>
              <w:top w:w="58" w:type="dxa"/>
              <w:left w:w="58" w:type="dxa"/>
              <w:bottom w:w="58" w:type="dxa"/>
              <w:right w:w="58" w:type="dxa"/>
            </w:tcMar>
          </w:tcPr>
          <w:p w14:paraId="00000EB3" w14:textId="77777777" w:rsidR="00CA4C6D" w:rsidRPr="00C212DA" w:rsidRDefault="00D650E5">
            <w:pPr>
              <w:spacing w:line="360" w:lineRule="auto"/>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Q2.</w:t>
            </w:r>
          </w:p>
          <w:p w14:paraId="00000EB4" w14:textId="77777777" w:rsidR="00CA4C6D" w:rsidRPr="00C212DA" w:rsidRDefault="00D650E5">
            <w:pPr>
              <w:rPr>
                <w:rFonts w:ascii="Gill Sans MT" w:eastAsia="Gill Sans" w:hAnsi="Gill Sans MT" w:cs="Gill Sans"/>
                <w:color w:val="FFFFFF"/>
                <w:sz w:val="20"/>
                <w:szCs w:val="20"/>
              </w:rPr>
            </w:pPr>
            <w:r w:rsidRPr="00C212DA">
              <w:rPr>
                <w:rFonts w:ascii="Gill Sans MT" w:eastAsia="Gill Sans" w:hAnsi="Gill Sans MT" w:cs="Gill Sans"/>
                <w:color w:val="FFFFFF"/>
                <w:sz w:val="20"/>
                <w:szCs w:val="20"/>
              </w:rPr>
              <w:t>Is cell phone service available in this cluster?</w:t>
            </w:r>
          </w:p>
          <w:p w14:paraId="00000EB5" w14:textId="77777777" w:rsidR="00CA4C6D" w:rsidRPr="00C212DA" w:rsidRDefault="00CA4C6D">
            <w:pPr>
              <w:rPr>
                <w:rFonts w:ascii="Gill Sans MT" w:eastAsia="Gill Sans" w:hAnsi="Gill Sans MT" w:cs="Gill Sans"/>
                <w:color w:val="FFFFFF"/>
                <w:sz w:val="20"/>
                <w:szCs w:val="20"/>
              </w:rPr>
            </w:pPr>
          </w:p>
          <w:p w14:paraId="00000EB6" w14:textId="77777777" w:rsidR="00CA4C6D" w:rsidRPr="00C212DA" w:rsidRDefault="00D650E5">
            <w:pPr>
              <w:rPr>
                <w:rFonts w:ascii="Gill Sans MT" w:eastAsia="Gill Sans" w:hAnsi="Gill Sans MT" w:cs="Gill Sans"/>
                <w:color w:val="FFFFFF"/>
                <w:sz w:val="20"/>
                <w:szCs w:val="20"/>
              </w:rPr>
            </w:pPr>
            <w:r w:rsidRPr="00C212DA">
              <w:rPr>
                <w:rFonts w:ascii="Gill Sans MT" w:eastAsia="Gill Sans" w:hAnsi="Gill Sans MT" w:cs="Gill Sans"/>
                <w:color w:val="FFFFFF"/>
                <w:sz w:val="20"/>
                <w:szCs w:val="20"/>
              </w:rPr>
              <w:t>CIRCLE ONE:</w:t>
            </w:r>
          </w:p>
          <w:p w14:paraId="00000EB7" w14:textId="77777777" w:rsidR="00CA4C6D" w:rsidRPr="00C212DA" w:rsidRDefault="00CA4C6D">
            <w:pPr>
              <w:rPr>
                <w:rFonts w:ascii="Gill Sans MT" w:eastAsia="Gill Sans" w:hAnsi="Gill Sans MT" w:cs="Gill Sans"/>
                <w:color w:val="FFFFFF"/>
                <w:sz w:val="20"/>
                <w:szCs w:val="20"/>
              </w:rPr>
            </w:pPr>
          </w:p>
          <w:p w14:paraId="00000EB8" w14:textId="77777777" w:rsidR="00CA4C6D" w:rsidRPr="00C212DA" w:rsidRDefault="00D650E5">
            <w:pPr>
              <w:rPr>
                <w:rFonts w:ascii="Gill Sans MT" w:eastAsia="Gill Sans" w:hAnsi="Gill Sans MT" w:cs="Gill Sans"/>
                <w:color w:val="FFFFFF"/>
                <w:sz w:val="20"/>
                <w:szCs w:val="20"/>
              </w:rPr>
            </w:pPr>
            <w:proofErr w:type="gramStart"/>
            <w:r w:rsidRPr="00C212DA">
              <w:rPr>
                <w:rFonts w:ascii="Gill Sans MT" w:eastAsia="Gill Sans" w:hAnsi="Gill Sans MT" w:cs="Gill Sans"/>
                <w:color w:val="FFFFFF"/>
                <w:sz w:val="20"/>
                <w:szCs w:val="20"/>
              </w:rPr>
              <w:t>YES</w:t>
            </w:r>
            <w:proofErr w:type="gramEnd"/>
            <w:r w:rsidRPr="00C212DA">
              <w:rPr>
                <w:rFonts w:ascii="Gill Sans MT" w:eastAsia="Gill Sans" w:hAnsi="Gill Sans MT" w:cs="Gill Sans"/>
                <w:color w:val="FFFFFF"/>
                <w:sz w:val="20"/>
                <w:szCs w:val="20"/>
              </w:rPr>
              <w:t xml:space="preserve"> </w:t>
            </w:r>
            <w:r w:rsidRPr="00C212DA">
              <w:rPr>
                <w:rFonts w:ascii="Gill Sans MT" w:eastAsia="Noto Sans Symbols" w:hAnsi="Gill Sans MT" w:cs="Gill Sans MT"/>
                <w:color w:val="FFFFFF"/>
                <w:sz w:val="20"/>
                <w:szCs w:val="20"/>
              </w:rPr>
              <w:t>🡪</w:t>
            </w:r>
            <w:r w:rsidRPr="00C212DA">
              <w:rPr>
                <w:rFonts w:ascii="Gill Sans MT" w:eastAsia="Gill Sans" w:hAnsi="Gill Sans MT" w:cs="Gill Sans"/>
                <w:color w:val="FFFFFF"/>
                <w:sz w:val="20"/>
                <w:szCs w:val="20"/>
              </w:rPr>
              <w:t xml:space="preserve"> GO TO Q2a</w:t>
            </w:r>
          </w:p>
          <w:p w14:paraId="00000EB9" w14:textId="77777777" w:rsidR="00CA4C6D" w:rsidRPr="00C212DA" w:rsidRDefault="00CA4C6D">
            <w:pPr>
              <w:rPr>
                <w:rFonts w:ascii="Gill Sans MT" w:eastAsia="Gill Sans" w:hAnsi="Gill Sans MT" w:cs="Gill Sans"/>
                <w:color w:val="FFFFFF"/>
                <w:sz w:val="20"/>
                <w:szCs w:val="20"/>
              </w:rPr>
            </w:pPr>
          </w:p>
          <w:p w14:paraId="00000EBA" w14:textId="77777777" w:rsidR="00CA4C6D" w:rsidRPr="00C212DA" w:rsidRDefault="00D650E5">
            <w:pPr>
              <w:rPr>
                <w:rFonts w:ascii="Gill Sans MT" w:eastAsia="Gill Sans" w:hAnsi="Gill Sans MT" w:cs="Gill Sans"/>
                <w:color w:val="FFFFFF"/>
                <w:sz w:val="20"/>
                <w:szCs w:val="20"/>
              </w:rPr>
            </w:pPr>
            <w:r w:rsidRPr="00C212DA">
              <w:rPr>
                <w:rFonts w:ascii="Gill Sans MT" w:eastAsia="Gill Sans" w:hAnsi="Gill Sans MT" w:cs="Gill Sans"/>
                <w:color w:val="FFFFFF"/>
                <w:sz w:val="20"/>
                <w:szCs w:val="20"/>
              </w:rPr>
              <w:t xml:space="preserve">NO </w:t>
            </w:r>
            <w:r w:rsidRPr="00C212DA">
              <w:rPr>
                <w:rFonts w:ascii="Gill Sans MT" w:eastAsia="Noto Sans Symbols" w:hAnsi="Gill Sans MT" w:cs="Gill Sans MT"/>
                <w:color w:val="FFFFFF"/>
                <w:sz w:val="20"/>
                <w:szCs w:val="20"/>
              </w:rPr>
              <w:t>🡪</w:t>
            </w:r>
            <w:r w:rsidRPr="00C212DA">
              <w:rPr>
                <w:rFonts w:ascii="Gill Sans MT" w:eastAsia="Gill Sans" w:hAnsi="Gill Sans MT" w:cs="Gill Sans"/>
                <w:color w:val="FFFFFF"/>
                <w:sz w:val="20"/>
                <w:szCs w:val="20"/>
              </w:rPr>
              <w:t xml:space="preserve"> GO TO Q3</w:t>
            </w:r>
          </w:p>
          <w:p w14:paraId="00000EBB" w14:textId="77777777" w:rsidR="00CA4C6D" w:rsidRPr="00C212DA" w:rsidRDefault="00CA4C6D">
            <w:pPr>
              <w:rPr>
                <w:rFonts w:ascii="Gill Sans MT" w:eastAsia="Gill Sans" w:hAnsi="Gill Sans MT" w:cs="Gill Sans"/>
                <w:color w:val="FFFFFF"/>
                <w:sz w:val="2"/>
                <w:szCs w:val="2"/>
              </w:rPr>
            </w:pPr>
          </w:p>
        </w:tc>
        <w:tc>
          <w:tcPr>
            <w:tcW w:w="1717" w:type="dxa"/>
            <w:tcMar>
              <w:top w:w="58" w:type="dxa"/>
              <w:left w:w="58" w:type="dxa"/>
              <w:bottom w:w="58" w:type="dxa"/>
              <w:right w:w="58" w:type="dxa"/>
            </w:tcMar>
          </w:tcPr>
          <w:p w14:paraId="00000EBC" w14:textId="77777777" w:rsidR="00CA4C6D" w:rsidRPr="00C212DA" w:rsidRDefault="00D650E5">
            <w:pPr>
              <w:spacing w:line="360" w:lineRule="auto"/>
              <w:rPr>
                <w:rFonts w:ascii="Gill Sans MT" w:eastAsia="Gill Sans" w:hAnsi="Gill Sans MT" w:cs="Gill Sans"/>
                <w:b/>
                <w:sz w:val="20"/>
                <w:szCs w:val="20"/>
              </w:rPr>
            </w:pPr>
            <w:r w:rsidRPr="00C212DA">
              <w:rPr>
                <w:rFonts w:ascii="Gill Sans MT" w:eastAsia="Gill Sans" w:hAnsi="Gill Sans MT" w:cs="Gill Sans"/>
                <w:b/>
                <w:sz w:val="20"/>
                <w:szCs w:val="20"/>
              </w:rPr>
              <w:t>Q2a.</w:t>
            </w:r>
          </w:p>
          <w:p w14:paraId="00000EBD"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If YES, who are the service providers?</w:t>
            </w:r>
          </w:p>
          <w:p w14:paraId="00000EBE" w14:textId="77777777" w:rsidR="00CA4C6D" w:rsidRPr="00C212DA" w:rsidRDefault="00CA4C6D">
            <w:pPr>
              <w:rPr>
                <w:rFonts w:ascii="Gill Sans MT" w:eastAsia="Gill Sans" w:hAnsi="Gill Sans MT" w:cs="Gill Sans"/>
                <w:sz w:val="20"/>
                <w:szCs w:val="20"/>
              </w:rPr>
            </w:pPr>
          </w:p>
          <w:p w14:paraId="00000EBF"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(WRITE PROVIDER NAMES IN COLUMNS TO THE RIGHT)</w:t>
            </w:r>
          </w:p>
        </w:tc>
        <w:tc>
          <w:tcPr>
            <w:tcW w:w="1717" w:type="dxa"/>
            <w:tcMar>
              <w:top w:w="58" w:type="dxa"/>
              <w:left w:w="58" w:type="dxa"/>
              <w:bottom w:w="58" w:type="dxa"/>
              <w:right w:w="58" w:type="dxa"/>
            </w:tcMar>
          </w:tcPr>
          <w:p w14:paraId="00000EC0"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Provider 1:</w:t>
            </w:r>
          </w:p>
          <w:p w14:paraId="00000EC1" w14:textId="77777777" w:rsidR="00CA4C6D" w:rsidRPr="00C212DA" w:rsidRDefault="00CA4C6D">
            <w:pPr>
              <w:rPr>
                <w:rFonts w:ascii="Gill Sans MT" w:eastAsia="Gill Sans" w:hAnsi="Gill Sans MT" w:cs="Gill Sans"/>
                <w:sz w:val="20"/>
                <w:szCs w:val="20"/>
              </w:rPr>
            </w:pPr>
          </w:p>
          <w:p w14:paraId="00000EC2" w14:textId="77777777" w:rsidR="00CA4C6D" w:rsidRPr="00C212DA" w:rsidRDefault="00CA4C6D">
            <w:pPr>
              <w:rPr>
                <w:rFonts w:ascii="Gill Sans MT" w:eastAsia="Gill Sans" w:hAnsi="Gill Sans MT" w:cs="Gill Sans"/>
                <w:sz w:val="20"/>
                <w:szCs w:val="20"/>
              </w:rPr>
            </w:pPr>
          </w:p>
          <w:p w14:paraId="00000EC3" w14:textId="77777777" w:rsidR="00CA4C6D" w:rsidRPr="00C212DA" w:rsidRDefault="00CA4C6D">
            <w:pPr>
              <w:rPr>
                <w:rFonts w:ascii="Gill Sans MT" w:eastAsia="Gill Sans" w:hAnsi="Gill Sans MT" w:cs="Gill Sans"/>
                <w:sz w:val="20"/>
                <w:szCs w:val="20"/>
              </w:rPr>
            </w:pPr>
          </w:p>
          <w:p w14:paraId="00000EC4" w14:textId="77777777" w:rsidR="00CA4C6D" w:rsidRPr="00C212DA" w:rsidRDefault="00CA4C6D">
            <w:pPr>
              <w:rPr>
                <w:rFonts w:ascii="Gill Sans MT" w:eastAsia="Gill Sans" w:hAnsi="Gill Sans MT" w:cs="Gill Sans"/>
                <w:sz w:val="20"/>
                <w:szCs w:val="20"/>
              </w:rPr>
            </w:pPr>
          </w:p>
          <w:p w14:paraId="00000EC5" w14:textId="77777777" w:rsidR="00CA4C6D" w:rsidRPr="00C212DA" w:rsidRDefault="00CA4C6D">
            <w:pPr>
              <w:rPr>
                <w:rFonts w:ascii="Gill Sans MT" w:eastAsia="Gill Sans" w:hAnsi="Gill Sans MT" w:cs="Gill Sans"/>
                <w:sz w:val="20"/>
                <w:szCs w:val="20"/>
              </w:rPr>
            </w:pPr>
          </w:p>
          <w:p w14:paraId="00000EC6"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____________</w:t>
            </w:r>
          </w:p>
        </w:tc>
        <w:tc>
          <w:tcPr>
            <w:tcW w:w="1717" w:type="dxa"/>
            <w:tcMar>
              <w:top w:w="58" w:type="dxa"/>
              <w:left w:w="58" w:type="dxa"/>
              <w:bottom w:w="58" w:type="dxa"/>
              <w:right w:w="58" w:type="dxa"/>
            </w:tcMar>
          </w:tcPr>
          <w:p w14:paraId="00000EC7"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xml:space="preserve">Provider 2: </w:t>
            </w:r>
          </w:p>
          <w:p w14:paraId="00000EC8" w14:textId="77777777" w:rsidR="00CA4C6D" w:rsidRPr="00C212DA" w:rsidRDefault="00CA4C6D">
            <w:pPr>
              <w:rPr>
                <w:rFonts w:ascii="Gill Sans MT" w:eastAsia="Gill Sans" w:hAnsi="Gill Sans MT" w:cs="Gill Sans"/>
                <w:sz w:val="20"/>
                <w:szCs w:val="20"/>
              </w:rPr>
            </w:pPr>
          </w:p>
          <w:p w14:paraId="00000EC9" w14:textId="77777777" w:rsidR="00CA4C6D" w:rsidRPr="00C212DA" w:rsidRDefault="00CA4C6D">
            <w:pPr>
              <w:rPr>
                <w:rFonts w:ascii="Gill Sans MT" w:eastAsia="Gill Sans" w:hAnsi="Gill Sans MT" w:cs="Gill Sans"/>
                <w:sz w:val="20"/>
                <w:szCs w:val="20"/>
              </w:rPr>
            </w:pPr>
          </w:p>
          <w:p w14:paraId="00000ECA" w14:textId="77777777" w:rsidR="00CA4C6D" w:rsidRPr="00C212DA" w:rsidRDefault="00CA4C6D">
            <w:pPr>
              <w:rPr>
                <w:rFonts w:ascii="Gill Sans MT" w:eastAsia="Gill Sans" w:hAnsi="Gill Sans MT" w:cs="Gill Sans"/>
                <w:sz w:val="20"/>
                <w:szCs w:val="20"/>
              </w:rPr>
            </w:pPr>
          </w:p>
          <w:p w14:paraId="00000ECB" w14:textId="77777777" w:rsidR="00CA4C6D" w:rsidRPr="00C212DA" w:rsidRDefault="00CA4C6D">
            <w:pPr>
              <w:rPr>
                <w:rFonts w:ascii="Gill Sans MT" w:eastAsia="Gill Sans" w:hAnsi="Gill Sans MT" w:cs="Gill Sans"/>
                <w:sz w:val="20"/>
                <w:szCs w:val="20"/>
              </w:rPr>
            </w:pPr>
          </w:p>
          <w:p w14:paraId="00000ECC" w14:textId="77777777" w:rsidR="00CA4C6D" w:rsidRPr="00C212DA" w:rsidRDefault="00CA4C6D">
            <w:pPr>
              <w:rPr>
                <w:rFonts w:ascii="Gill Sans MT" w:eastAsia="Gill Sans" w:hAnsi="Gill Sans MT" w:cs="Gill Sans"/>
                <w:sz w:val="20"/>
                <w:szCs w:val="20"/>
              </w:rPr>
            </w:pPr>
          </w:p>
          <w:p w14:paraId="00000ECD"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____________</w:t>
            </w:r>
          </w:p>
        </w:tc>
        <w:tc>
          <w:tcPr>
            <w:tcW w:w="1717" w:type="dxa"/>
            <w:tcMar>
              <w:top w:w="58" w:type="dxa"/>
              <w:left w:w="58" w:type="dxa"/>
              <w:bottom w:w="58" w:type="dxa"/>
              <w:right w:w="58" w:type="dxa"/>
            </w:tcMar>
          </w:tcPr>
          <w:p w14:paraId="00000ECE"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xml:space="preserve">Provider 3: </w:t>
            </w:r>
          </w:p>
          <w:p w14:paraId="00000ECF" w14:textId="77777777" w:rsidR="00CA4C6D" w:rsidRPr="00C212DA" w:rsidRDefault="00CA4C6D">
            <w:pPr>
              <w:rPr>
                <w:rFonts w:ascii="Gill Sans MT" w:eastAsia="Gill Sans" w:hAnsi="Gill Sans MT" w:cs="Gill Sans"/>
                <w:sz w:val="20"/>
                <w:szCs w:val="20"/>
              </w:rPr>
            </w:pPr>
          </w:p>
          <w:p w14:paraId="00000ED0" w14:textId="77777777" w:rsidR="00CA4C6D" w:rsidRPr="00C212DA" w:rsidRDefault="00CA4C6D">
            <w:pPr>
              <w:rPr>
                <w:rFonts w:ascii="Gill Sans MT" w:eastAsia="Gill Sans" w:hAnsi="Gill Sans MT" w:cs="Gill Sans"/>
                <w:sz w:val="20"/>
                <w:szCs w:val="20"/>
              </w:rPr>
            </w:pPr>
          </w:p>
          <w:p w14:paraId="00000ED1" w14:textId="77777777" w:rsidR="00CA4C6D" w:rsidRPr="00C212DA" w:rsidRDefault="00CA4C6D">
            <w:pPr>
              <w:rPr>
                <w:rFonts w:ascii="Gill Sans MT" w:eastAsia="Gill Sans" w:hAnsi="Gill Sans MT" w:cs="Gill Sans"/>
                <w:sz w:val="20"/>
                <w:szCs w:val="20"/>
              </w:rPr>
            </w:pPr>
          </w:p>
          <w:p w14:paraId="00000ED2" w14:textId="77777777" w:rsidR="00CA4C6D" w:rsidRPr="00C212DA" w:rsidRDefault="00CA4C6D">
            <w:pPr>
              <w:rPr>
                <w:rFonts w:ascii="Gill Sans MT" w:eastAsia="Gill Sans" w:hAnsi="Gill Sans MT" w:cs="Gill Sans"/>
                <w:sz w:val="20"/>
                <w:szCs w:val="20"/>
              </w:rPr>
            </w:pPr>
          </w:p>
          <w:p w14:paraId="00000ED3" w14:textId="77777777" w:rsidR="00CA4C6D" w:rsidRPr="00C212DA" w:rsidRDefault="00CA4C6D">
            <w:pPr>
              <w:rPr>
                <w:rFonts w:ascii="Gill Sans MT" w:eastAsia="Gill Sans" w:hAnsi="Gill Sans MT" w:cs="Gill Sans"/>
                <w:sz w:val="20"/>
                <w:szCs w:val="20"/>
              </w:rPr>
            </w:pPr>
          </w:p>
          <w:p w14:paraId="00000ED4"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____________</w:t>
            </w:r>
          </w:p>
        </w:tc>
        <w:tc>
          <w:tcPr>
            <w:tcW w:w="1717" w:type="dxa"/>
            <w:tcMar>
              <w:top w:w="58" w:type="dxa"/>
              <w:left w:w="58" w:type="dxa"/>
              <w:bottom w:w="58" w:type="dxa"/>
              <w:right w:w="58" w:type="dxa"/>
            </w:tcMar>
          </w:tcPr>
          <w:p w14:paraId="00000ED5"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xml:space="preserve">Provider 4: </w:t>
            </w:r>
          </w:p>
          <w:p w14:paraId="00000ED6" w14:textId="77777777" w:rsidR="00CA4C6D" w:rsidRPr="00C212DA" w:rsidRDefault="00CA4C6D">
            <w:pPr>
              <w:rPr>
                <w:rFonts w:ascii="Gill Sans MT" w:eastAsia="Gill Sans" w:hAnsi="Gill Sans MT" w:cs="Gill Sans"/>
                <w:sz w:val="20"/>
                <w:szCs w:val="20"/>
              </w:rPr>
            </w:pPr>
          </w:p>
          <w:p w14:paraId="00000ED7" w14:textId="77777777" w:rsidR="00CA4C6D" w:rsidRPr="00C212DA" w:rsidRDefault="00CA4C6D">
            <w:pPr>
              <w:rPr>
                <w:rFonts w:ascii="Gill Sans MT" w:eastAsia="Gill Sans" w:hAnsi="Gill Sans MT" w:cs="Gill Sans"/>
                <w:sz w:val="20"/>
                <w:szCs w:val="20"/>
              </w:rPr>
            </w:pPr>
          </w:p>
          <w:p w14:paraId="00000ED8" w14:textId="77777777" w:rsidR="00CA4C6D" w:rsidRPr="00C212DA" w:rsidRDefault="00CA4C6D">
            <w:pPr>
              <w:rPr>
                <w:rFonts w:ascii="Gill Sans MT" w:eastAsia="Gill Sans" w:hAnsi="Gill Sans MT" w:cs="Gill Sans"/>
                <w:sz w:val="20"/>
                <w:szCs w:val="20"/>
              </w:rPr>
            </w:pPr>
          </w:p>
          <w:p w14:paraId="00000ED9" w14:textId="77777777" w:rsidR="00CA4C6D" w:rsidRPr="00C212DA" w:rsidRDefault="00CA4C6D">
            <w:pPr>
              <w:rPr>
                <w:rFonts w:ascii="Gill Sans MT" w:eastAsia="Gill Sans" w:hAnsi="Gill Sans MT" w:cs="Gill Sans"/>
                <w:sz w:val="20"/>
                <w:szCs w:val="20"/>
              </w:rPr>
            </w:pPr>
          </w:p>
          <w:p w14:paraId="00000EDA" w14:textId="77777777" w:rsidR="00CA4C6D" w:rsidRPr="00C212DA" w:rsidRDefault="00CA4C6D">
            <w:pPr>
              <w:rPr>
                <w:rFonts w:ascii="Gill Sans MT" w:eastAsia="Gill Sans" w:hAnsi="Gill Sans MT" w:cs="Gill Sans"/>
                <w:sz w:val="20"/>
                <w:szCs w:val="20"/>
              </w:rPr>
            </w:pPr>
          </w:p>
          <w:p w14:paraId="00000EDB"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____________</w:t>
            </w:r>
          </w:p>
        </w:tc>
        <w:tc>
          <w:tcPr>
            <w:tcW w:w="1795" w:type="dxa"/>
            <w:tcMar>
              <w:top w:w="58" w:type="dxa"/>
              <w:left w:w="58" w:type="dxa"/>
              <w:bottom w:w="58" w:type="dxa"/>
              <w:right w:w="58" w:type="dxa"/>
            </w:tcMar>
          </w:tcPr>
          <w:p w14:paraId="00000EDC"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xml:space="preserve">Provider 5: </w:t>
            </w:r>
          </w:p>
          <w:p w14:paraId="00000EDD" w14:textId="77777777" w:rsidR="00CA4C6D" w:rsidRPr="00C212DA" w:rsidRDefault="00CA4C6D">
            <w:pPr>
              <w:rPr>
                <w:rFonts w:ascii="Gill Sans MT" w:eastAsia="Gill Sans" w:hAnsi="Gill Sans MT" w:cs="Gill Sans"/>
                <w:sz w:val="20"/>
                <w:szCs w:val="20"/>
              </w:rPr>
            </w:pPr>
          </w:p>
          <w:p w14:paraId="00000EDE" w14:textId="77777777" w:rsidR="00CA4C6D" w:rsidRPr="00C212DA" w:rsidRDefault="00CA4C6D">
            <w:pPr>
              <w:rPr>
                <w:rFonts w:ascii="Gill Sans MT" w:eastAsia="Gill Sans" w:hAnsi="Gill Sans MT" w:cs="Gill Sans"/>
                <w:sz w:val="20"/>
                <w:szCs w:val="20"/>
              </w:rPr>
            </w:pPr>
          </w:p>
          <w:p w14:paraId="00000EDF" w14:textId="77777777" w:rsidR="00CA4C6D" w:rsidRPr="00C212DA" w:rsidRDefault="00CA4C6D">
            <w:pPr>
              <w:rPr>
                <w:rFonts w:ascii="Gill Sans MT" w:eastAsia="Gill Sans" w:hAnsi="Gill Sans MT" w:cs="Gill Sans"/>
                <w:sz w:val="20"/>
                <w:szCs w:val="20"/>
              </w:rPr>
            </w:pPr>
          </w:p>
          <w:p w14:paraId="00000EE0" w14:textId="77777777" w:rsidR="00CA4C6D" w:rsidRPr="00C212DA" w:rsidRDefault="00CA4C6D">
            <w:pPr>
              <w:rPr>
                <w:rFonts w:ascii="Gill Sans MT" w:eastAsia="Gill Sans" w:hAnsi="Gill Sans MT" w:cs="Gill Sans"/>
                <w:sz w:val="20"/>
                <w:szCs w:val="20"/>
              </w:rPr>
            </w:pPr>
          </w:p>
          <w:p w14:paraId="00000EE1" w14:textId="77777777" w:rsidR="00CA4C6D" w:rsidRPr="00C212DA" w:rsidRDefault="00CA4C6D">
            <w:pPr>
              <w:rPr>
                <w:rFonts w:ascii="Gill Sans MT" w:eastAsia="Gill Sans" w:hAnsi="Gill Sans MT" w:cs="Gill Sans"/>
                <w:sz w:val="20"/>
                <w:szCs w:val="20"/>
              </w:rPr>
            </w:pPr>
          </w:p>
          <w:p w14:paraId="00000EE2"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____________</w:t>
            </w:r>
          </w:p>
        </w:tc>
      </w:tr>
      <w:tr w:rsidR="00CA4C6D" w:rsidRPr="00C212DA" w14:paraId="4D6B9FFC" w14:textId="77777777">
        <w:trPr>
          <w:trHeight w:val="202"/>
        </w:trPr>
        <w:tc>
          <w:tcPr>
            <w:tcW w:w="2577" w:type="dxa"/>
            <w:shd w:val="clear" w:color="auto" w:fill="387990"/>
            <w:tcMar>
              <w:top w:w="58" w:type="dxa"/>
              <w:left w:w="58" w:type="dxa"/>
              <w:bottom w:w="58" w:type="dxa"/>
              <w:right w:w="58" w:type="dxa"/>
            </w:tcMar>
          </w:tcPr>
          <w:p w14:paraId="00000EE3" w14:textId="77777777" w:rsidR="00CA4C6D" w:rsidRPr="00C212DA" w:rsidRDefault="00D650E5">
            <w:pPr>
              <w:spacing w:line="360" w:lineRule="auto"/>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Q3.</w:t>
            </w:r>
          </w:p>
          <w:p w14:paraId="00000EE4" w14:textId="77777777" w:rsidR="00CA4C6D" w:rsidRPr="00C212DA" w:rsidRDefault="00D650E5">
            <w:pPr>
              <w:rPr>
                <w:rFonts w:ascii="Gill Sans MT" w:eastAsia="Gill Sans" w:hAnsi="Gill Sans MT" w:cs="Gill Sans"/>
                <w:color w:val="FFFFFF"/>
                <w:sz w:val="20"/>
                <w:szCs w:val="20"/>
              </w:rPr>
            </w:pPr>
            <w:r w:rsidRPr="00C212DA">
              <w:rPr>
                <w:rFonts w:ascii="Gill Sans MT" w:eastAsia="Gill Sans" w:hAnsi="Gill Sans MT" w:cs="Gill Sans"/>
                <w:color w:val="FFFFFF"/>
                <w:sz w:val="20"/>
                <w:szCs w:val="20"/>
              </w:rPr>
              <w:t>Is Internet or Wi-Fi service available in this cluster?</w:t>
            </w:r>
          </w:p>
          <w:p w14:paraId="00000EE5" w14:textId="77777777" w:rsidR="00CA4C6D" w:rsidRPr="00C212DA" w:rsidRDefault="00CA4C6D">
            <w:pPr>
              <w:rPr>
                <w:rFonts w:ascii="Gill Sans MT" w:eastAsia="Gill Sans" w:hAnsi="Gill Sans MT" w:cs="Gill Sans"/>
                <w:color w:val="FFFFFF"/>
                <w:sz w:val="20"/>
                <w:szCs w:val="20"/>
              </w:rPr>
            </w:pPr>
          </w:p>
          <w:p w14:paraId="00000EE6" w14:textId="77777777" w:rsidR="00CA4C6D" w:rsidRPr="00C212DA" w:rsidRDefault="00D650E5">
            <w:pPr>
              <w:rPr>
                <w:rFonts w:ascii="Gill Sans MT" w:eastAsia="Gill Sans" w:hAnsi="Gill Sans MT" w:cs="Gill Sans"/>
                <w:color w:val="FFFFFF"/>
                <w:sz w:val="20"/>
                <w:szCs w:val="20"/>
              </w:rPr>
            </w:pPr>
            <w:r w:rsidRPr="00C212DA">
              <w:rPr>
                <w:rFonts w:ascii="Gill Sans MT" w:eastAsia="Gill Sans" w:hAnsi="Gill Sans MT" w:cs="Gill Sans"/>
                <w:color w:val="FFFFFF"/>
                <w:sz w:val="20"/>
                <w:szCs w:val="20"/>
              </w:rPr>
              <w:t>CIRCLE ONE:</w:t>
            </w:r>
          </w:p>
          <w:p w14:paraId="00000EE7" w14:textId="77777777" w:rsidR="00CA4C6D" w:rsidRPr="00C212DA" w:rsidRDefault="00CA4C6D">
            <w:pPr>
              <w:rPr>
                <w:rFonts w:ascii="Gill Sans MT" w:eastAsia="Gill Sans" w:hAnsi="Gill Sans MT" w:cs="Gill Sans"/>
                <w:color w:val="FFFFFF"/>
                <w:sz w:val="20"/>
                <w:szCs w:val="20"/>
              </w:rPr>
            </w:pPr>
          </w:p>
          <w:p w14:paraId="00000EE8" w14:textId="77777777" w:rsidR="00CA4C6D" w:rsidRPr="00C212DA" w:rsidRDefault="00D650E5">
            <w:pPr>
              <w:rPr>
                <w:rFonts w:ascii="Gill Sans MT" w:eastAsia="Gill Sans" w:hAnsi="Gill Sans MT" w:cs="Gill Sans"/>
                <w:color w:val="FFFFFF"/>
                <w:sz w:val="20"/>
                <w:szCs w:val="20"/>
              </w:rPr>
            </w:pPr>
            <w:proofErr w:type="gramStart"/>
            <w:r w:rsidRPr="00C212DA">
              <w:rPr>
                <w:rFonts w:ascii="Gill Sans MT" w:eastAsia="Gill Sans" w:hAnsi="Gill Sans MT" w:cs="Gill Sans"/>
                <w:color w:val="FFFFFF"/>
                <w:sz w:val="20"/>
                <w:szCs w:val="20"/>
              </w:rPr>
              <w:t>YES</w:t>
            </w:r>
            <w:proofErr w:type="gramEnd"/>
            <w:r w:rsidRPr="00C212DA">
              <w:rPr>
                <w:rFonts w:ascii="Gill Sans MT" w:eastAsia="Gill Sans" w:hAnsi="Gill Sans MT" w:cs="Gill Sans"/>
                <w:color w:val="FFFFFF"/>
                <w:sz w:val="20"/>
                <w:szCs w:val="20"/>
              </w:rPr>
              <w:t xml:space="preserve"> </w:t>
            </w:r>
            <w:r w:rsidRPr="00C212DA">
              <w:rPr>
                <w:rFonts w:ascii="Gill Sans MT" w:eastAsia="Noto Sans Symbols" w:hAnsi="Gill Sans MT" w:cs="Gill Sans MT"/>
                <w:color w:val="FFFFFF"/>
                <w:sz w:val="20"/>
                <w:szCs w:val="20"/>
              </w:rPr>
              <w:t>🡪</w:t>
            </w:r>
            <w:r w:rsidRPr="00C212DA">
              <w:rPr>
                <w:rFonts w:ascii="Gill Sans MT" w:eastAsia="Gill Sans" w:hAnsi="Gill Sans MT" w:cs="Gill Sans"/>
                <w:color w:val="FFFFFF"/>
                <w:sz w:val="20"/>
                <w:szCs w:val="20"/>
              </w:rPr>
              <w:t xml:space="preserve"> GO TO Q3a</w:t>
            </w:r>
          </w:p>
          <w:p w14:paraId="00000EE9" w14:textId="77777777" w:rsidR="00CA4C6D" w:rsidRPr="00C212DA" w:rsidRDefault="00CA4C6D">
            <w:pPr>
              <w:rPr>
                <w:rFonts w:ascii="Gill Sans MT" w:eastAsia="Gill Sans" w:hAnsi="Gill Sans MT" w:cs="Gill Sans"/>
                <w:color w:val="FFFFFF"/>
                <w:sz w:val="20"/>
                <w:szCs w:val="20"/>
              </w:rPr>
            </w:pPr>
          </w:p>
          <w:p w14:paraId="00000EEA" w14:textId="77777777" w:rsidR="00CA4C6D" w:rsidRPr="00C212DA" w:rsidRDefault="00D650E5">
            <w:pPr>
              <w:rPr>
                <w:rFonts w:ascii="Gill Sans MT" w:eastAsia="Gill Sans" w:hAnsi="Gill Sans MT" w:cs="Gill Sans"/>
                <w:color w:val="FFFFFF"/>
                <w:sz w:val="20"/>
                <w:szCs w:val="20"/>
              </w:rPr>
            </w:pPr>
            <w:r w:rsidRPr="00C212DA">
              <w:rPr>
                <w:rFonts w:ascii="Gill Sans MT" w:eastAsia="Gill Sans" w:hAnsi="Gill Sans MT" w:cs="Gill Sans"/>
                <w:color w:val="FFFFFF"/>
                <w:sz w:val="20"/>
                <w:szCs w:val="20"/>
              </w:rPr>
              <w:t xml:space="preserve">NO </w:t>
            </w:r>
            <w:r w:rsidRPr="00C212DA">
              <w:rPr>
                <w:rFonts w:ascii="Gill Sans MT" w:eastAsia="Noto Sans Symbols" w:hAnsi="Gill Sans MT" w:cs="Gill Sans MT"/>
                <w:color w:val="FFFFFF"/>
                <w:sz w:val="20"/>
                <w:szCs w:val="20"/>
              </w:rPr>
              <w:t>🡪</w:t>
            </w:r>
            <w:r w:rsidRPr="00C212DA">
              <w:rPr>
                <w:rFonts w:ascii="Gill Sans MT" w:eastAsia="Gill Sans" w:hAnsi="Gill Sans MT" w:cs="Gill Sans"/>
                <w:color w:val="FFFFFF"/>
                <w:sz w:val="20"/>
                <w:szCs w:val="20"/>
              </w:rPr>
              <w:t xml:space="preserve"> END</w:t>
            </w:r>
          </w:p>
          <w:p w14:paraId="00000EEB" w14:textId="77777777" w:rsidR="00CA4C6D" w:rsidRPr="00C212DA" w:rsidRDefault="00CA4C6D">
            <w:pPr>
              <w:rPr>
                <w:rFonts w:ascii="Gill Sans MT" w:eastAsia="Gill Sans" w:hAnsi="Gill Sans MT" w:cs="Gill Sans"/>
                <w:color w:val="FFFFFF"/>
                <w:sz w:val="20"/>
                <w:szCs w:val="20"/>
              </w:rPr>
            </w:pPr>
          </w:p>
        </w:tc>
        <w:tc>
          <w:tcPr>
            <w:tcW w:w="1717" w:type="dxa"/>
            <w:tcMar>
              <w:top w:w="58" w:type="dxa"/>
              <w:left w:w="58" w:type="dxa"/>
              <w:bottom w:w="58" w:type="dxa"/>
              <w:right w:w="58" w:type="dxa"/>
            </w:tcMar>
          </w:tcPr>
          <w:p w14:paraId="00000EEC" w14:textId="77777777" w:rsidR="00CA4C6D" w:rsidRPr="00C212DA" w:rsidRDefault="00D650E5">
            <w:pPr>
              <w:spacing w:line="360" w:lineRule="auto"/>
              <w:rPr>
                <w:rFonts w:ascii="Gill Sans MT" w:eastAsia="Gill Sans" w:hAnsi="Gill Sans MT" w:cs="Gill Sans"/>
                <w:b/>
                <w:sz w:val="20"/>
                <w:szCs w:val="20"/>
              </w:rPr>
            </w:pPr>
            <w:r w:rsidRPr="00C212DA">
              <w:rPr>
                <w:rFonts w:ascii="Gill Sans MT" w:eastAsia="Gill Sans" w:hAnsi="Gill Sans MT" w:cs="Gill Sans"/>
                <w:b/>
                <w:sz w:val="20"/>
                <w:szCs w:val="20"/>
              </w:rPr>
              <w:t>Q3a.</w:t>
            </w:r>
          </w:p>
          <w:p w14:paraId="00000EED"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xml:space="preserve">If YES, where is it available? </w:t>
            </w:r>
          </w:p>
          <w:p w14:paraId="00000EEE" w14:textId="77777777" w:rsidR="00CA4C6D" w:rsidRPr="00C212DA" w:rsidRDefault="00CA4C6D">
            <w:pPr>
              <w:rPr>
                <w:rFonts w:ascii="Gill Sans MT" w:eastAsia="Gill Sans" w:hAnsi="Gill Sans MT" w:cs="Gill Sans"/>
                <w:sz w:val="20"/>
                <w:szCs w:val="20"/>
              </w:rPr>
            </w:pPr>
          </w:p>
          <w:p w14:paraId="00000EEF"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(WRITE ACCESS POINT LOCATION NAMES IN COLUMNS TO THE RIGHT)</w:t>
            </w:r>
          </w:p>
        </w:tc>
        <w:tc>
          <w:tcPr>
            <w:tcW w:w="1717" w:type="dxa"/>
            <w:tcMar>
              <w:top w:w="58" w:type="dxa"/>
              <w:left w:w="58" w:type="dxa"/>
              <w:bottom w:w="58" w:type="dxa"/>
              <w:right w:w="58" w:type="dxa"/>
            </w:tcMar>
          </w:tcPr>
          <w:p w14:paraId="00000EF0"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xml:space="preserve">Access point1: </w:t>
            </w:r>
          </w:p>
          <w:p w14:paraId="00000EF1" w14:textId="77777777" w:rsidR="00CA4C6D" w:rsidRPr="00C212DA" w:rsidRDefault="00CA4C6D">
            <w:pPr>
              <w:rPr>
                <w:rFonts w:ascii="Gill Sans MT" w:eastAsia="Gill Sans" w:hAnsi="Gill Sans MT" w:cs="Gill Sans"/>
                <w:sz w:val="20"/>
                <w:szCs w:val="20"/>
              </w:rPr>
            </w:pPr>
          </w:p>
          <w:p w14:paraId="00000EF2" w14:textId="77777777" w:rsidR="00CA4C6D" w:rsidRPr="00C212DA" w:rsidRDefault="00CA4C6D">
            <w:pPr>
              <w:rPr>
                <w:rFonts w:ascii="Gill Sans MT" w:eastAsia="Gill Sans" w:hAnsi="Gill Sans MT" w:cs="Gill Sans"/>
                <w:sz w:val="20"/>
                <w:szCs w:val="20"/>
              </w:rPr>
            </w:pPr>
          </w:p>
          <w:p w14:paraId="00000EF3" w14:textId="77777777" w:rsidR="00CA4C6D" w:rsidRPr="00C212DA" w:rsidRDefault="00CA4C6D">
            <w:pPr>
              <w:rPr>
                <w:rFonts w:ascii="Gill Sans MT" w:eastAsia="Gill Sans" w:hAnsi="Gill Sans MT" w:cs="Gill Sans"/>
                <w:sz w:val="20"/>
                <w:szCs w:val="20"/>
              </w:rPr>
            </w:pPr>
          </w:p>
          <w:p w14:paraId="00000EF4" w14:textId="77777777" w:rsidR="00CA4C6D" w:rsidRPr="00C212DA" w:rsidRDefault="00CA4C6D">
            <w:pPr>
              <w:rPr>
                <w:rFonts w:ascii="Gill Sans MT" w:eastAsia="Gill Sans" w:hAnsi="Gill Sans MT" w:cs="Gill Sans"/>
                <w:sz w:val="20"/>
                <w:szCs w:val="20"/>
              </w:rPr>
            </w:pPr>
          </w:p>
          <w:p w14:paraId="00000EF5" w14:textId="77777777" w:rsidR="00CA4C6D" w:rsidRPr="00C212DA" w:rsidRDefault="00CA4C6D">
            <w:pPr>
              <w:rPr>
                <w:rFonts w:ascii="Gill Sans MT" w:eastAsia="Gill Sans" w:hAnsi="Gill Sans MT" w:cs="Gill Sans"/>
                <w:sz w:val="20"/>
                <w:szCs w:val="20"/>
              </w:rPr>
            </w:pPr>
          </w:p>
          <w:p w14:paraId="00000EF6"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____________</w:t>
            </w:r>
          </w:p>
        </w:tc>
        <w:tc>
          <w:tcPr>
            <w:tcW w:w="1717" w:type="dxa"/>
            <w:tcMar>
              <w:top w:w="58" w:type="dxa"/>
              <w:left w:w="58" w:type="dxa"/>
              <w:bottom w:w="58" w:type="dxa"/>
              <w:right w:w="58" w:type="dxa"/>
            </w:tcMar>
          </w:tcPr>
          <w:p w14:paraId="00000EF7"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xml:space="preserve">Access point 2: </w:t>
            </w:r>
          </w:p>
          <w:p w14:paraId="00000EF8" w14:textId="77777777" w:rsidR="00CA4C6D" w:rsidRPr="00C212DA" w:rsidRDefault="00CA4C6D">
            <w:pPr>
              <w:rPr>
                <w:rFonts w:ascii="Gill Sans MT" w:eastAsia="Gill Sans" w:hAnsi="Gill Sans MT" w:cs="Gill Sans"/>
                <w:sz w:val="20"/>
                <w:szCs w:val="20"/>
              </w:rPr>
            </w:pPr>
          </w:p>
          <w:p w14:paraId="00000EF9" w14:textId="77777777" w:rsidR="00CA4C6D" w:rsidRPr="00C212DA" w:rsidRDefault="00CA4C6D">
            <w:pPr>
              <w:rPr>
                <w:rFonts w:ascii="Gill Sans MT" w:eastAsia="Gill Sans" w:hAnsi="Gill Sans MT" w:cs="Gill Sans"/>
                <w:sz w:val="20"/>
                <w:szCs w:val="20"/>
              </w:rPr>
            </w:pPr>
          </w:p>
          <w:p w14:paraId="00000EFA" w14:textId="77777777" w:rsidR="00CA4C6D" w:rsidRPr="00C212DA" w:rsidRDefault="00CA4C6D">
            <w:pPr>
              <w:rPr>
                <w:rFonts w:ascii="Gill Sans MT" w:eastAsia="Gill Sans" w:hAnsi="Gill Sans MT" w:cs="Gill Sans"/>
                <w:sz w:val="20"/>
                <w:szCs w:val="20"/>
              </w:rPr>
            </w:pPr>
          </w:p>
          <w:p w14:paraId="00000EFB" w14:textId="77777777" w:rsidR="00CA4C6D" w:rsidRPr="00C212DA" w:rsidRDefault="00CA4C6D">
            <w:pPr>
              <w:rPr>
                <w:rFonts w:ascii="Gill Sans MT" w:eastAsia="Gill Sans" w:hAnsi="Gill Sans MT" w:cs="Gill Sans"/>
                <w:sz w:val="20"/>
                <w:szCs w:val="20"/>
              </w:rPr>
            </w:pPr>
          </w:p>
          <w:p w14:paraId="00000EFC" w14:textId="77777777" w:rsidR="00CA4C6D" w:rsidRPr="00C212DA" w:rsidRDefault="00CA4C6D">
            <w:pPr>
              <w:rPr>
                <w:rFonts w:ascii="Gill Sans MT" w:eastAsia="Gill Sans" w:hAnsi="Gill Sans MT" w:cs="Gill Sans"/>
                <w:sz w:val="20"/>
                <w:szCs w:val="20"/>
              </w:rPr>
            </w:pPr>
          </w:p>
          <w:p w14:paraId="00000EFD"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____________</w:t>
            </w:r>
          </w:p>
        </w:tc>
        <w:tc>
          <w:tcPr>
            <w:tcW w:w="1717" w:type="dxa"/>
            <w:tcMar>
              <w:top w:w="58" w:type="dxa"/>
              <w:left w:w="58" w:type="dxa"/>
              <w:bottom w:w="58" w:type="dxa"/>
              <w:right w:w="58" w:type="dxa"/>
            </w:tcMar>
          </w:tcPr>
          <w:p w14:paraId="00000EFE"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xml:space="preserve">Access point 3: </w:t>
            </w:r>
          </w:p>
          <w:p w14:paraId="00000EFF" w14:textId="77777777" w:rsidR="00CA4C6D" w:rsidRPr="00C212DA" w:rsidRDefault="00CA4C6D">
            <w:pPr>
              <w:rPr>
                <w:rFonts w:ascii="Gill Sans MT" w:eastAsia="Gill Sans" w:hAnsi="Gill Sans MT" w:cs="Gill Sans"/>
                <w:sz w:val="20"/>
                <w:szCs w:val="20"/>
              </w:rPr>
            </w:pPr>
          </w:p>
          <w:p w14:paraId="00000F00" w14:textId="77777777" w:rsidR="00CA4C6D" w:rsidRPr="00C212DA" w:rsidRDefault="00CA4C6D">
            <w:pPr>
              <w:rPr>
                <w:rFonts w:ascii="Gill Sans MT" w:eastAsia="Gill Sans" w:hAnsi="Gill Sans MT" w:cs="Gill Sans"/>
                <w:sz w:val="20"/>
                <w:szCs w:val="20"/>
              </w:rPr>
            </w:pPr>
          </w:p>
          <w:p w14:paraId="00000F01" w14:textId="77777777" w:rsidR="00CA4C6D" w:rsidRPr="00C212DA" w:rsidRDefault="00CA4C6D">
            <w:pPr>
              <w:rPr>
                <w:rFonts w:ascii="Gill Sans MT" w:eastAsia="Gill Sans" w:hAnsi="Gill Sans MT" w:cs="Gill Sans"/>
                <w:sz w:val="20"/>
                <w:szCs w:val="20"/>
              </w:rPr>
            </w:pPr>
          </w:p>
          <w:p w14:paraId="00000F02" w14:textId="77777777" w:rsidR="00CA4C6D" w:rsidRPr="00C212DA" w:rsidRDefault="00CA4C6D">
            <w:pPr>
              <w:rPr>
                <w:rFonts w:ascii="Gill Sans MT" w:eastAsia="Gill Sans" w:hAnsi="Gill Sans MT" w:cs="Gill Sans"/>
                <w:sz w:val="20"/>
                <w:szCs w:val="20"/>
              </w:rPr>
            </w:pPr>
          </w:p>
          <w:p w14:paraId="00000F03" w14:textId="77777777" w:rsidR="00CA4C6D" w:rsidRPr="00C212DA" w:rsidRDefault="00CA4C6D">
            <w:pPr>
              <w:rPr>
                <w:rFonts w:ascii="Gill Sans MT" w:eastAsia="Gill Sans" w:hAnsi="Gill Sans MT" w:cs="Gill Sans"/>
                <w:sz w:val="20"/>
                <w:szCs w:val="20"/>
              </w:rPr>
            </w:pPr>
          </w:p>
          <w:p w14:paraId="00000F04"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____________</w:t>
            </w:r>
          </w:p>
        </w:tc>
        <w:tc>
          <w:tcPr>
            <w:tcW w:w="1717" w:type="dxa"/>
            <w:tcMar>
              <w:top w:w="58" w:type="dxa"/>
              <w:left w:w="58" w:type="dxa"/>
              <w:bottom w:w="58" w:type="dxa"/>
              <w:right w:w="58" w:type="dxa"/>
            </w:tcMar>
          </w:tcPr>
          <w:p w14:paraId="00000F05"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xml:space="preserve">Access point 4: </w:t>
            </w:r>
          </w:p>
          <w:p w14:paraId="00000F06" w14:textId="77777777" w:rsidR="00CA4C6D" w:rsidRPr="00C212DA" w:rsidRDefault="00CA4C6D">
            <w:pPr>
              <w:rPr>
                <w:rFonts w:ascii="Gill Sans MT" w:eastAsia="Gill Sans" w:hAnsi="Gill Sans MT" w:cs="Gill Sans"/>
                <w:sz w:val="20"/>
                <w:szCs w:val="20"/>
              </w:rPr>
            </w:pPr>
          </w:p>
          <w:p w14:paraId="00000F07" w14:textId="77777777" w:rsidR="00CA4C6D" w:rsidRPr="00C212DA" w:rsidRDefault="00CA4C6D">
            <w:pPr>
              <w:rPr>
                <w:rFonts w:ascii="Gill Sans MT" w:eastAsia="Gill Sans" w:hAnsi="Gill Sans MT" w:cs="Gill Sans"/>
                <w:sz w:val="20"/>
                <w:szCs w:val="20"/>
              </w:rPr>
            </w:pPr>
          </w:p>
          <w:p w14:paraId="00000F08" w14:textId="77777777" w:rsidR="00CA4C6D" w:rsidRPr="00C212DA" w:rsidRDefault="00CA4C6D">
            <w:pPr>
              <w:rPr>
                <w:rFonts w:ascii="Gill Sans MT" w:eastAsia="Gill Sans" w:hAnsi="Gill Sans MT" w:cs="Gill Sans"/>
                <w:sz w:val="20"/>
                <w:szCs w:val="20"/>
              </w:rPr>
            </w:pPr>
          </w:p>
          <w:p w14:paraId="00000F09" w14:textId="77777777" w:rsidR="00CA4C6D" w:rsidRPr="00C212DA" w:rsidRDefault="00CA4C6D">
            <w:pPr>
              <w:rPr>
                <w:rFonts w:ascii="Gill Sans MT" w:eastAsia="Gill Sans" w:hAnsi="Gill Sans MT" w:cs="Gill Sans"/>
                <w:sz w:val="20"/>
                <w:szCs w:val="20"/>
              </w:rPr>
            </w:pPr>
          </w:p>
          <w:p w14:paraId="00000F0A" w14:textId="77777777" w:rsidR="00CA4C6D" w:rsidRPr="00C212DA" w:rsidRDefault="00CA4C6D">
            <w:pPr>
              <w:rPr>
                <w:rFonts w:ascii="Gill Sans MT" w:eastAsia="Gill Sans" w:hAnsi="Gill Sans MT" w:cs="Gill Sans"/>
                <w:sz w:val="20"/>
                <w:szCs w:val="20"/>
              </w:rPr>
            </w:pPr>
          </w:p>
          <w:p w14:paraId="00000F0B"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____________</w:t>
            </w:r>
          </w:p>
        </w:tc>
        <w:tc>
          <w:tcPr>
            <w:tcW w:w="1795" w:type="dxa"/>
            <w:tcMar>
              <w:top w:w="58" w:type="dxa"/>
              <w:left w:w="58" w:type="dxa"/>
              <w:bottom w:w="58" w:type="dxa"/>
              <w:right w:w="58" w:type="dxa"/>
            </w:tcMar>
          </w:tcPr>
          <w:p w14:paraId="00000F0C"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xml:space="preserve">Access point 5: </w:t>
            </w:r>
          </w:p>
          <w:p w14:paraId="00000F0D" w14:textId="77777777" w:rsidR="00CA4C6D" w:rsidRPr="00C212DA" w:rsidRDefault="00CA4C6D">
            <w:pPr>
              <w:rPr>
                <w:rFonts w:ascii="Gill Sans MT" w:eastAsia="Gill Sans" w:hAnsi="Gill Sans MT" w:cs="Gill Sans"/>
                <w:sz w:val="20"/>
                <w:szCs w:val="20"/>
              </w:rPr>
            </w:pPr>
          </w:p>
          <w:p w14:paraId="00000F0E" w14:textId="77777777" w:rsidR="00CA4C6D" w:rsidRPr="00C212DA" w:rsidRDefault="00CA4C6D">
            <w:pPr>
              <w:rPr>
                <w:rFonts w:ascii="Gill Sans MT" w:eastAsia="Gill Sans" w:hAnsi="Gill Sans MT" w:cs="Gill Sans"/>
                <w:sz w:val="20"/>
                <w:szCs w:val="20"/>
              </w:rPr>
            </w:pPr>
          </w:p>
          <w:p w14:paraId="00000F0F" w14:textId="77777777" w:rsidR="00CA4C6D" w:rsidRPr="00C212DA" w:rsidRDefault="00CA4C6D">
            <w:pPr>
              <w:rPr>
                <w:rFonts w:ascii="Gill Sans MT" w:eastAsia="Gill Sans" w:hAnsi="Gill Sans MT" w:cs="Gill Sans"/>
                <w:sz w:val="20"/>
                <w:szCs w:val="20"/>
              </w:rPr>
            </w:pPr>
          </w:p>
          <w:p w14:paraId="00000F10" w14:textId="77777777" w:rsidR="00CA4C6D" w:rsidRPr="00C212DA" w:rsidRDefault="00CA4C6D">
            <w:pPr>
              <w:rPr>
                <w:rFonts w:ascii="Gill Sans MT" w:eastAsia="Gill Sans" w:hAnsi="Gill Sans MT" w:cs="Gill Sans"/>
                <w:sz w:val="20"/>
                <w:szCs w:val="20"/>
              </w:rPr>
            </w:pPr>
          </w:p>
          <w:p w14:paraId="00000F11" w14:textId="77777777" w:rsidR="00CA4C6D" w:rsidRPr="00C212DA" w:rsidRDefault="00CA4C6D">
            <w:pPr>
              <w:rPr>
                <w:rFonts w:ascii="Gill Sans MT" w:eastAsia="Gill Sans" w:hAnsi="Gill Sans MT" w:cs="Gill Sans"/>
                <w:sz w:val="20"/>
                <w:szCs w:val="20"/>
              </w:rPr>
            </w:pPr>
          </w:p>
          <w:p w14:paraId="00000F12"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____________</w:t>
            </w:r>
          </w:p>
        </w:tc>
      </w:tr>
      <w:tr w:rsidR="00CA4C6D" w:rsidRPr="00C212DA" w14:paraId="34E55AEB" w14:textId="77777777">
        <w:trPr>
          <w:trHeight w:val="202"/>
        </w:trPr>
        <w:tc>
          <w:tcPr>
            <w:tcW w:w="2577" w:type="dxa"/>
            <w:shd w:val="clear" w:color="auto" w:fill="387990"/>
            <w:tcMar>
              <w:top w:w="58" w:type="dxa"/>
              <w:left w:w="58" w:type="dxa"/>
              <w:bottom w:w="58" w:type="dxa"/>
              <w:right w:w="58" w:type="dxa"/>
            </w:tcMar>
          </w:tcPr>
          <w:p w14:paraId="00000F13" w14:textId="77777777" w:rsidR="00CA4C6D" w:rsidRPr="00C212DA" w:rsidRDefault="00D650E5">
            <w:pPr>
              <w:spacing w:line="360" w:lineRule="auto"/>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Q4.</w:t>
            </w:r>
          </w:p>
          <w:p w14:paraId="00000F14" w14:textId="77777777" w:rsidR="00CA4C6D" w:rsidRPr="00C212DA" w:rsidRDefault="00D650E5">
            <w:pPr>
              <w:rPr>
                <w:rFonts w:ascii="Gill Sans MT" w:eastAsia="Gill Sans" w:hAnsi="Gill Sans MT" w:cs="Gill Sans"/>
                <w:color w:val="FFFFFF"/>
                <w:sz w:val="20"/>
                <w:szCs w:val="20"/>
              </w:rPr>
            </w:pPr>
            <w:r w:rsidRPr="00C212DA">
              <w:rPr>
                <w:rFonts w:ascii="Gill Sans MT" w:eastAsia="Gill Sans" w:hAnsi="Gill Sans MT" w:cs="Gill Sans"/>
                <w:color w:val="FFFFFF"/>
                <w:sz w:val="20"/>
                <w:szCs w:val="20"/>
              </w:rPr>
              <w:t>How long does it take farmers in this community to walk to their plots?</w:t>
            </w:r>
          </w:p>
        </w:tc>
        <w:tc>
          <w:tcPr>
            <w:tcW w:w="10380" w:type="dxa"/>
            <w:gridSpan w:val="6"/>
            <w:tcMar>
              <w:top w:w="58" w:type="dxa"/>
              <w:left w:w="58" w:type="dxa"/>
              <w:bottom w:w="58" w:type="dxa"/>
              <w:right w:w="58" w:type="dxa"/>
            </w:tcMar>
          </w:tcPr>
          <w:p w14:paraId="00000F15"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Notes:</w:t>
            </w:r>
          </w:p>
        </w:tc>
      </w:tr>
    </w:tbl>
    <w:p w14:paraId="00000F1B" w14:textId="77777777" w:rsidR="00CA4C6D" w:rsidRPr="00C212DA" w:rsidRDefault="00CA4C6D">
      <w:pPr>
        <w:rPr>
          <w:rFonts w:ascii="Gill Sans MT" w:eastAsia="Gill Sans" w:hAnsi="Gill Sans MT" w:cs="Gill Sans"/>
          <w:color w:val="76923C"/>
        </w:rPr>
        <w:sectPr w:rsidR="00CA4C6D" w:rsidRPr="00C212DA">
          <w:pgSz w:w="15840" w:h="12240" w:orient="landscape"/>
          <w:pgMar w:top="1440" w:right="1440" w:bottom="1440" w:left="1440" w:header="720" w:footer="720" w:gutter="0"/>
          <w:cols w:space="720"/>
        </w:sectPr>
      </w:pPr>
    </w:p>
    <w:p w14:paraId="00000F1C" w14:textId="77777777" w:rsidR="00CA4C6D" w:rsidRPr="00C212DA" w:rsidRDefault="00D650E5">
      <w:pPr>
        <w:pStyle w:val="Heading2"/>
        <w:ind w:firstLine="720"/>
      </w:pPr>
      <w:bookmarkStart w:id="123" w:name="_Toc69803343"/>
      <w:bookmarkStart w:id="124" w:name="_Toc70638355"/>
      <w:bookmarkStart w:id="125" w:name="_Toc71619724"/>
      <w:r w:rsidRPr="00C212DA">
        <w:t>B.6</w:t>
      </w:r>
      <w:r w:rsidRPr="00C212DA">
        <w:tab/>
        <w:t>LIST/6 Cluster Segmentation Form</w:t>
      </w:r>
      <w:bookmarkEnd w:id="123"/>
      <w:bookmarkEnd w:id="124"/>
      <w:bookmarkEnd w:id="125"/>
    </w:p>
    <w:p w14:paraId="00000F1D" w14:textId="6D7A08F8" w:rsidR="00914EE3" w:rsidRDefault="00D650E5" w:rsidP="00914EE3">
      <w:pPr>
        <w:pBdr>
          <w:top w:val="nil"/>
          <w:left w:val="nil"/>
          <w:bottom w:val="nil"/>
          <w:right w:val="nil"/>
          <w:between w:val="nil"/>
        </w:pBdr>
        <w:rPr>
          <w:rFonts w:ascii="Gill Sans MT" w:eastAsia="Gill Sans" w:hAnsi="Gill Sans MT" w:cs="Gill Sans"/>
          <w:b/>
          <w:color w:val="000000"/>
          <w:sz w:val="24"/>
          <w:szCs w:val="24"/>
        </w:rPr>
      </w:pPr>
      <w:r w:rsidRPr="00C212DA">
        <w:rPr>
          <w:rFonts w:ascii="Gill Sans MT" w:eastAsia="Gill Sans" w:hAnsi="Gill Sans MT" w:cs="Gill Sans"/>
          <w:b/>
          <w:color w:val="000000"/>
          <w:sz w:val="24"/>
          <w:szCs w:val="24"/>
        </w:rPr>
        <w:t>LIST/6: Cluster Segmentation Form: Feed the Future [</w:t>
      </w:r>
      <w:r w:rsidRPr="00C212DA">
        <w:rPr>
          <w:rFonts w:ascii="Gill Sans MT" w:eastAsia="Gill Sans" w:hAnsi="Gill Sans MT" w:cs="Gill Sans"/>
          <w:b/>
          <w:color w:val="000000"/>
          <w:sz w:val="24"/>
          <w:szCs w:val="24"/>
          <w:highlight w:val="yellow"/>
        </w:rPr>
        <w:t>COUNTRY</w:t>
      </w:r>
      <w:r w:rsidRPr="00C212DA">
        <w:rPr>
          <w:rFonts w:ascii="Gill Sans MT" w:eastAsia="Gill Sans" w:hAnsi="Gill Sans MT" w:cs="Gill Sans"/>
          <w:b/>
          <w:color w:val="000000"/>
          <w:sz w:val="24"/>
          <w:szCs w:val="24"/>
        </w:rPr>
        <w:t xml:space="preserve">] Zone of </w:t>
      </w:r>
      <w:r w:rsidR="00584AA5" w:rsidRPr="00896B74">
        <w:rPr>
          <w:rFonts w:ascii="Gill Sans MT" w:hAnsi="Gill Sans MT"/>
          <w:b/>
          <w:sz w:val="24"/>
          <w:szCs w:val="24"/>
        </w:rPr>
        <w:t xml:space="preserve">Influence </w:t>
      </w:r>
      <w:r w:rsidR="00584AA5">
        <w:rPr>
          <w:rFonts w:ascii="Gill Sans MT" w:hAnsi="Gill Sans MT"/>
          <w:b/>
          <w:sz w:val="24"/>
          <w:szCs w:val="24"/>
        </w:rPr>
        <w:t xml:space="preserve">Midline </w:t>
      </w:r>
      <w:r w:rsidR="00584AA5" w:rsidRPr="00896B74">
        <w:rPr>
          <w:rFonts w:ascii="Gill Sans MT" w:hAnsi="Gill Sans MT"/>
          <w:b/>
          <w:sz w:val="24"/>
          <w:szCs w:val="24"/>
        </w:rPr>
        <w:t>Survey</w:t>
      </w:r>
      <w:r w:rsidR="00584AA5">
        <w:rPr>
          <w:rFonts w:ascii="Gill Sans MT" w:hAnsi="Gill Sans MT"/>
          <w:b/>
          <w:sz w:val="24"/>
          <w:szCs w:val="24"/>
        </w:rPr>
        <w:t xml:space="preserve"> [</w:t>
      </w:r>
      <w:r w:rsidR="00584AA5" w:rsidRPr="00E45513">
        <w:rPr>
          <w:rFonts w:ascii="Gill Sans MT" w:hAnsi="Gill Sans MT"/>
          <w:b/>
          <w:sz w:val="24"/>
          <w:szCs w:val="24"/>
          <w:highlight w:val="yellow"/>
        </w:rPr>
        <w:t>YEAR(S)</w:t>
      </w:r>
      <w:r w:rsidR="00584AA5">
        <w:rPr>
          <w:rFonts w:ascii="Gill Sans MT" w:hAnsi="Gill Sans MT"/>
          <w:b/>
          <w:sz w:val="24"/>
          <w:szCs w:val="24"/>
        </w:rPr>
        <w:t>]</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4686"/>
        <w:gridCol w:w="4664"/>
      </w:tblGrid>
      <w:tr w:rsidR="00070B35" w:rsidRPr="00896921" w14:paraId="50F08047" w14:textId="77777777" w:rsidTr="00584AA5">
        <w:tc>
          <w:tcPr>
            <w:tcW w:w="4686" w:type="dxa"/>
            <w:tcBorders>
              <w:top w:val="single" w:sz="4" w:space="0" w:color="auto"/>
              <w:bottom w:val="single" w:sz="4" w:space="0" w:color="auto"/>
            </w:tcBorders>
            <w:shd w:val="clear" w:color="auto" w:fill="387990"/>
            <w:vAlign w:val="center"/>
          </w:tcPr>
          <w:p w14:paraId="10C69571" w14:textId="77777777" w:rsidR="00070B35" w:rsidRPr="007B260A" w:rsidRDefault="00070B35" w:rsidP="003069FC">
            <w:pPr>
              <w:spacing w:before="120" w:line="240" w:lineRule="auto"/>
              <w:jc w:val="center"/>
              <w:rPr>
                <w:rFonts w:ascii="Gill Sans MT" w:hAnsi="Gill Sans MT"/>
                <w:b/>
                <w:bCs/>
                <w:color w:val="FFFFFF" w:themeColor="background1"/>
                <w:sz w:val="20"/>
                <w:szCs w:val="20"/>
              </w:rPr>
            </w:pPr>
            <w:r w:rsidRPr="007B260A">
              <w:rPr>
                <w:rFonts w:ascii="Gill Sans MT" w:hAnsi="Gill Sans MT"/>
                <w:b/>
                <w:bCs/>
                <w:color w:val="FFFFFF" w:themeColor="background1"/>
                <w:sz w:val="20"/>
                <w:szCs w:val="20"/>
              </w:rPr>
              <w:t>Identification Label</w:t>
            </w:r>
          </w:p>
        </w:tc>
        <w:tc>
          <w:tcPr>
            <w:tcW w:w="4664" w:type="dxa"/>
            <w:tcBorders>
              <w:top w:val="single" w:sz="4" w:space="0" w:color="auto"/>
              <w:bottom w:val="single" w:sz="4" w:space="0" w:color="auto"/>
            </w:tcBorders>
            <w:shd w:val="clear" w:color="auto" w:fill="387990"/>
            <w:vAlign w:val="center"/>
          </w:tcPr>
          <w:p w14:paraId="2D5FD80F" w14:textId="77777777" w:rsidR="00070B35" w:rsidRPr="007B260A" w:rsidRDefault="00070B35" w:rsidP="003069FC">
            <w:pPr>
              <w:spacing w:before="120" w:line="240" w:lineRule="auto"/>
              <w:jc w:val="center"/>
              <w:rPr>
                <w:rFonts w:ascii="Gill Sans MT" w:hAnsi="Gill Sans MT"/>
                <w:b/>
                <w:bCs/>
                <w:color w:val="FFFFFF" w:themeColor="background1"/>
                <w:sz w:val="20"/>
                <w:szCs w:val="20"/>
              </w:rPr>
            </w:pPr>
            <w:r w:rsidRPr="007B260A">
              <w:rPr>
                <w:rFonts w:ascii="Gill Sans MT" w:hAnsi="Gill Sans MT"/>
                <w:b/>
                <w:bCs/>
                <w:color w:val="FFFFFF" w:themeColor="background1"/>
                <w:sz w:val="20"/>
                <w:szCs w:val="20"/>
              </w:rPr>
              <w:t>Code</w:t>
            </w:r>
          </w:p>
        </w:tc>
      </w:tr>
      <w:tr w:rsidR="00070B35" w:rsidRPr="00CF4045" w14:paraId="27B4C405" w14:textId="77777777" w:rsidTr="00584AA5">
        <w:tc>
          <w:tcPr>
            <w:tcW w:w="4686" w:type="dxa"/>
            <w:shd w:val="clear" w:color="auto" w:fill="auto"/>
          </w:tcPr>
          <w:p w14:paraId="357612EA" w14:textId="77777777" w:rsidR="00070B35" w:rsidRPr="00CF4045" w:rsidRDefault="00070B35" w:rsidP="003069FC">
            <w:pPr>
              <w:spacing w:before="240" w:line="360" w:lineRule="auto"/>
              <w:rPr>
                <w:rFonts w:ascii="Gill Sans MT" w:hAnsi="Gill Sans MT"/>
                <w:bCs/>
                <w:iCs/>
                <w:sz w:val="20"/>
                <w:szCs w:val="20"/>
              </w:rPr>
            </w:pPr>
            <w:r w:rsidRPr="00CF4045">
              <w:rPr>
                <w:rFonts w:ascii="Gill Sans MT" w:hAnsi="Gill Sans MT"/>
                <w:bCs/>
                <w:iCs/>
                <w:sz w:val="20"/>
                <w:szCs w:val="20"/>
              </w:rPr>
              <w:t>Region</w:t>
            </w:r>
          </w:p>
        </w:tc>
        <w:tc>
          <w:tcPr>
            <w:tcW w:w="4664" w:type="dxa"/>
            <w:shd w:val="clear" w:color="auto" w:fill="auto"/>
          </w:tcPr>
          <w:p w14:paraId="0DC05CCC" w14:textId="77777777" w:rsidR="00070B35" w:rsidRPr="00CF4045" w:rsidRDefault="00070B35" w:rsidP="003069FC">
            <w:pPr>
              <w:spacing w:before="240" w:line="360" w:lineRule="auto"/>
              <w:rPr>
                <w:rFonts w:ascii="Gill Sans MT" w:hAnsi="Gill Sans MT"/>
                <w:bCs/>
                <w:iCs/>
                <w:sz w:val="20"/>
                <w:szCs w:val="20"/>
              </w:rPr>
            </w:pPr>
            <w:r w:rsidRPr="00CF4045">
              <w:rPr>
                <w:rFonts w:ascii="Gill Sans MT" w:hAnsi="Gill Sans MT"/>
                <w:i/>
                <w:iCs/>
                <w:noProof/>
                <w:sz w:val="20"/>
                <w:szCs w:val="20"/>
              </w:rPr>
              <mc:AlternateContent>
                <mc:Choice Requires="wps">
                  <w:drawing>
                    <wp:anchor distT="0" distB="0" distL="114300" distR="114300" simplePos="0" relativeHeight="251663360" behindDoc="0" locked="0" layoutInCell="1" allowOverlap="1" wp14:anchorId="5679A7E9" wp14:editId="142B84C4">
                      <wp:simplePos x="0" y="0"/>
                      <wp:positionH relativeFrom="column">
                        <wp:posOffset>2331720</wp:posOffset>
                      </wp:positionH>
                      <wp:positionV relativeFrom="paragraph">
                        <wp:posOffset>101600</wp:posOffset>
                      </wp:positionV>
                      <wp:extent cx="274320" cy="243840"/>
                      <wp:effectExtent l="9525" t="12700" r="11430" b="10160"/>
                      <wp:wrapNone/>
                      <wp:docPr id="182"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43840"/>
                              </a:xfrm>
                              <a:prstGeom prst="rect">
                                <a:avLst/>
                              </a:prstGeom>
                              <a:solidFill>
                                <a:srgbClr val="FFFFFF"/>
                              </a:solidFill>
                              <a:ln w="9525">
                                <a:solidFill>
                                  <a:srgbClr val="000000"/>
                                </a:solidFill>
                                <a:miter lim="800000"/>
                                <a:headEnd/>
                                <a:tailEnd/>
                              </a:ln>
                            </wps:spPr>
                            <wps:txbx>
                              <w:txbxContent>
                                <w:p w14:paraId="73B14709" w14:textId="77777777" w:rsidR="00070B35" w:rsidRDefault="00070B35" w:rsidP="00070B3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79A7E9" id="Text Box 182" o:spid="_x0000_s1044" type="#_x0000_t202" style="position:absolute;margin-left:183.6pt;margin-top:8pt;width:21.6pt;height:19.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">
                      <v:textbox>
                        <w:txbxContent>
                          <w:p w14:paraId="73B14709" w14:textId="77777777" w:rsidR="00070B35" w:rsidRDefault="00070B35" w:rsidP="00070B35"/>
                        </w:txbxContent>
                      </v:textbox>
                    </v:shape>
                  </w:pict>
                </mc:Fallback>
              </mc:AlternateContent>
            </w:r>
            <w:r w:rsidRPr="00CF4045">
              <w:rPr>
                <w:rFonts w:ascii="Gill Sans MT" w:hAnsi="Gill Sans MT"/>
                <w:i/>
                <w:iCs/>
                <w:noProof/>
                <w:sz w:val="20"/>
                <w:szCs w:val="20"/>
              </w:rPr>
              <mc:AlternateContent>
                <mc:Choice Requires="wps">
                  <w:drawing>
                    <wp:anchor distT="0" distB="0" distL="114300" distR="114300" simplePos="0" relativeHeight="251664384" behindDoc="0" locked="0" layoutInCell="1" allowOverlap="1" wp14:anchorId="649114FD" wp14:editId="2CDF1A2F">
                      <wp:simplePos x="0" y="0"/>
                      <wp:positionH relativeFrom="column">
                        <wp:posOffset>2606040</wp:posOffset>
                      </wp:positionH>
                      <wp:positionV relativeFrom="paragraph">
                        <wp:posOffset>101600</wp:posOffset>
                      </wp:positionV>
                      <wp:extent cx="274320" cy="243840"/>
                      <wp:effectExtent l="7620" t="12700" r="13335" b="10160"/>
                      <wp:wrapNone/>
                      <wp:docPr id="181" name="Text 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43840"/>
                              </a:xfrm>
                              <a:prstGeom prst="rect">
                                <a:avLst/>
                              </a:prstGeom>
                              <a:solidFill>
                                <a:srgbClr val="FFFFFF"/>
                              </a:solidFill>
                              <a:ln w="9525">
                                <a:solidFill>
                                  <a:srgbClr val="000000"/>
                                </a:solidFill>
                                <a:miter lim="800000"/>
                                <a:headEnd/>
                                <a:tailEnd/>
                              </a:ln>
                            </wps:spPr>
                            <wps:txbx>
                              <w:txbxContent>
                                <w:p w14:paraId="72FF0EF7" w14:textId="77777777" w:rsidR="00070B35" w:rsidRDefault="00070B35" w:rsidP="00070B3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9114FD" id="Text Box 181" o:spid="_x0000_s1045" type="#_x0000_t202" style="position:absolute;margin-left:205.2pt;margin-top:8pt;width:21.6pt;height:19.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">
                      <v:textbox>
                        <w:txbxContent>
                          <w:p w14:paraId="72FF0EF7" w14:textId="77777777" w:rsidR="00070B35" w:rsidRDefault="00070B35" w:rsidP="00070B35"/>
                        </w:txbxContent>
                      </v:textbox>
                    </v:shape>
                  </w:pict>
                </mc:Fallback>
              </mc:AlternateContent>
            </w:r>
          </w:p>
        </w:tc>
      </w:tr>
      <w:tr w:rsidR="00070B35" w:rsidRPr="00CF4045" w14:paraId="5968F569" w14:textId="77777777" w:rsidTr="00584AA5">
        <w:tc>
          <w:tcPr>
            <w:tcW w:w="4686" w:type="dxa"/>
            <w:shd w:val="clear" w:color="auto" w:fill="auto"/>
          </w:tcPr>
          <w:p w14:paraId="5CD0B959" w14:textId="77777777" w:rsidR="00070B35" w:rsidRPr="00CF4045" w:rsidRDefault="00070B35" w:rsidP="003069FC">
            <w:pPr>
              <w:spacing w:before="240" w:line="360" w:lineRule="auto"/>
              <w:rPr>
                <w:rFonts w:ascii="Gill Sans MT" w:hAnsi="Gill Sans MT"/>
                <w:bCs/>
                <w:iCs/>
                <w:sz w:val="20"/>
                <w:szCs w:val="20"/>
              </w:rPr>
            </w:pPr>
            <w:r w:rsidRPr="00CF4045">
              <w:rPr>
                <w:rFonts w:ascii="Gill Sans MT" w:hAnsi="Gill Sans MT"/>
                <w:bCs/>
                <w:iCs/>
                <w:sz w:val="20"/>
                <w:szCs w:val="20"/>
              </w:rPr>
              <w:t>District</w:t>
            </w:r>
          </w:p>
        </w:tc>
        <w:tc>
          <w:tcPr>
            <w:tcW w:w="4664" w:type="dxa"/>
            <w:shd w:val="clear" w:color="auto" w:fill="auto"/>
          </w:tcPr>
          <w:p w14:paraId="4E637AC0" w14:textId="77777777" w:rsidR="00070B35" w:rsidRPr="00CF4045" w:rsidRDefault="00070B35" w:rsidP="003069FC">
            <w:pPr>
              <w:spacing w:before="240" w:line="360" w:lineRule="auto"/>
              <w:rPr>
                <w:rFonts w:ascii="Gill Sans MT" w:hAnsi="Gill Sans MT"/>
                <w:i/>
                <w:iCs/>
                <w:sz w:val="20"/>
                <w:szCs w:val="20"/>
              </w:rPr>
            </w:pPr>
            <w:r w:rsidRPr="00CF4045">
              <w:rPr>
                <w:rFonts w:ascii="Gill Sans MT" w:hAnsi="Gill Sans MT"/>
                <w:i/>
                <w:iCs/>
                <w:noProof/>
                <w:sz w:val="20"/>
                <w:szCs w:val="20"/>
              </w:rPr>
              <mc:AlternateContent>
                <mc:Choice Requires="wpg">
                  <w:drawing>
                    <wp:anchor distT="0" distB="0" distL="114300" distR="114300" simplePos="0" relativeHeight="251670528" behindDoc="0" locked="0" layoutInCell="1" allowOverlap="1" wp14:anchorId="05FC429D" wp14:editId="399423BA">
                      <wp:simplePos x="0" y="0"/>
                      <wp:positionH relativeFrom="column">
                        <wp:posOffset>2331720</wp:posOffset>
                      </wp:positionH>
                      <wp:positionV relativeFrom="paragraph">
                        <wp:posOffset>135890</wp:posOffset>
                      </wp:positionV>
                      <wp:extent cx="548640" cy="243840"/>
                      <wp:effectExtent l="9525" t="6985" r="13335" b="6350"/>
                      <wp:wrapNone/>
                      <wp:docPr id="178" name="Group 1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43840"/>
                                <a:chOff x="10380" y="3252"/>
                                <a:chExt cx="864" cy="384"/>
                              </a:xfrm>
                            </wpg:grpSpPr>
                            <wps:wsp>
                              <wps:cNvPr id="179" name="Text Box 15"/>
                              <wps:cNvSpPr txBox="1">
                                <a:spLocks noChangeArrowheads="1"/>
                              </wps:cNvSpPr>
                              <wps:spPr bwMode="auto">
                                <a:xfrm>
                                  <a:off x="10380" y="3252"/>
                                  <a:ext cx="432" cy="384"/>
                                </a:xfrm>
                                <a:prstGeom prst="rect">
                                  <a:avLst/>
                                </a:prstGeom>
                                <a:solidFill>
                                  <a:srgbClr val="FFFFFF"/>
                                </a:solidFill>
                                <a:ln w="9525">
                                  <a:solidFill>
                                    <a:srgbClr val="000000"/>
                                  </a:solidFill>
                                  <a:miter lim="800000"/>
                                  <a:headEnd/>
                                  <a:tailEnd/>
                                </a:ln>
                              </wps:spPr>
                              <wps:txbx>
                                <w:txbxContent>
                                  <w:p w14:paraId="3DEE0CBF" w14:textId="77777777" w:rsidR="00070B35" w:rsidRDefault="00070B35" w:rsidP="00070B35"/>
                                </w:txbxContent>
                              </wps:txbx>
                              <wps:bodyPr rot="0" vert="horz" wrap="square" lIns="91440" tIns="45720" rIns="91440" bIns="45720" anchor="t" anchorCtr="0" upright="1">
                                <a:noAutofit/>
                              </wps:bodyPr>
                            </wps:wsp>
                            <wps:wsp>
                              <wps:cNvPr id="180" name="Text Box 16"/>
                              <wps:cNvSpPr txBox="1">
                                <a:spLocks noChangeArrowheads="1"/>
                              </wps:cNvSpPr>
                              <wps:spPr bwMode="auto">
                                <a:xfrm>
                                  <a:off x="10812" y="3252"/>
                                  <a:ext cx="432" cy="384"/>
                                </a:xfrm>
                                <a:prstGeom prst="rect">
                                  <a:avLst/>
                                </a:prstGeom>
                                <a:solidFill>
                                  <a:srgbClr val="FFFFFF"/>
                                </a:solidFill>
                                <a:ln w="9525">
                                  <a:solidFill>
                                    <a:srgbClr val="000000"/>
                                  </a:solidFill>
                                  <a:miter lim="800000"/>
                                  <a:headEnd/>
                                  <a:tailEnd/>
                                </a:ln>
                              </wps:spPr>
                              <wps:txbx>
                                <w:txbxContent>
                                  <w:p w14:paraId="706BCE54" w14:textId="77777777" w:rsidR="00070B35" w:rsidRDefault="00070B35" w:rsidP="00070B35"/>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FC429D" id="Group 178" o:spid="_x0000_s1046" style="position:absolute;margin-left:183.6pt;margin-top:10.7pt;width:43.2pt;height:19.2pt;z-index:251670528;mso-position-horizontal-relative:text;mso-position-vertical-relative:text" coordorigin="10380,3252" coordsize="864,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">
                      <v:shape id="Text Box 15" o:spid="_x0000_s1047" type="#_x0000_t202" style="position:absolute;left:10380;top:3252;width:432;height: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">
                        <v:textbox>
                          <w:txbxContent>
                            <w:p w14:paraId="3DEE0CBF" w14:textId="77777777" w:rsidR="00070B35" w:rsidRDefault="00070B35" w:rsidP="00070B35"/>
                          </w:txbxContent>
                        </v:textbox>
                      </v:shape>
                      <v:shape id="Text Box 16" o:spid="_x0000_s1048" type="#_x0000_t202" style="position:absolute;left:10812;top:3252;width:432;height: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">
                        <v:textbox>
                          <w:txbxContent>
                            <w:p w14:paraId="706BCE54" w14:textId="77777777" w:rsidR="00070B35" w:rsidRDefault="00070B35" w:rsidP="00070B35"/>
                          </w:txbxContent>
                        </v:textbox>
                      </v:shape>
                    </v:group>
                  </w:pict>
                </mc:Fallback>
              </mc:AlternateContent>
            </w:r>
          </w:p>
        </w:tc>
      </w:tr>
      <w:tr w:rsidR="00070B35" w:rsidRPr="00CF4045" w14:paraId="6DA0E5E3" w14:textId="77777777" w:rsidTr="00584AA5">
        <w:tc>
          <w:tcPr>
            <w:tcW w:w="4686" w:type="dxa"/>
            <w:shd w:val="clear" w:color="auto" w:fill="auto"/>
          </w:tcPr>
          <w:p w14:paraId="2A9B98EF" w14:textId="77777777" w:rsidR="00070B35" w:rsidRPr="00CF4045" w:rsidRDefault="00070B35" w:rsidP="003069FC">
            <w:pPr>
              <w:spacing w:before="240" w:line="360" w:lineRule="auto"/>
              <w:rPr>
                <w:rFonts w:ascii="Gill Sans MT" w:hAnsi="Gill Sans MT"/>
                <w:bCs/>
                <w:iCs/>
                <w:sz w:val="20"/>
                <w:szCs w:val="20"/>
              </w:rPr>
            </w:pPr>
            <w:r w:rsidRPr="00CF4045">
              <w:rPr>
                <w:rFonts w:ascii="Gill Sans MT" w:hAnsi="Gill Sans MT"/>
                <w:bCs/>
                <w:iCs/>
                <w:sz w:val="20"/>
                <w:szCs w:val="20"/>
              </w:rPr>
              <w:t>Cluster Name</w:t>
            </w:r>
          </w:p>
        </w:tc>
        <w:tc>
          <w:tcPr>
            <w:tcW w:w="4664" w:type="dxa"/>
            <w:shd w:val="clear" w:color="auto" w:fill="auto"/>
          </w:tcPr>
          <w:p w14:paraId="2E46CFDC" w14:textId="77777777" w:rsidR="00070B35" w:rsidRPr="00CF4045" w:rsidRDefault="00070B35" w:rsidP="003069FC">
            <w:pPr>
              <w:spacing w:before="240" w:line="360" w:lineRule="auto"/>
              <w:rPr>
                <w:rFonts w:ascii="Gill Sans MT" w:hAnsi="Gill Sans MT"/>
                <w:i/>
                <w:iCs/>
                <w:sz w:val="20"/>
                <w:szCs w:val="20"/>
              </w:rPr>
            </w:pPr>
            <w:r w:rsidRPr="00CF4045">
              <w:rPr>
                <w:rFonts w:ascii="Gill Sans MT" w:hAnsi="Gill Sans MT"/>
                <w:i/>
                <w:iCs/>
                <w:noProof/>
                <w:sz w:val="20"/>
                <w:szCs w:val="20"/>
              </w:rPr>
              <mc:AlternateContent>
                <mc:Choice Requires="wps">
                  <w:drawing>
                    <wp:anchor distT="0" distB="0" distL="114300" distR="114300" simplePos="0" relativeHeight="251669504" behindDoc="0" locked="0" layoutInCell="1" allowOverlap="1" wp14:anchorId="032B743C" wp14:editId="3516D739">
                      <wp:simplePos x="0" y="0"/>
                      <wp:positionH relativeFrom="column">
                        <wp:posOffset>2057400</wp:posOffset>
                      </wp:positionH>
                      <wp:positionV relativeFrom="paragraph">
                        <wp:posOffset>132080</wp:posOffset>
                      </wp:positionV>
                      <wp:extent cx="274320" cy="243840"/>
                      <wp:effectExtent l="11430" t="10795" r="9525" b="12065"/>
                      <wp:wrapNone/>
                      <wp:docPr id="177" name="Text 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43840"/>
                              </a:xfrm>
                              <a:prstGeom prst="rect">
                                <a:avLst/>
                              </a:prstGeom>
                              <a:solidFill>
                                <a:srgbClr val="FFFFFF"/>
                              </a:solidFill>
                              <a:ln w="9525">
                                <a:solidFill>
                                  <a:srgbClr val="000000"/>
                                </a:solidFill>
                                <a:miter lim="800000"/>
                                <a:headEnd/>
                                <a:tailEnd/>
                              </a:ln>
                            </wps:spPr>
                            <wps:txbx>
                              <w:txbxContent>
                                <w:p w14:paraId="72D76FA3" w14:textId="77777777" w:rsidR="00070B35" w:rsidRDefault="00070B35" w:rsidP="00070B3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2B743C" id="Text Box 177" o:spid="_x0000_s1049" type="#_x0000_t202" style="position:absolute;margin-left:162pt;margin-top:10.4pt;width:21.6pt;height:19.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">
                      <v:textbox>
                        <w:txbxContent>
                          <w:p w14:paraId="72D76FA3" w14:textId="77777777" w:rsidR="00070B35" w:rsidRDefault="00070B35" w:rsidP="00070B35"/>
                        </w:txbxContent>
                      </v:textbox>
                    </v:shape>
                  </w:pict>
                </mc:Fallback>
              </mc:AlternateContent>
            </w:r>
            <w:r w:rsidRPr="00CF4045">
              <w:rPr>
                <w:rFonts w:ascii="Gill Sans MT" w:hAnsi="Gill Sans MT"/>
                <w:i/>
                <w:iCs/>
                <w:noProof/>
                <w:sz w:val="20"/>
                <w:szCs w:val="20"/>
              </w:rPr>
              <mc:AlternateContent>
                <mc:Choice Requires="wps">
                  <w:drawing>
                    <wp:anchor distT="0" distB="0" distL="114300" distR="114300" simplePos="0" relativeHeight="251665408" behindDoc="0" locked="0" layoutInCell="1" allowOverlap="1" wp14:anchorId="484B6CBE" wp14:editId="10978700">
                      <wp:simplePos x="0" y="0"/>
                      <wp:positionH relativeFrom="column">
                        <wp:posOffset>2331720</wp:posOffset>
                      </wp:positionH>
                      <wp:positionV relativeFrom="paragraph">
                        <wp:posOffset>132080</wp:posOffset>
                      </wp:positionV>
                      <wp:extent cx="274320" cy="243840"/>
                      <wp:effectExtent l="9525" t="10795" r="11430" b="12065"/>
                      <wp:wrapNone/>
                      <wp:docPr id="176"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43840"/>
                              </a:xfrm>
                              <a:prstGeom prst="rect">
                                <a:avLst/>
                              </a:prstGeom>
                              <a:solidFill>
                                <a:srgbClr val="FFFFFF"/>
                              </a:solidFill>
                              <a:ln w="9525">
                                <a:solidFill>
                                  <a:srgbClr val="000000"/>
                                </a:solidFill>
                                <a:miter lim="800000"/>
                                <a:headEnd/>
                                <a:tailEnd/>
                              </a:ln>
                            </wps:spPr>
                            <wps:txbx>
                              <w:txbxContent>
                                <w:p w14:paraId="4DE2BB9F" w14:textId="77777777" w:rsidR="00070B35" w:rsidRDefault="00070B35" w:rsidP="00070B3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4B6CBE" id="Text Box 176" o:spid="_x0000_s1050" type="#_x0000_t202" style="position:absolute;margin-left:183.6pt;margin-top:10.4pt;width:21.6pt;height:19.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">
                      <v:textbox>
                        <w:txbxContent>
                          <w:p w14:paraId="4DE2BB9F" w14:textId="77777777" w:rsidR="00070B35" w:rsidRDefault="00070B35" w:rsidP="00070B35"/>
                        </w:txbxContent>
                      </v:textbox>
                    </v:shape>
                  </w:pict>
                </mc:Fallback>
              </mc:AlternateContent>
            </w:r>
            <w:r w:rsidRPr="00CF4045">
              <w:rPr>
                <w:rFonts w:ascii="Gill Sans MT" w:hAnsi="Gill Sans MT"/>
                <w:i/>
                <w:iCs/>
                <w:noProof/>
                <w:sz w:val="20"/>
                <w:szCs w:val="20"/>
              </w:rPr>
              <mc:AlternateContent>
                <mc:Choice Requires="wps">
                  <w:drawing>
                    <wp:anchor distT="0" distB="0" distL="114300" distR="114300" simplePos="0" relativeHeight="251666432" behindDoc="0" locked="0" layoutInCell="1" allowOverlap="1" wp14:anchorId="2022B38A" wp14:editId="6E4E72DF">
                      <wp:simplePos x="0" y="0"/>
                      <wp:positionH relativeFrom="column">
                        <wp:posOffset>2606040</wp:posOffset>
                      </wp:positionH>
                      <wp:positionV relativeFrom="paragraph">
                        <wp:posOffset>132080</wp:posOffset>
                      </wp:positionV>
                      <wp:extent cx="274320" cy="243840"/>
                      <wp:effectExtent l="7620" t="10795" r="13335" b="12065"/>
                      <wp:wrapNone/>
                      <wp:docPr id="175" name="Text 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43840"/>
                              </a:xfrm>
                              <a:prstGeom prst="rect">
                                <a:avLst/>
                              </a:prstGeom>
                              <a:solidFill>
                                <a:srgbClr val="FFFFFF"/>
                              </a:solidFill>
                              <a:ln w="9525">
                                <a:solidFill>
                                  <a:srgbClr val="000000"/>
                                </a:solidFill>
                                <a:miter lim="800000"/>
                                <a:headEnd/>
                                <a:tailEnd/>
                              </a:ln>
                            </wps:spPr>
                            <wps:txbx>
                              <w:txbxContent>
                                <w:p w14:paraId="0E44A2E6" w14:textId="77777777" w:rsidR="00070B35" w:rsidRDefault="00070B35" w:rsidP="00070B3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22B38A" id="Text Box 175" o:spid="_x0000_s1051" type="#_x0000_t202" style="position:absolute;margin-left:205.2pt;margin-top:10.4pt;width:21.6pt;height:19.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">
                      <v:textbox>
                        <w:txbxContent>
                          <w:p w14:paraId="0E44A2E6" w14:textId="77777777" w:rsidR="00070B35" w:rsidRDefault="00070B35" w:rsidP="00070B35"/>
                        </w:txbxContent>
                      </v:textbox>
                    </v:shape>
                  </w:pict>
                </mc:Fallback>
              </mc:AlternateContent>
            </w:r>
          </w:p>
        </w:tc>
      </w:tr>
      <w:tr w:rsidR="00070B35" w:rsidRPr="00CF4045" w14:paraId="07F8579D" w14:textId="77777777" w:rsidTr="00584AA5">
        <w:tc>
          <w:tcPr>
            <w:tcW w:w="4686" w:type="dxa"/>
            <w:shd w:val="clear" w:color="auto" w:fill="auto"/>
          </w:tcPr>
          <w:p w14:paraId="50A033CB" w14:textId="77777777" w:rsidR="00070B35" w:rsidRPr="00CF4045" w:rsidRDefault="00070B35" w:rsidP="003069FC">
            <w:pPr>
              <w:spacing w:before="240" w:line="360" w:lineRule="auto"/>
              <w:rPr>
                <w:rFonts w:ascii="Gill Sans MT" w:hAnsi="Gill Sans MT"/>
                <w:bCs/>
                <w:iCs/>
                <w:sz w:val="20"/>
                <w:szCs w:val="20"/>
              </w:rPr>
            </w:pPr>
            <w:r w:rsidRPr="00CF4045">
              <w:rPr>
                <w:rFonts w:ascii="Gill Sans MT" w:hAnsi="Gill Sans MT"/>
                <w:bCs/>
                <w:iCs/>
                <w:sz w:val="20"/>
                <w:szCs w:val="20"/>
              </w:rPr>
              <w:t>Name of Mapper</w:t>
            </w:r>
          </w:p>
        </w:tc>
        <w:tc>
          <w:tcPr>
            <w:tcW w:w="4664" w:type="dxa"/>
            <w:shd w:val="clear" w:color="auto" w:fill="auto"/>
          </w:tcPr>
          <w:p w14:paraId="2CEFD62D" w14:textId="77777777" w:rsidR="00070B35" w:rsidRPr="00CF4045" w:rsidRDefault="00070B35" w:rsidP="003069FC">
            <w:pPr>
              <w:spacing w:before="240" w:line="360" w:lineRule="auto"/>
              <w:rPr>
                <w:rFonts w:ascii="Gill Sans MT" w:hAnsi="Gill Sans MT"/>
                <w:i/>
                <w:iCs/>
                <w:sz w:val="20"/>
                <w:szCs w:val="20"/>
              </w:rPr>
            </w:pPr>
            <w:r w:rsidRPr="00CF4045">
              <w:rPr>
                <w:rFonts w:ascii="Gill Sans MT" w:hAnsi="Gill Sans MT"/>
                <w:i/>
                <w:iCs/>
                <w:noProof/>
                <w:sz w:val="20"/>
                <w:szCs w:val="20"/>
              </w:rPr>
              <mc:AlternateContent>
                <mc:Choice Requires="wpg">
                  <w:drawing>
                    <wp:anchor distT="0" distB="0" distL="114300" distR="114300" simplePos="0" relativeHeight="251667456" behindDoc="0" locked="0" layoutInCell="1" allowOverlap="1" wp14:anchorId="5299C8A0" wp14:editId="70B28674">
                      <wp:simplePos x="0" y="0"/>
                      <wp:positionH relativeFrom="column">
                        <wp:posOffset>2331720</wp:posOffset>
                      </wp:positionH>
                      <wp:positionV relativeFrom="paragraph">
                        <wp:posOffset>158115</wp:posOffset>
                      </wp:positionV>
                      <wp:extent cx="548640" cy="243840"/>
                      <wp:effectExtent l="9525" t="6985" r="13335" b="6350"/>
                      <wp:wrapNone/>
                      <wp:docPr id="172" name="Group 1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43840"/>
                                <a:chOff x="10380" y="3252"/>
                                <a:chExt cx="864" cy="384"/>
                              </a:xfrm>
                            </wpg:grpSpPr>
                            <wps:wsp>
                              <wps:cNvPr id="173" name="Text Box 8"/>
                              <wps:cNvSpPr txBox="1">
                                <a:spLocks noChangeArrowheads="1"/>
                              </wps:cNvSpPr>
                              <wps:spPr bwMode="auto">
                                <a:xfrm>
                                  <a:off x="10380" y="3252"/>
                                  <a:ext cx="432" cy="384"/>
                                </a:xfrm>
                                <a:prstGeom prst="rect">
                                  <a:avLst/>
                                </a:prstGeom>
                                <a:solidFill>
                                  <a:srgbClr val="FFFFFF"/>
                                </a:solidFill>
                                <a:ln w="9525">
                                  <a:solidFill>
                                    <a:srgbClr val="000000"/>
                                  </a:solidFill>
                                  <a:miter lim="800000"/>
                                  <a:headEnd/>
                                  <a:tailEnd/>
                                </a:ln>
                              </wps:spPr>
                              <wps:txbx>
                                <w:txbxContent>
                                  <w:p w14:paraId="7A2A06C0" w14:textId="77777777" w:rsidR="00070B35" w:rsidRDefault="00070B35" w:rsidP="00070B35"/>
                                </w:txbxContent>
                              </wps:txbx>
                              <wps:bodyPr rot="0" vert="horz" wrap="square" lIns="91440" tIns="45720" rIns="91440" bIns="45720" anchor="t" anchorCtr="0" upright="1">
                                <a:noAutofit/>
                              </wps:bodyPr>
                            </wps:wsp>
                            <wps:wsp>
                              <wps:cNvPr id="174" name="Text Box 9"/>
                              <wps:cNvSpPr txBox="1">
                                <a:spLocks noChangeArrowheads="1"/>
                              </wps:cNvSpPr>
                              <wps:spPr bwMode="auto">
                                <a:xfrm>
                                  <a:off x="10812" y="3252"/>
                                  <a:ext cx="432" cy="384"/>
                                </a:xfrm>
                                <a:prstGeom prst="rect">
                                  <a:avLst/>
                                </a:prstGeom>
                                <a:solidFill>
                                  <a:srgbClr val="FFFFFF"/>
                                </a:solidFill>
                                <a:ln w="9525">
                                  <a:solidFill>
                                    <a:srgbClr val="000000"/>
                                  </a:solidFill>
                                  <a:miter lim="800000"/>
                                  <a:headEnd/>
                                  <a:tailEnd/>
                                </a:ln>
                              </wps:spPr>
                              <wps:txbx>
                                <w:txbxContent>
                                  <w:p w14:paraId="3951F29B" w14:textId="77777777" w:rsidR="00070B35" w:rsidRDefault="00070B35" w:rsidP="00070B35"/>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99C8A0" id="Group 172" o:spid="_x0000_s1052" style="position:absolute;margin-left:183.6pt;margin-top:12.45pt;width:43.2pt;height:19.2pt;z-index:251667456;mso-position-horizontal-relative:text;mso-position-vertical-relative:text" coordorigin="10380,3252" coordsize="864,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">
                      <v:shape id="Text Box 8" o:spid="_x0000_s1053" type="#_x0000_t202" style="position:absolute;left:10380;top:3252;width:432;height: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">
                        <v:textbox>
                          <w:txbxContent>
                            <w:p w14:paraId="7A2A06C0" w14:textId="77777777" w:rsidR="00070B35" w:rsidRDefault="00070B35" w:rsidP="00070B35"/>
                          </w:txbxContent>
                        </v:textbox>
                      </v:shape>
                      <v:shape id="Text Box 9" o:spid="_x0000_s1054" type="#_x0000_t202" style="position:absolute;left:10812;top:3252;width:432;height: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">
                        <v:textbox>
                          <w:txbxContent>
                            <w:p w14:paraId="3951F29B" w14:textId="77777777" w:rsidR="00070B35" w:rsidRDefault="00070B35" w:rsidP="00070B35"/>
                          </w:txbxContent>
                        </v:textbox>
                      </v:shape>
                    </v:group>
                  </w:pict>
                </mc:Fallback>
              </mc:AlternateContent>
            </w:r>
          </w:p>
        </w:tc>
      </w:tr>
      <w:tr w:rsidR="00070B35" w:rsidRPr="00CF4045" w14:paraId="09965E65" w14:textId="77777777" w:rsidTr="00584AA5">
        <w:tc>
          <w:tcPr>
            <w:tcW w:w="4686" w:type="dxa"/>
            <w:shd w:val="clear" w:color="auto" w:fill="auto"/>
          </w:tcPr>
          <w:p w14:paraId="5D45DEA7" w14:textId="77777777" w:rsidR="00070B35" w:rsidRPr="00CF4045" w:rsidRDefault="00070B35" w:rsidP="003069FC">
            <w:pPr>
              <w:spacing w:before="240" w:line="360" w:lineRule="auto"/>
              <w:rPr>
                <w:rFonts w:ascii="Gill Sans MT" w:hAnsi="Gill Sans MT"/>
                <w:bCs/>
                <w:iCs/>
                <w:sz w:val="20"/>
                <w:szCs w:val="20"/>
              </w:rPr>
            </w:pPr>
            <w:r w:rsidRPr="00CF4045">
              <w:rPr>
                <w:rFonts w:ascii="Gill Sans MT" w:hAnsi="Gill Sans MT"/>
                <w:bCs/>
                <w:iCs/>
                <w:sz w:val="20"/>
                <w:szCs w:val="20"/>
              </w:rPr>
              <w:t>Name of Lister</w:t>
            </w:r>
          </w:p>
        </w:tc>
        <w:tc>
          <w:tcPr>
            <w:tcW w:w="4664" w:type="dxa"/>
            <w:shd w:val="clear" w:color="auto" w:fill="auto"/>
          </w:tcPr>
          <w:p w14:paraId="5C7B847C" w14:textId="77777777" w:rsidR="00070B35" w:rsidRPr="00CF4045" w:rsidRDefault="00070B35" w:rsidP="003069FC">
            <w:pPr>
              <w:spacing w:before="240" w:line="360" w:lineRule="auto"/>
              <w:rPr>
                <w:rFonts w:ascii="Gill Sans MT" w:hAnsi="Gill Sans MT"/>
                <w:i/>
                <w:iCs/>
                <w:sz w:val="20"/>
                <w:szCs w:val="20"/>
              </w:rPr>
            </w:pPr>
            <w:r w:rsidRPr="00CF4045">
              <w:rPr>
                <w:rFonts w:ascii="Gill Sans MT" w:hAnsi="Gill Sans MT"/>
                <w:i/>
                <w:iCs/>
                <w:noProof/>
                <w:sz w:val="20"/>
                <w:szCs w:val="20"/>
              </w:rPr>
              <mc:AlternateContent>
                <mc:Choice Requires="wpg">
                  <w:drawing>
                    <wp:anchor distT="0" distB="0" distL="114300" distR="114300" simplePos="0" relativeHeight="251668480" behindDoc="0" locked="0" layoutInCell="1" allowOverlap="1" wp14:anchorId="0BDCF24D" wp14:editId="364825A7">
                      <wp:simplePos x="0" y="0"/>
                      <wp:positionH relativeFrom="column">
                        <wp:posOffset>2331720</wp:posOffset>
                      </wp:positionH>
                      <wp:positionV relativeFrom="paragraph">
                        <wp:posOffset>100965</wp:posOffset>
                      </wp:positionV>
                      <wp:extent cx="548640" cy="243840"/>
                      <wp:effectExtent l="9525" t="5080" r="13335" b="8255"/>
                      <wp:wrapNone/>
                      <wp:docPr id="167" name="Group 1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43840"/>
                                <a:chOff x="10620" y="3492"/>
                                <a:chExt cx="864" cy="384"/>
                              </a:xfrm>
                            </wpg:grpSpPr>
                            <wps:wsp>
                              <wps:cNvPr id="168" name="Text Box 11"/>
                              <wps:cNvSpPr txBox="1">
                                <a:spLocks noChangeArrowheads="1"/>
                              </wps:cNvSpPr>
                              <wps:spPr bwMode="auto">
                                <a:xfrm>
                                  <a:off x="10620" y="3492"/>
                                  <a:ext cx="432" cy="384"/>
                                </a:xfrm>
                                <a:prstGeom prst="rect">
                                  <a:avLst/>
                                </a:prstGeom>
                                <a:solidFill>
                                  <a:srgbClr val="FFFFFF"/>
                                </a:solidFill>
                                <a:ln w="9525">
                                  <a:solidFill>
                                    <a:srgbClr val="000000"/>
                                  </a:solidFill>
                                  <a:miter lim="800000"/>
                                  <a:headEnd/>
                                  <a:tailEnd/>
                                </a:ln>
                              </wps:spPr>
                              <wps:txbx>
                                <w:txbxContent>
                                  <w:p w14:paraId="17D4EBB8" w14:textId="77777777" w:rsidR="00070B35" w:rsidRDefault="00070B35" w:rsidP="00070B35"/>
                                </w:txbxContent>
                              </wps:txbx>
                              <wps:bodyPr rot="0" vert="horz" wrap="square" lIns="91440" tIns="45720" rIns="91440" bIns="45720" anchor="t" anchorCtr="0" upright="1">
                                <a:noAutofit/>
                              </wps:bodyPr>
                            </wps:wsp>
                            <wps:wsp>
                              <wps:cNvPr id="169" name="Text Box 12"/>
                              <wps:cNvSpPr txBox="1">
                                <a:spLocks noChangeArrowheads="1"/>
                              </wps:cNvSpPr>
                              <wps:spPr bwMode="auto">
                                <a:xfrm>
                                  <a:off x="11052" y="3492"/>
                                  <a:ext cx="432" cy="384"/>
                                </a:xfrm>
                                <a:prstGeom prst="rect">
                                  <a:avLst/>
                                </a:prstGeom>
                                <a:solidFill>
                                  <a:srgbClr val="FFFFFF"/>
                                </a:solidFill>
                                <a:ln w="9525">
                                  <a:solidFill>
                                    <a:srgbClr val="000000"/>
                                  </a:solidFill>
                                  <a:miter lim="800000"/>
                                  <a:headEnd/>
                                  <a:tailEnd/>
                                </a:ln>
                              </wps:spPr>
                              <wps:txbx>
                                <w:txbxContent>
                                  <w:p w14:paraId="5E63A94A" w14:textId="77777777" w:rsidR="00070B35" w:rsidRDefault="00070B35" w:rsidP="00070B35"/>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DCF24D" id="Group 167" o:spid="_x0000_s1055" style="position:absolute;margin-left:183.6pt;margin-top:7.95pt;width:43.2pt;height:19.2pt;z-index:251668480;mso-position-horizontal-relative:text;mso-position-vertical-relative:text" coordorigin="10620,3492" coordsize="864,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">
                      <v:shape id="Text Box 11" o:spid="_x0000_s1056" type="#_x0000_t202" style="position:absolute;left:10620;top:3492;width:432;height: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">
                        <v:textbox>
                          <w:txbxContent>
                            <w:p w14:paraId="17D4EBB8" w14:textId="77777777" w:rsidR="00070B35" w:rsidRDefault="00070B35" w:rsidP="00070B35"/>
                          </w:txbxContent>
                        </v:textbox>
                      </v:shape>
                      <v:shape id="Text Box 12" o:spid="_x0000_s1057" type="#_x0000_t202" style="position:absolute;left:11052;top:3492;width:432;height: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">
                        <v:textbox>
                          <w:txbxContent>
                            <w:p w14:paraId="5E63A94A" w14:textId="77777777" w:rsidR="00070B35" w:rsidRDefault="00070B35" w:rsidP="00070B35"/>
                          </w:txbxContent>
                        </v:textbox>
                      </v:shape>
                    </v:group>
                  </w:pict>
                </mc:Fallback>
              </mc:AlternateContent>
            </w:r>
          </w:p>
        </w:tc>
      </w:tr>
    </w:tbl>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1260"/>
      </w:tblGrid>
      <w:tr w:rsidR="00070B35" w14:paraId="6294B5DE" w14:textId="77777777" w:rsidTr="003069FC">
        <w:tc>
          <w:tcPr>
            <w:tcW w:w="2065" w:type="dxa"/>
          </w:tcPr>
          <w:p w14:paraId="68AFF7E5" w14:textId="77777777" w:rsidR="00070B35" w:rsidRDefault="00070B35" w:rsidP="003069FC">
            <w:pPr>
              <w:spacing w:before="240" w:after="240"/>
              <w:rPr>
                <w:rFonts w:ascii="Gill Sans MT" w:hAnsi="Gill Sans MT"/>
              </w:rPr>
            </w:pPr>
            <w:r w:rsidRPr="00CF4045">
              <w:rPr>
                <w:rFonts w:ascii="Gill Sans MT" w:hAnsi="Gill Sans MT"/>
              </w:rPr>
              <w:t xml:space="preserve">Number of </w:t>
            </w:r>
            <w:proofErr w:type="gramStart"/>
            <w:r w:rsidRPr="00CF4045">
              <w:rPr>
                <w:rFonts w:ascii="Gill Sans MT" w:hAnsi="Gill Sans MT"/>
              </w:rPr>
              <w:t>segment</w:t>
            </w:r>
            <w:proofErr w:type="gramEnd"/>
            <w:r w:rsidRPr="00CF4045">
              <w:rPr>
                <w:rFonts w:ascii="Gill Sans MT" w:hAnsi="Gill Sans MT"/>
              </w:rPr>
              <w:t xml:space="preserve">: </w:t>
            </w:r>
          </w:p>
        </w:tc>
        <w:tc>
          <w:tcPr>
            <w:tcW w:w="1260" w:type="dxa"/>
          </w:tcPr>
          <w:p w14:paraId="41C5F6AA" w14:textId="77777777" w:rsidR="00070B35" w:rsidRDefault="00070B35" w:rsidP="003069FC">
            <w:pPr>
              <w:spacing w:before="240" w:after="240"/>
              <w:rPr>
                <w:rFonts w:ascii="Gill Sans MT" w:hAnsi="Gill Sans MT"/>
              </w:rPr>
            </w:pPr>
            <w:r w:rsidRPr="00CF4045">
              <w:rPr>
                <w:rFonts w:ascii="Gill Sans MT" w:hAnsi="Gill Sans MT"/>
                <w:noProof/>
              </w:rPr>
              <mc:AlternateContent>
                <mc:Choice Requires="wpg">
                  <w:drawing>
                    <wp:inline distT="0" distB="0" distL="0" distR="0" wp14:anchorId="08D93B8F" wp14:editId="10CE7FCB">
                      <wp:extent cx="548640" cy="243840"/>
                      <wp:effectExtent l="0" t="0" r="22860" b="22860"/>
                      <wp:docPr id="164" name="Group 1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43840"/>
                                <a:chOff x="10620" y="3492"/>
                                <a:chExt cx="864" cy="384"/>
                              </a:xfrm>
                            </wpg:grpSpPr>
                            <wps:wsp>
                              <wps:cNvPr id="165" name="Text Box 18"/>
                              <wps:cNvSpPr txBox="1">
                                <a:spLocks noChangeArrowheads="1"/>
                              </wps:cNvSpPr>
                              <wps:spPr bwMode="auto">
                                <a:xfrm>
                                  <a:off x="10620" y="3492"/>
                                  <a:ext cx="432" cy="384"/>
                                </a:xfrm>
                                <a:prstGeom prst="rect">
                                  <a:avLst/>
                                </a:prstGeom>
                                <a:solidFill>
                                  <a:srgbClr val="FFFFFF"/>
                                </a:solidFill>
                                <a:ln w="9525">
                                  <a:solidFill>
                                    <a:srgbClr val="000000"/>
                                  </a:solidFill>
                                  <a:miter lim="800000"/>
                                  <a:headEnd/>
                                  <a:tailEnd/>
                                </a:ln>
                              </wps:spPr>
                              <wps:txbx>
                                <w:txbxContent>
                                  <w:p w14:paraId="3062659C" w14:textId="77777777" w:rsidR="00070B35" w:rsidRDefault="00070B35" w:rsidP="00070B35"/>
                                </w:txbxContent>
                              </wps:txbx>
                              <wps:bodyPr rot="0" vert="horz" wrap="square" lIns="91440" tIns="45720" rIns="91440" bIns="45720" anchor="t" anchorCtr="0" upright="1">
                                <a:noAutofit/>
                              </wps:bodyPr>
                            </wps:wsp>
                            <wps:wsp>
                              <wps:cNvPr id="166" name="Text Box 19"/>
                              <wps:cNvSpPr txBox="1">
                                <a:spLocks noChangeArrowheads="1"/>
                              </wps:cNvSpPr>
                              <wps:spPr bwMode="auto">
                                <a:xfrm>
                                  <a:off x="11052" y="3492"/>
                                  <a:ext cx="432" cy="384"/>
                                </a:xfrm>
                                <a:prstGeom prst="rect">
                                  <a:avLst/>
                                </a:prstGeom>
                                <a:solidFill>
                                  <a:srgbClr val="FFFFFF"/>
                                </a:solidFill>
                                <a:ln w="9525">
                                  <a:solidFill>
                                    <a:srgbClr val="000000"/>
                                  </a:solidFill>
                                  <a:miter lim="800000"/>
                                  <a:headEnd/>
                                  <a:tailEnd/>
                                </a:ln>
                              </wps:spPr>
                              <wps:txbx>
                                <w:txbxContent>
                                  <w:p w14:paraId="50AA20F3" w14:textId="77777777" w:rsidR="00070B35" w:rsidRDefault="00070B35" w:rsidP="00070B35"/>
                                </w:txbxContent>
                              </wps:txbx>
                              <wps:bodyPr rot="0" vert="horz" wrap="square" lIns="91440" tIns="45720" rIns="91440" bIns="45720" anchor="t" anchorCtr="0" upright="1">
                                <a:noAutofit/>
                              </wps:bodyPr>
                            </wps:wsp>
                          </wpg:wgp>
                        </a:graphicData>
                      </a:graphic>
                    </wp:inline>
                  </w:drawing>
                </mc:Choice>
                <mc:Fallback>
                  <w:pict>
                    <v:group w14:anchorId="08D93B8F" id="Group 164" o:spid="_x0000_s1058" style="width:43.2pt;height:19.2pt;mso-position-horizontal-relative:char;mso-position-vertical-relative:line" coordorigin="10620,3492" coordsize="864,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">
                      <v:shape id="Text Box 18" o:spid="_x0000_s1059" type="#_x0000_t202" style="position:absolute;left:10620;top:3492;width:432;height: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">
                        <v:textbox>
                          <w:txbxContent>
                            <w:p w14:paraId="3062659C" w14:textId="77777777" w:rsidR="00070B35" w:rsidRDefault="00070B35" w:rsidP="00070B35"/>
                          </w:txbxContent>
                        </v:textbox>
                      </v:shape>
                      <v:shape id="Text Box 19" o:spid="_x0000_s1060" type="#_x0000_t202" style="position:absolute;left:11052;top:3492;width:432;height: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">
                        <v:textbox>
                          <w:txbxContent>
                            <w:p w14:paraId="50AA20F3" w14:textId="77777777" w:rsidR="00070B35" w:rsidRDefault="00070B35" w:rsidP="00070B35"/>
                          </w:txbxContent>
                        </v:textbox>
                      </v:shape>
                      <w10:anchorlock/>
                    </v:group>
                  </w:pict>
                </mc:Fallback>
              </mc:AlternateContent>
            </w:r>
          </w:p>
        </w:tc>
      </w:tr>
    </w:tbl>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2677"/>
        <w:gridCol w:w="1620"/>
        <w:gridCol w:w="2610"/>
      </w:tblGrid>
      <w:tr w:rsidR="00070B35" w:rsidRPr="00CF4045" w14:paraId="5DC07519" w14:textId="77777777" w:rsidTr="00B62918">
        <w:trPr>
          <w:trHeight w:val="359"/>
        </w:trPr>
        <w:tc>
          <w:tcPr>
            <w:tcW w:w="2448" w:type="dxa"/>
            <w:shd w:val="clear" w:color="auto" w:fill="387990"/>
            <w:vAlign w:val="center"/>
          </w:tcPr>
          <w:p w14:paraId="7E11E4E1" w14:textId="77777777" w:rsidR="00070B35" w:rsidRPr="00CF4045" w:rsidRDefault="00070B35" w:rsidP="003069FC">
            <w:pPr>
              <w:spacing w:after="0"/>
              <w:jc w:val="center"/>
              <w:rPr>
                <w:rFonts w:ascii="Gill Sans MT" w:hAnsi="Gill Sans MT"/>
                <w:b/>
                <w:color w:val="FFFFFF" w:themeColor="background1"/>
                <w:sz w:val="20"/>
                <w:szCs w:val="20"/>
              </w:rPr>
            </w:pPr>
            <w:r w:rsidRPr="00CF4045">
              <w:rPr>
                <w:rFonts w:ascii="Gill Sans MT" w:hAnsi="Gill Sans MT"/>
                <w:b/>
                <w:color w:val="FFFFFF" w:themeColor="background1"/>
                <w:sz w:val="20"/>
                <w:szCs w:val="20"/>
              </w:rPr>
              <w:t>Segment number</w:t>
            </w:r>
          </w:p>
        </w:tc>
        <w:tc>
          <w:tcPr>
            <w:tcW w:w="2677" w:type="dxa"/>
            <w:shd w:val="clear" w:color="auto" w:fill="387990"/>
            <w:vAlign w:val="center"/>
          </w:tcPr>
          <w:p w14:paraId="0F8686C6" w14:textId="77777777" w:rsidR="00070B35" w:rsidRPr="00CF4045" w:rsidRDefault="00070B35" w:rsidP="003069FC">
            <w:pPr>
              <w:spacing w:after="0"/>
              <w:jc w:val="center"/>
              <w:rPr>
                <w:rFonts w:ascii="Gill Sans MT" w:hAnsi="Gill Sans MT"/>
                <w:b/>
                <w:color w:val="FFFFFF" w:themeColor="background1"/>
                <w:sz w:val="20"/>
                <w:szCs w:val="20"/>
              </w:rPr>
            </w:pPr>
            <w:r w:rsidRPr="00CF4045">
              <w:rPr>
                <w:rFonts w:ascii="Gill Sans MT" w:hAnsi="Gill Sans MT"/>
                <w:b/>
                <w:color w:val="FFFFFF" w:themeColor="background1"/>
                <w:sz w:val="20"/>
                <w:szCs w:val="20"/>
              </w:rPr>
              <w:t>Number of households</w:t>
            </w:r>
          </w:p>
        </w:tc>
        <w:tc>
          <w:tcPr>
            <w:tcW w:w="1620" w:type="dxa"/>
            <w:shd w:val="clear" w:color="auto" w:fill="387990"/>
            <w:vAlign w:val="center"/>
          </w:tcPr>
          <w:p w14:paraId="36ED174C" w14:textId="77777777" w:rsidR="00070B35" w:rsidRPr="00CF4045" w:rsidRDefault="00070B35" w:rsidP="003069FC">
            <w:pPr>
              <w:spacing w:after="0"/>
              <w:jc w:val="center"/>
              <w:rPr>
                <w:rFonts w:ascii="Gill Sans MT" w:hAnsi="Gill Sans MT"/>
                <w:b/>
                <w:color w:val="FFFFFF" w:themeColor="background1"/>
                <w:sz w:val="20"/>
                <w:szCs w:val="20"/>
              </w:rPr>
            </w:pPr>
            <w:r w:rsidRPr="00CF4045">
              <w:rPr>
                <w:rFonts w:ascii="Gill Sans MT" w:hAnsi="Gill Sans MT"/>
                <w:b/>
                <w:color w:val="FFFFFF" w:themeColor="background1"/>
                <w:sz w:val="20"/>
                <w:szCs w:val="20"/>
              </w:rPr>
              <w:t>Percent</w:t>
            </w:r>
          </w:p>
        </w:tc>
        <w:tc>
          <w:tcPr>
            <w:tcW w:w="2610" w:type="dxa"/>
            <w:shd w:val="clear" w:color="auto" w:fill="387990"/>
            <w:vAlign w:val="center"/>
          </w:tcPr>
          <w:p w14:paraId="40A38F62" w14:textId="77777777" w:rsidR="00070B35" w:rsidRPr="00CF4045" w:rsidRDefault="00070B35" w:rsidP="003069FC">
            <w:pPr>
              <w:spacing w:after="0"/>
              <w:jc w:val="center"/>
              <w:rPr>
                <w:rFonts w:ascii="Gill Sans MT" w:hAnsi="Gill Sans MT"/>
                <w:b/>
                <w:color w:val="FFFFFF" w:themeColor="background1"/>
                <w:sz w:val="20"/>
                <w:szCs w:val="20"/>
              </w:rPr>
            </w:pPr>
            <w:r w:rsidRPr="00CF4045">
              <w:rPr>
                <w:rFonts w:ascii="Gill Sans MT" w:hAnsi="Gill Sans MT"/>
                <w:b/>
                <w:color w:val="FFFFFF" w:themeColor="background1"/>
                <w:sz w:val="20"/>
                <w:szCs w:val="20"/>
              </w:rPr>
              <w:t>Cumulative percent</w:t>
            </w:r>
          </w:p>
        </w:tc>
      </w:tr>
      <w:tr w:rsidR="00070B35" w:rsidRPr="00CF4045" w14:paraId="129A88CA" w14:textId="77777777" w:rsidTr="00B62918">
        <w:trPr>
          <w:trHeight w:val="530"/>
        </w:trPr>
        <w:tc>
          <w:tcPr>
            <w:tcW w:w="2448" w:type="dxa"/>
            <w:vAlign w:val="center"/>
          </w:tcPr>
          <w:p w14:paraId="3B591966" w14:textId="77777777" w:rsidR="00070B35" w:rsidRPr="00CF4045" w:rsidRDefault="00070B35" w:rsidP="00C82A31">
            <w:pPr>
              <w:spacing w:after="0"/>
              <w:jc w:val="center"/>
              <w:rPr>
                <w:rFonts w:ascii="Gill Sans MT" w:hAnsi="Gill Sans MT"/>
                <w:sz w:val="20"/>
                <w:szCs w:val="20"/>
              </w:rPr>
            </w:pPr>
            <w:r w:rsidRPr="00CF4045">
              <w:rPr>
                <w:rFonts w:ascii="Gill Sans MT" w:hAnsi="Gill Sans MT"/>
                <w:sz w:val="20"/>
                <w:szCs w:val="20"/>
              </w:rPr>
              <w:t>1</w:t>
            </w:r>
          </w:p>
        </w:tc>
        <w:tc>
          <w:tcPr>
            <w:tcW w:w="2677" w:type="dxa"/>
          </w:tcPr>
          <w:p w14:paraId="6430254F" w14:textId="77777777" w:rsidR="00070B35" w:rsidRPr="00CF4045" w:rsidRDefault="00070B35" w:rsidP="00C82A31">
            <w:pPr>
              <w:spacing w:after="0"/>
              <w:jc w:val="center"/>
              <w:rPr>
                <w:rFonts w:ascii="Gill Sans MT" w:hAnsi="Gill Sans MT"/>
                <w:b/>
                <w:sz w:val="20"/>
                <w:szCs w:val="20"/>
              </w:rPr>
            </w:pPr>
          </w:p>
        </w:tc>
        <w:tc>
          <w:tcPr>
            <w:tcW w:w="1620" w:type="dxa"/>
          </w:tcPr>
          <w:p w14:paraId="26143DF0" w14:textId="77777777" w:rsidR="00070B35" w:rsidRPr="00CF4045" w:rsidRDefault="00070B35" w:rsidP="00C82A31">
            <w:pPr>
              <w:spacing w:after="0"/>
              <w:jc w:val="center"/>
              <w:rPr>
                <w:rFonts w:ascii="Gill Sans MT" w:hAnsi="Gill Sans MT"/>
                <w:sz w:val="20"/>
                <w:szCs w:val="20"/>
              </w:rPr>
            </w:pPr>
          </w:p>
        </w:tc>
        <w:tc>
          <w:tcPr>
            <w:tcW w:w="2610" w:type="dxa"/>
          </w:tcPr>
          <w:p w14:paraId="7198EBCA" w14:textId="77777777" w:rsidR="00070B35" w:rsidRPr="00CF4045" w:rsidRDefault="00070B35" w:rsidP="00C82A31">
            <w:pPr>
              <w:spacing w:after="0"/>
              <w:jc w:val="center"/>
              <w:rPr>
                <w:rFonts w:ascii="Gill Sans MT" w:hAnsi="Gill Sans MT"/>
                <w:b/>
                <w:sz w:val="20"/>
                <w:szCs w:val="20"/>
              </w:rPr>
            </w:pPr>
          </w:p>
        </w:tc>
      </w:tr>
      <w:tr w:rsidR="00070B35" w:rsidRPr="00CF4045" w14:paraId="2F258595" w14:textId="77777777" w:rsidTr="00B62918">
        <w:trPr>
          <w:trHeight w:val="530"/>
        </w:trPr>
        <w:tc>
          <w:tcPr>
            <w:tcW w:w="2448" w:type="dxa"/>
            <w:vAlign w:val="center"/>
          </w:tcPr>
          <w:p w14:paraId="4D7E7025" w14:textId="77777777" w:rsidR="00070B35" w:rsidRPr="00CF4045" w:rsidRDefault="00070B35" w:rsidP="00C82A31">
            <w:pPr>
              <w:spacing w:after="0"/>
              <w:jc w:val="center"/>
              <w:rPr>
                <w:rFonts w:ascii="Gill Sans MT" w:hAnsi="Gill Sans MT"/>
                <w:sz w:val="20"/>
                <w:szCs w:val="20"/>
              </w:rPr>
            </w:pPr>
            <w:r w:rsidRPr="00CF4045">
              <w:rPr>
                <w:rFonts w:ascii="Gill Sans MT" w:hAnsi="Gill Sans MT"/>
                <w:sz w:val="20"/>
                <w:szCs w:val="20"/>
              </w:rPr>
              <w:t>2</w:t>
            </w:r>
          </w:p>
        </w:tc>
        <w:tc>
          <w:tcPr>
            <w:tcW w:w="2677" w:type="dxa"/>
          </w:tcPr>
          <w:p w14:paraId="06A10F37" w14:textId="77777777" w:rsidR="00070B35" w:rsidRPr="00CF4045" w:rsidRDefault="00070B35" w:rsidP="00C82A31">
            <w:pPr>
              <w:spacing w:after="0"/>
              <w:jc w:val="center"/>
              <w:rPr>
                <w:rFonts w:ascii="Gill Sans MT" w:hAnsi="Gill Sans MT"/>
                <w:sz w:val="20"/>
                <w:szCs w:val="20"/>
              </w:rPr>
            </w:pPr>
          </w:p>
        </w:tc>
        <w:tc>
          <w:tcPr>
            <w:tcW w:w="1620" w:type="dxa"/>
          </w:tcPr>
          <w:p w14:paraId="6BD1674D" w14:textId="77777777" w:rsidR="00070B35" w:rsidRPr="00CF4045" w:rsidRDefault="00070B35" w:rsidP="00C82A31">
            <w:pPr>
              <w:spacing w:after="0"/>
              <w:jc w:val="center"/>
              <w:rPr>
                <w:rFonts w:ascii="Gill Sans MT" w:hAnsi="Gill Sans MT"/>
                <w:sz w:val="20"/>
                <w:szCs w:val="20"/>
              </w:rPr>
            </w:pPr>
          </w:p>
        </w:tc>
        <w:tc>
          <w:tcPr>
            <w:tcW w:w="2610" w:type="dxa"/>
          </w:tcPr>
          <w:p w14:paraId="5B74E943" w14:textId="77777777" w:rsidR="00070B35" w:rsidRPr="00CF4045" w:rsidRDefault="00070B35" w:rsidP="00C82A31">
            <w:pPr>
              <w:spacing w:after="0"/>
              <w:jc w:val="center"/>
              <w:rPr>
                <w:rFonts w:ascii="Gill Sans MT" w:hAnsi="Gill Sans MT"/>
                <w:b/>
                <w:sz w:val="20"/>
                <w:szCs w:val="20"/>
              </w:rPr>
            </w:pPr>
          </w:p>
        </w:tc>
      </w:tr>
      <w:tr w:rsidR="00070B35" w:rsidRPr="00CF4045" w14:paraId="6BF13114" w14:textId="77777777" w:rsidTr="00B62918">
        <w:trPr>
          <w:trHeight w:val="530"/>
        </w:trPr>
        <w:tc>
          <w:tcPr>
            <w:tcW w:w="2448" w:type="dxa"/>
            <w:vAlign w:val="center"/>
          </w:tcPr>
          <w:p w14:paraId="4D828197" w14:textId="77777777" w:rsidR="00070B35" w:rsidRPr="00CF4045" w:rsidRDefault="00070B35" w:rsidP="00C82A31">
            <w:pPr>
              <w:spacing w:after="0"/>
              <w:jc w:val="center"/>
              <w:rPr>
                <w:rFonts w:ascii="Gill Sans MT" w:hAnsi="Gill Sans MT"/>
                <w:sz w:val="20"/>
                <w:szCs w:val="20"/>
              </w:rPr>
            </w:pPr>
            <w:r w:rsidRPr="00CF4045">
              <w:rPr>
                <w:rFonts w:ascii="Gill Sans MT" w:hAnsi="Gill Sans MT"/>
                <w:sz w:val="20"/>
                <w:szCs w:val="20"/>
              </w:rPr>
              <w:t>3</w:t>
            </w:r>
          </w:p>
        </w:tc>
        <w:tc>
          <w:tcPr>
            <w:tcW w:w="2677" w:type="dxa"/>
          </w:tcPr>
          <w:p w14:paraId="22B25D3E" w14:textId="77777777" w:rsidR="00070B35" w:rsidRPr="00CF4045" w:rsidRDefault="00070B35" w:rsidP="00C82A31">
            <w:pPr>
              <w:spacing w:after="0"/>
              <w:jc w:val="center"/>
              <w:rPr>
                <w:rFonts w:ascii="Gill Sans MT" w:hAnsi="Gill Sans MT"/>
                <w:sz w:val="20"/>
                <w:szCs w:val="20"/>
              </w:rPr>
            </w:pPr>
          </w:p>
        </w:tc>
        <w:tc>
          <w:tcPr>
            <w:tcW w:w="1620" w:type="dxa"/>
          </w:tcPr>
          <w:p w14:paraId="2FAFCFC4" w14:textId="77777777" w:rsidR="00070B35" w:rsidRPr="00CF4045" w:rsidRDefault="00070B35" w:rsidP="00C82A31">
            <w:pPr>
              <w:spacing w:after="0"/>
              <w:jc w:val="center"/>
              <w:rPr>
                <w:rFonts w:ascii="Gill Sans MT" w:hAnsi="Gill Sans MT"/>
                <w:sz w:val="20"/>
                <w:szCs w:val="20"/>
              </w:rPr>
            </w:pPr>
          </w:p>
        </w:tc>
        <w:tc>
          <w:tcPr>
            <w:tcW w:w="2610" w:type="dxa"/>
          </w:tcPr>
          <w:p w14:paraId="06C26D8B" w14:textId="77777777" w:rsidR="00070B35" w:rsidRPr="00CF4045" w:rsidRDefault="00070B35" w:rsidP="00C82A31">
            <w:pPr>
              <w:spacing w:after="0"/>
              <w:jc w:val="center"/>
              <w:rPr>
                <w:rFonts w:ascii="Gill Sans MT" w:hAnsi="Gill Sans MT"/>
                <w:b/>
                <w:sz w:val="20"/>
                <w:szCs w:val="20"/>
              </w:rPr>
            </w:pPr>
          </w:p>
        </w:tc>
      </w:tr>
      <w:tr w:rsidR="00070B35" w:rsidRPr="00CF4045" w14:paraId="533AD8B0" w14:textId="77777777" w:rsidTr="00B62918">
        <w:trPr>
          <w:trHeight w:val="530"/>
        </w:trPr>
        <w:tc>
          <w:tcPr>
            <w:tcW w:w="2448" w:type="dxa"/>
            <w:vAlign w:val="center"/>
          </w:tcPr>
          <w:p w14:paraId="1EF4C653" w14:textId="77777777" w:rsidR="00070B35" w:rsidRPr="00CF4045" w:rsidRDefault="00070B35" w:rsidP="00C82A31">
            <w:pPr>
              <w:spacing w:after="0"/>
              <w:jc w:val="center"/>
              <w:rPr>
                <w:rFonts w:ascii="Gill Sans MT" w:hAnsi="Gill Sans MT"/>
                <w:sz w:val="20"/>
                <w:szCs w:val="20"/>
              </w:rPr>
            </w:pPr>
            <w:r w:rsidRPr="00CF4045">
              <w:rPr>
                <w:rFonts w:ascii="Gill Sans MT" w:hAnsi="Gill Sans MT"/>
                <w:sz w:val="20"/>
                <w:szCs w:val="20"/>
              </w:rPr>
              <w:t>4</w:t>
            </w:r>
          </w:p>
        </w:tc>
        <w:tc>
          <w:tcPr>
            <w:tcW w:w="2677" w:type="dxa"/>
          </w:tcPr>
          <w:p w14:paraId="2F6933F2" w14:textId="77777777" w:rsidR="00070B35" w:rsidRPr="00CF4045" w:rsidRDefault="00070B35" w:rsidP="00C82A31">
            <w:pPr>
              <w:spacing w:after="0"/>
              <w:rPr>
                <w:rFonts w:ascii="Gill Sans MT" w:hAnsi="Gill Sans MT"/>
                <w:sz w:val="20"/>
                <w:szCs w:val="20"/>
              </w:rPr>
            </w:pPr>
          </w:p>
        </w:tc>
        <w:tc>
          <w:tcPr>
            <w:tcW w:w="1620" w:type="dxa"/>
          </w:tcPr>
          <w:p w14:paraId="71FAA3ED" w14:textId="77777777" w:rsidR="00070B35" w:rsidRPr="00CF4045" w:rsidRDefault="00070B35" w:rsidP="00C82A31">
            <w:pPr>
              <w:spacing w:after="0"/>
              <w:rPr>
                <w:rFonts w:ascii="Gill Sans MT" w:hAnsi="Gill Sans MT"/>
                <w:sz w:val="20"/>
                <w:szCs w:val="20"/>
              </w:rPr>
            </w:pPr>
          </w:p>
        </w:tc>
        <w:tc>
          <w:tcPr>
            <w:tcW w:w="2610" w:type="dxa"/>
          </w:tcPr>
          <w:p w14:paraId="376FB335" w14:textId="77777777" w:rsidR="00070B35" w:rsidRPr="00CF4045" w:rsidRDefault="00070B35" w:rsidP="00C82A31">
            <w:pPr>
              <w:spacing w:after="0"/>
              <w:rPr>
                <w:rFonts w:ascii="Gill Sans MT" w:hAnsi="Gill Sans MT"/>
                <w:sz w:val="20"/>
                <w:szCs w:val="20"/>
              </w:rPr>
            </w:pPr>
          </w:p>
        </w:tc>
      </w:tr>
    </w:tbl>
    <w:p w14:paraId="1397A903" w14:textId="77777777" w:rsidR="00070B35" w:rsidRPr="00CF4045" w:rsidRDefault="00070B35" w:rsidP="00070B35">
      <w:pPr>
        <w:pStyle w:val="BodyText1"/>
        <w:spacing w:before="240"/>
      </w:pPr>
      <w:r w:rsidRPr="00CF4045">
        <w:t>Random number:</w:t>
      </w:r>
    </w:p>
    <w:p w14:paraId="3C3BA019" w14:textId="77777777" w:rsidR="00070B35" w:rsidRPr="00CF4045" w:rsidRDefault="00070B35" w:rsidP="00070B35">
      <w:pPr>
        <w:pStyle w:val="BodyText1"/>
      </w:pPr>
      <w:r w:rsidRPr="00CF4045">
        <w:t>Segment selected:</w:t>
      </w:r>
    </w:p>
    <w:p w14:paraId="574B02A5" w14:textId="77777777" w:rsidR="00070B35" w:rsidRPr="00C212DA" w:rsidRDefault="00070B35" w:rsidP="00914EE3">
      <w:pPr>
        <w:pBdr>
          <w:top w:val="nil"/>
          <w:left w:val="nil"/>
          <w:bottom w:val="nil"/>
          <w:right w:val="nil"/>
          <w:between w:val="nil"/>
        </w:pBdr>
        <w:rPr>
          <w:rFonts w:ascii="Gill Sans MT" w:eastAsia="Gill Sans" w:hAnsi="Gill Sans MT" w:cs="Gill Sans"/>
          <w:color w:val="000000"/>
        </w:rPr>
      </w:pPr>
    </w:p>
    <w:p w14:paraId="00000F43" w14:textId="2D35C442" w:rsidR="00CA4C6D" w:rsidRPr="00C212DA" w:rsidRDefault="00CA4C6D">
      <w:pPr>
        <w:pBdr>
          <w:top w:val="nil"/>
          <w:left w:val="nil"/>
          <w:bottom w:val="nil"/>
          <w:right w:val="nil"/>
          <w:between w:val="nil"/>
        </w:pBdr>
        <w:rPr>
          <w:rFonts w:ascii="Gill Sans MT" w:eastAsia="Gill Sans" w:hAnsi="Gill Sans MT" w:cs="Gill Sans"/>
          <w:color w:val="000000"/>
        </w:rPr>
        <w:sectPr w:rsidR="00CA4C6D" w:rsidRPr="00C212DA">
          <w:pgSz w:w="12240" w:h="15840"/>
          <w:pgMar w:top="1440" w:right="1440" w:bottom="1440" w:left="1440" w:header="720" w:footer="720" w:gutter="0"/>
          <w:cols w:space="720"/>
        </w:sectPr>
      </w:pPr>
    </w:p>
    <w:p w14:paraId="00000F44" w14:textId="77777777" w:rsidR="00CA4C6D" w:rsidRPr="00C212DA" w:rsidRDefault="00D650E5">
      <w:pPr>
        <w:pStyle w:val="Heading2"/>
        <w:ind w:firstLine="720"/>
      </w:pPr>
      <w:bookmarkStart w:id="126" w:name="_Toc69803344"/>
      <w:bookmarkStart w:id="127" w:name="_Toc70638356"/>
      <w:bookmarkStart w:id="128" w:name="_Toc71619725"/>
      <w:r w:rsidRPr="00C212DA">
        <w:t>B.7</w:t>
      </w:r>
      <w:r w:rsidRPr="00C212DA">
        <w:tab/>
        <w:t>LIST/7 Listing Team Assignment Form</w:t>
      </w:r>
      <w:bookmarkEnd w:id="126"/>
      <w:bookmarkEnd w:id="127"/>
      <w:bookmarkEnd w:id="128"/>
    </w:p>
    <w:p w14:paraId="00000F45" w14:textId="77777777" w:rsidR="00CA4C6D" w:rsidRPr="00C212DA" w:rsidRDefault="00D650E5">
      <w:pPr>
        <w:pBdr>
          <w:top w:val="nil"/>
          <w:left w:val="nil"/>
          <w:bottom w:val="nil"/>
          <w:right w:val="nil"/>
          <w:between w:val="nil"/>
        </w:pBdr>
        <w:jc w:val="center"/>
        <w:rPr>
          <w:rFonts w:ascii="Gill Sans MT" w:eastAsia="Gill Sans" w:hAnsi="Gill Sans MT" w:cs="Gill Sans"/>
          <w:b/>
          <w:color w:val="000000"/>
          <w:sz w:val="24"/>
          <w:szCs w:val="24"/>
        </w:rPr>
      </w:pPr>
      <w:r w:rsidRPr="00C212DA">
        <w:rPr>
          <w:rFonts w:ascii="Gill Sans MT" w:eastAsia="Gill Sans" w:hAnsi="Gill Sans MT" w:cs="Gill Sans"/>
          <w:b/>
          <w:color w:val="000000"/>
          <w:sz w:val="24"/>
          <w:szCs w:val="24"/>
        </w:rPr>
        <w:t>LIST/7: Listing Team Assignment Form, Feed the Future [</w:t>
      </w:r>
      <w:r w:rsidRPr="00C212DA">
        <w:rPr>
          <w:rFonts w:ascii="Gill Sans MT" w:eastAsia="Gill Sans" w:hAnsi="Gill Sans MT" w:cs="Gill Sans"/>
          <w:b/>
          <w:color w:val="000000"/>
          <w:sz w:val="24"/>
          <w:szCs w:val="24"/>
          <w:highlight w:val="yellow"/>
        </w:rPr>
        <w:t>COUNTRY</w:t>
      </w:r>
      <w:r w:rsidRPr="00C212DA">
        <w:rPr>
          <w:rFonts w:ascii="Gill Sans MT" w:eastAsia="Gill Sans" w:hAnsi="Gill Sans MT" w:cs="Gill Sans"/>
          <w:b/>
          <w:color w:val="000000"/>
          <w:sz w:val="24"/>
          <w:szCs w:val="24"/>
        </w:rPr>
        <w:t>] Zone of Influence Midline Survey [</w:t>
      </w:r>
      <w:r w:rsidRPr="00C212DA">
        <w:rPr>
          <w:rFonts w:ascii="Gill Sans MT" w:eastAsia="Gill Sans" w:hAnsi="Gill Sans MT" w:cs="Gill Sans"/>
          <w:b/>
          <w:color w:val="000000"/>
          <w:sz w:val="24"/>
          <w:szCs w:val="24"/>
          <w:highlight w:val="yellow"/>
        </w:rPr>
        <w:t>YEAR(S)</w:t>
      </w:r>
      <w:r w:rsidRPr="00C212DA">
        <w:rPr>
          <w:rFonts w:ascii="Gill Sans MT" w:eastAsia="Gill Sans" w:hAnsi="Gill Sans MT" w:cs="Gill Sans"/>
          <w:b/>
          <w:color w:val="000000"/>
          <w:sz w:val="24"/>
          <w:szCs w:val="24"/>
        </w:rPr>
        <w:t>]</w:t>
      </w:r>
    </w:p>
    <w:tbl>
      <w:tblPr>
        <w:tblStyle w:val="af8"/>
        <w:tblW w:w="131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5"/>
        <w:gridCol w:w="900"/>
        <w:gridCol w:w="1100"/>
        <w:gridCol w:w="1066"/>
        <w:gridCol w:w="1226"/>
        <w:gridCol w:w="2670"/>
        <w:gridCol w:w="986"/>
        <w:gridCol w:w="825"/>
        <w:gridCol w:w="906"/>
        <w:gridCol w:w="825"/>
        <w:gridCol w:w="1756"/>
      </w:tblGrid>
      <w:tr w:rsidR="00CA4C6D" w:rsidRPr="00C212DA" w14:paraId="7AA743A6" w14:textId="77777777" w:rsidTr="00A522E6">
        <w:trPr>
          <w:trHeight w:val="360"/>
        </w:trPr>
        <w:tc>
          <w:tcPr>
            <w:tcW w:w="1795" w:type="dxa"/>
            <w:gridSpan w:val="2"/>
            <w:shd w:val="clear" w:color="auto" w:fill="387990"/>
            <w:vAlign w:val="center"/>
          </w:tcPr>
          <w:p w14:paraId="00000F46" w14:textId="77777777" w:rsidR="00CA4C6D" w:rsidRPr="00C212DA" w:rsidRDefault="00D650E5">
            <w:pPr>
              <w:jc w:val="center"/>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TRAVEL</w:t>
            </w:r>
          </w:p>
        </w:tc>
        <w:tc>
          <w:tcPr>
            <w:tcW w:w="6062" w:type="dxa"/>
            <w:gridSpan w:val="4"/>
            <w:shd w:val="clear" w:color="auto" w:fill="387990"/>
            <w:vAlign w:val="center"/>
          </w:tcPr>
          <w:p w14:paraId="00000F48" w14:textId="77777777" w:rsidR="00CA4C6D" w:rsidRPr="00C212DA" w:rsidRDefault="00D650E5">
            <w:pPr>
              <w:jc w:val="center"/>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GEOGRAPHIC AREAS</w:t>
            </w:r>
          </w:p>
        </w:tc>
        <w:tc>
          <w:tcPr>
            <w:tcW w:w="986" w:type="dxa"/>
            <w:shd w:val="clear" w:color="auto" w:fill="387990"/>
            <w:vAlign w:val="center"/>
          </w:tcPr>
          <w:p w14:paraId="00000F4C" w14:textId="77777777" w:rsidR="00CA4C6D" w:rsidRPr="00C212DA" w:rsidRDefault="00D650E5">
            <w:pPr>
              <w:jc w:val="center"/>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 </w:t>
            </w:r>
          </w:p>
        </w:tc>
        <w:tc>
          <w:tcPr>
            <w:tcW w:w="2556" w:type="dxa"/>
            <w:gridSpan w:val="3"/>
            <w:shd w:val="clear" w:color="auto" w:fill="387990"/>
            <w:vAlign w:val="center"/>
          </w:tcPr>
          <w:p w14:paraId="00000F4D" w14:textId="77777777" w:rsidR="00CA4C6D" w:rsidRPr="00C212DA" w:rsidRDefault="00D650E5">
            <w:pPr>
              <w:jc w:val="center"/>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WORKING DURATION</w:t>
            </w:r>
          </w:p>
        </w:tc>
        <w:tc>
          <w:tcPr>
            <w:tcW w:w="1756" w:type="dxa"/>
            <w:shd w:val="clear" w:color="auto" w:fill="387990"/>
            <w:vAlign w:val="center"/>
          </w:tcPr>
          <w:p w14:paraId="00000F50" w14:textId="77777777" w:rsidR="00CA4C6D" w:rsidRPr="00C212DA" w:rsidRDefault="00D650E5">
            <w:pPr>
              <w:jc w:val="center"/>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HOUSEHOLDS</w:t>
            </w:r>
          </w:p>
        </w:tc>
      </w:tr>
      <w:tr w:rsidR="00CA4C6D" w:rsidRPr="00C212DA" w14:paraId="7DDB2718" w14:textId="77777777" w:rsidTr="00A522E6">
        <w:trPr>
          <w:trHeight w:val="564"/>
        </w:trPr>
        <w:tc>
          <w:tcPr>
            <w:tcW w:w="895" w:type="dxa"/>
            <w:shd w:val="clear" w:color="auto" w:fill="387990"/>
            <w:vAlign w:val="center"/>
          </w:tcPr>
          <w:p w14:paraId="00000F51" w14:textId="77777777" w:rsidR="00CA4C6D" w:rsidRPr="00C212DA" w:rsidRDefault="00D650E5">
            <w:pPr>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Village No.</w:t>
            </w:r>
          </w:p>
        </w:tc>
        <w:tc>
          <w:tcPr>
            <w:tcW w:w="900" w:type="dxa"/>
            <w:shd w:val="clear" w:color="auto" w:fill="387990"/>
            <w:vAlign w:val="center"/>
          </w:tcPr>
          <w:p w14:paraId="00000F52" w14:textId="77777777" w:rsidR="00CA4C6D" w:rsidRPr="00C212DA" w:rsidRDefault="00D650E5">
            <w:pPr>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Travel Date</w:t>
            </w:r>
          </w:p>
        </w:tc>
        <w:tc>
          <w:tcPr>
            <w:tcW w:w="1100" w:type="dxa"/>
            <w:shd w:val="clear" w:color="auto" w:fill="387990"/>
            <w:vAlign w:val="center"/>
          </w:tcPr>
          <w:p w14:paraId="00000F53" w14:textId="77777777" w:rsidR="00CA4C6D" w:rsidRPr="00C212DA" w:rsidRDefault="00D650E5">
            <w:pPr>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Region</w:t>
            </w:r>
          </w:p>
        </w:tc>
        <w:tc>
          <w:tcPr>
            <w:tcW w:w="1066" w:type="dxa"/>
            <w:shd w:val="clear" w:color="auto" w:fill="387990"/>
            <w:vAlign w:val="center"/>
          </w:tcPr>
          <w:p w14:paraId="00000F54" w14:textId="77777777" w:rsidR="00CA4C6D" w:rsidRPr="00C212DA" w:rsidRDefault="00D650E5">
            <w:pPr>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District</w:t>
            </w:r>
          </w:p>
        </w:tc>
        <w:tc>
          <w:tcPr>
            <w:tcW w:w="1226" w:type="dxa"/>
            <w:shd w:val="clear" w:color="auto" w:fill="387990"/>
            <w:vAlign w:val="center"/>
          </w:tcPr>
          <w:p w14:paraId="00000F55" w14:textId="77777777" w:rsidR="00CA4C6D" w:rsidRPr="00C212DA" w:rsidRDefault="00D650E5">
            <w:pPr>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County</w:t>
            </w:r>
          </w:p>
        </w:tc>
        <w:tc>
          <w:tcPr>
            <w:tcW w:w="2670" w:type="dxa"/>
            <w:shd w:val="clear" w:color="auto" w:fill="387990"/>
            <w:vAlign w:val="center"/>
          </w:tcPr>
          <w:p w14:paraId="00000F56" w14:textId="77777777" w:rsidR="00CA4C6D" w:rsidRPr="00C212DA" w:rsidRDefault="00D650E5">
            <w:pPr>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Village</w:t>
            </w:r>
          </w:p>
        </w:tc>
        <w:tc>
          <w:tcPr>
            <w:tcW w:w="986" w:type="dxa"/>
            <w:shd w:val="clear" w:color="auto" w:fill="387990"/>
            <w:vAlign w:val="center"/>
          </w:tcPr>
          <w:p w14:paraId="00000F57" w14:textId="77777777" w:rsidR="00CA4C6D" w:rsidRPr="00C212DA" w:rsidRDefault="00D650E5">
            <w:pPr>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Cluster</w:t>
            </w:r>
          </w:p>
        </w:tc>
        <w:tc>
          <w:tcPr>
            <w:tcW w:w="825" w:type="dxa"/>
            <w:shd w:val="clear" w:color="auto" w:fill="387990"/>
            <w:vAlign w:val="center"/>
          </w:tcPr>
          <w:p w14:paraId="00000F58" w14:textId="77777777" w:rsidR="00CA4C6D" w:rsidRPr="00C212DA" w:rsidRDefault="00D650E5">
            <w:pPr>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Start</w:t>
            </w:r>
          </w:p>
        </w:tc>
        <w:tc>
          <w:tcPr>
            <w:tcW w:w="906" w:type="dxa"/>
            <w:shd w:val="clear" w:color="auto" w:fill="387990"/>
            <w:vAlign w:val="center"/>
          </w:tcPr>
          <w:p w14:paraId="00000F59" w14:textId="77777777" w:rsidR="00CA4C6D" w:rsidRPr="00C212DA" w:rsidRDefault="00D650E5">
            <w:pPr>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End</w:t>
            </w:r>
          </w:p>
        </w:tc>
        <w:tc>
          <w:tcPr>
            <w:tcW w:w="825" w:type="dxa"/>
            <w:shd w:val="clear" w:color="auto" w:fill="387990"/>
            <w:vAlign w:val="center"/>
          </w:tcPr>
          <w:p w14:paraId="00000F5A" w14:textId="77777777" w:rsidR="00CA4C6D" w:rsidRPr="00C212DA" w:rsidRDefault="00D650E5">
            <w:pPr>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Days</w:t>
            </w:r>
          </w:p>
        </w:tc>
        <w:tc>
          <w:tcPr>
            <w:tcW w:w="1756" w:type="dxa"/>
            <w:shd w:val="clear" w:color="auto" w:fill="387990"/>
            <w:vAlign w:val="center"/>
          </w:tcPr>
          <w:p w14:paraId="00000F5B" w14:textId="77777777" w:rsidR="00CA4C6D" w:rsidRPr="00C212DA" w:rsidRDefault="00D650E5">
            <w:pPr>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Number of HH Listed</w:t>
            </w:r>
          </w:p>
        </w:tc>
      </w:tr>
      <w:tr w:rsidR="00CA4C6D" w:rsidRPr="00C212DA" w14:paraId="5B77C438" w14:textId="77777777">
        <w:trPr>
          <w:trHeight w:val="449"/>
        </w:trPr>
        <w:tc>
          <w:tcPr>
            <w:tcW w:w="13155" w:type="dxa"/>
            <w:gridSpan w:val="11"/>
            <w:shd w:val="clear" w:color="auto" w:fill="auto"/>
            <w:vAlign w:val="center"/>
          </w:tcPr>
          <w:p w14:paraId="00000F5C" w14:textId="77777777" w:rsidR="00CA4C6D" w:rsidRPr="00C212DA" w:rsidRDefault="00CA4C6D">
            <w:pPr>
              <w:jc w:val="center"/>
              <w:rPr>
                <w:rFonts w:ascii="Gill Sans MT" w:eastAsia="Gill Sans" w:hAnsi="Gill Sans MT" w:cs="Gill Sans"/>
                <w:sz w:val="20"/>
                <w:szCs w:val="20"/>
              </w:rPr>
            </w:pPr>
          </w:p>
          <w:p w14:paraId="00000F5D"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b/>
                <w:sz w:val="20"/>
                <w:szCs w:val="20"/>
              </w:rPr>
              <w:t>Team 1</w:t>
            </w:r>
          </w:p>
        </w:tc>
      </w:tr>
      <w:tr w:rsidR="00CA4C6D" w:rsidRPr="00C212DA" w14:paraId="1CAF85F7" w14:textId="77777777" w:rsidTr="00A522E6">
        <w:trPr>
          <w:trHeight w:val="360"/>
        </w:trPr>
        <w:tc>
          <w:tcPr>
            <w:tcW w:w="895" w:type="dxa"/>
            <w:shd w:val="clear" w:color="auto" w:fill="auto"/>
            <w:vAlign w:val="center"/>
          </w:tcPr>
          <w:p w14:paraId="00000F68"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900" w:type="dxa"/>
            <w:shd w:val="clear" w:color="auto" w:fill="auto"/>
            <w:vAlign w:val="center"/>
          </w:tcPr>
          <w:p w14:paraId="00000F69"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1100" w:type="dxa"/>
            <w:shd w:val="clear" w:color="auto" w:fill="auto"/>
            <w:vAlign w:val="center"/>
          </w:tcPr>
          <w:p w14:paraId="00000F6A"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1066" w:type="dxa"/>
            <w:shd w:val="clear" w:color="auto" w:fill="auto"/>
            <w:vAlign w:val="center"/>
          </w:tcPr>
          <w:p w14:paraId="00000F6B"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1226" w:type="dxa"/>
            <w:shd w:val="clear" w:color="auto" w:fill="auto"/>
            <w:vAlign w:val="center"/>
          </w:tcPr>
          <w:p w14:paraId="00000F6C"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2670" w:type="dxa"/>
            <w:shd w:val="clear" w:color="auto" w:fill="auto"/>
            <w:vAlign w:val="center"/>
          </w:tcPr>
          <w:p w14:paraId="00000F6D"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986" w:type="dxa"/>
            <w:shd w:val="clear" w:color="auto" w:fill="auto"/>
            <w:vAlign w:val="center"/>
          </w:tcPr>
          <w:p w14:paraId="00000F6E"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825" w:type="dxa"/>
            <w:shd w:val="clear" w:color="auto" w:fill="auto"/>
            <w:vAlign w:val="center"/>
          </w:tcPr>
          <w:p w14:paraId="00000F6F"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906" w:type="dxa"/>
            <w:shd w:val="clear" w:color="auto" w:fill="auto"/>
            <w:vAlign w:val="center"/>
          </w:tcPr>
          <w:p w14:paraId="00000F70"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825" w:type="dxa"/>
            <w:shd w:val="clear" w:color="auto" w:fill="auto"/>
            <w:vAlign w:val="center"/>
          </w:tcPr>
          <w:p w14:paraId="00000F71"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1756" w:type="dxa"/>
            <w:shd w:val="clear" w:color="auto" w:fill="auto"/>
            <w:vAlign w:val="center"/>
          </w:tcPr>
          <w:p w14:paraId="00000F72" w14:textId="77777777" w:rsidR="00CA4C6D" w:rsidRPr="00C212DA" w:rsidRDefault="00D650E5">
            <w:pPr>
              <w:rPr>
                <w:rFonts w:ascii="Gill Sans MT" w:eastAsia="Gill Sans" w:hAnsi="Gill Sans MT" w:cs="Gill Sans"/>
                <w:sz w:val="18"/>
                <w:szCs w:val="18"/>
              </w:rPr>
            </w:pPr>
            <w:r w:rsidRPr="00C212DA">
              <w:rPr>
                <w:rFonts w:ascii="Gill Sans MT" w:eastAsia="Gill Sans" w:hAnsi="Gill Sans MT" w:cs="Gill Sans"/>
                <w:sz w:val="18"/>
                <w:szCs w:val="18"/>
              </w:rPr>
              <w:t> </w:t>
            </w:r>
          </w:p>
        </w:tc>
      </w:tr>
      <w:tr w:rsidR="00CA4C6D" w:rsidRPr="00C212DA" w14:paraId="14B3249B" w14:textId="77777777" w:rsidTr="00A522E6">
        <w:trPr>
          <w:trHeight w:val="360"/>
        </w:trPr>
        <w:tc>
          <w:tcPr>
            <w:tcW w:w="895" w:type="dxa"/>
            <w:shd w:val="clear" w:color="auto" w:fill="auto"/>
            <w:vAlign w:val="center"/>
          </w:tcPr>
          <w:p w14:paraId="00000F73"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900" w:type="dxa"/>
            <w:shd w:val="clear" w:color="auto" w:fill="auto"/>
            <w:vAlign w:val="center"/>
          </w:tcPr>
          <w:p w14:paraId="00000F74"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1100" w:type="dxa"/>
            <w:shd w:val="clear" w:color="auto" w:fill="auto"/>
            <w:vAlign w:val="center"/>
          </w:tcPr>
          <w:p w14:paraId="00000F75"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1066" w:type="dxa"/>
            <w:shd w:val="clear" w:color="auto" w:fill="auto"/>
            <w:vAlign w:val="center"/>
          </w:tcPr>
          <w:p w14:paraId="00000F76"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1226" w:type="dxa"/>
            <w:shd w:val="clear" w:color="auto" w:fill="auto"/>
            <w:vAlign w:val="center"/>
          </w:tcPr>
          <w:p w14:paraId="00000F77"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2670" w:type="dxa"/>
            <w:shd w:val="clear" w:color="auto" w:fill="auto"/>
            <w:vAlign w:val="center"/>
          </w:tcPr>
          <w:p w14:paraId="00000F78"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986" w:type="dxa"/>
            <w:shd w:val="clear" w:color="auto" w:fill="auto"/>
            <w:vAlign w:val="center"/>
          </w:tcPr>
          <w:p w14:paraId="00000F79"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825" w:type="dxa"/>
            <w:shd w:val="clear" w:color="auto" w:fill="auto"/>
            <w:vAlign w:val="center"/>
          </w:tcPr>
          <w:p w14:paraId="00000F7A"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906" w:type="dxa"/>
            <w:shd w:val="clear" w:color="auto" w:fill="auto"/>
            <w:vAlign w:val="center"/>
          </w:tcPr>
          <w:p w14:paraId="00000F7B"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825" w:type="dxa"/>
            <w:shd w:val="clear" w:color="auto" w:fill="auto"/>
            <w:vAlign w:val="center"/>
          </w:tcPr>
          <w:p w14:paraId="00000F7C"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1756" w:type="dxa"/>
            <w:shd w:val="clear" w:color="auto" w:fill="auto"/>
            <w:vAlign w:val="center"/>
          </w:tcPr>
          <w:p w14:paraId="00000F7D" w14:textId="77777777" w:rsidR="00CA4C6D" w:rsidRPr="00C212DA" w:rsidRDefault="00D650E5">
            <w:pPr>
              <w:rPr>
                <w:rFonts w:ascii="Gill Sans MT" w:eastAsia="Gill Sans" w:hAnsi="Gill Sans MT" w:cs="Gill Sans"/>
                <w:sz w:val="18"/>
                <w:szCs w:val="18"/>
              </w:rPr>
            </w:pPr>
            <w:r w:rsidRPr="00C212DA">
              <w:rPr>
                <w:rFonts w:ascii="Gill Sans MT" w:eastAsia="Gill Sans" w:hAnsi="Gill Sans MT" w:cs="Gill Sans"/>
                <w:sz w:val="18"/>
                <w:szCs w:val="18"/>
              </w:rPr>
              <w:t> </w:t>
            </w:r>
          </w:p>
        </w:tc>
      </w:tr>
      <w:tr w:rsidR="00CA4C6D" w:rsidRPr="00C212DA" w14:paraId="379019E9" w14:textId="77777777" w:rsidTr="00A522E6">
        <w:trPr>
          <w:trHeight w:val="360"/>
        </w:trPr>
        <w:tc>
          <w:tcPr>
            <w:tcW w:w="895" w:type="dxa"/>
            <w:shd w:val="clear" w:color="auto" w:fill="auto"/>
            <w:vAlign w:val="center"/>
          </w:tcPr>
          <w:p w14:paraId="00000F7E"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900" w:type="dxa"/>
            <w:shd w:val="clear" w:color="auto" w:fill="auto"/>
            <w:vAlign w:val="center"/>
          </w:tcPr>
          <w:p w14:paraId="00000F7F"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1100" w:type="dxa"/>
            <w:shd w:val="clear" w:color="auto" w:fill="auto"/>
            <w:vAlign w:val="center"/>
          </w:tcPr>
          <w:p w14:paraId="00000F80"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1066" w:type="dxa"/>
            <w:shd w:val="clear" w:color="auto" w:fill="auto"/>
            <w:vAlign w:val="center"/>
          </w:tcPr>
          <w:p w14:paraId="00000F81"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1226" w:type="dxa"/>
            <w:shd w:val="clear" w:color="auto" w:fill="auto"/>
            <w:vAlign w:val="center"/>
          </w:tcPr>
          <w:p w14:paraId="00000F82"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2670" w:type="dxa"/>
            <w:shd w:val="clear" w:color="auto" w:fill="auto"/>
            <w:vAlign w:val="center"/>
          </w:tcPr>
          <w:p w14:paraId="00000F83"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986" w:type="dxa"/>
            <w:shd w:val="clear" w:color="auto" w:fill="auto"/>
            <w:vAlign w:val="center"/>
          </w:tcPr>
          <w:p w14:paraId="00000F84"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825" w:type="dxa"/>
            <w:shd w:val="clear" w:color="auto" w:fill="auto"/>
            <w:vAlign w:val="center"/>
          </w:tcPr>
          <w:p w14:paraId="00000F85"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906" w:type="dxa"/>
            <w:shd w:val="clear" w:color="auto" w:fill="auto"/>
            <w:vAlign w:val="center"/>
          </w:tcPr>
          <w:p w14:paraId="00000F86"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825" w:type="dxa"/>
            <w:shd w:val="clear" w:color="auto" w:fill="auto"/>
            <w:vAlign w:val="center"/>
          </w:tcPr>
          <w:p w14:paraId="00000F87"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1756" w:type="dxa"/>
            <w:shd w:val="clear" w:color="auto" w:fill="auto"/>
            <w:vAlign w:val="center"/>
          </w:tcPr>
          <w:p w14:paraId="00000F88" w14:textId="77777777" w:rsidR="00CA4C6D" w:rsidRPr="00C212DA" w:rsidRDefault="00D650E5">
            <w:pPr>
              <w:rPr>
                <w:rFonts w:ascii="Gill Sans MT" w:eastAsia="Gill Sans" w:hAnsi="Gill Sans MT" w:cs="Gill Sans"/>
                <w:sz w:val="18"/>
                <w:szCs w:val="18"/>
              </w:rPr>
            </w:pPr>
            <w:r w:rsidRPr="00C212DA">
              <w:rPr>
                <w:rFonts w:ascii="Gill Sans MT" w:eastAsia="Gill Sans" w:hAnsi="Gill Sans MT" w:cs="Gill Sans"/>
                <w:sz w:val="18"/>
                <w:szCs w:val="18"/>
              </w:rPr>
              <w:t> </w:t>
            </w:r>
          </w:p>
        </w:tc>
      </w:tr>
      <w:tr w:rsidR="00CA4C6D" w:rsidRPr="00C212DA" w14:paraId="2E3EE40D" w14:textId="77777777" w:rsidTr="00A522E6">
        <w:trPr>
          <w:trHeight w:val="360"/>
        </w:trPr>
        <w:tc>
          <w:tcPr>
            <w:tcW w:w="895" w:type="dxa"/>
            <w:shd w:val="clear" w:color="auto" w:fill="auto"/>
            <w:vAlign w:val="center"/>
          </w:tcPr>
          <w:p w14:paraId="00000F89"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900" w:type="dxa"/>
            <w:shd w:val="clear" w:color="auto" w:fill="auto"/>
            <w:vAlign w:val="center"/>
          </w:tcPr>
          <w:p w14:paraId="00000F8A"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1100" w:type="dxa"/>
            <w:shd w:val="clear" w:color="auto" w:fill="auto"/>
            <w:vAlign w:val="center"/>
          </w:tcPr>
          <w:p w14:paraId="00000F8B"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1066" w:type="dxa"/>
            <w:shd w:val="clear" w:color="auto" w:fill="auto"/>
            <w:vAlign w:val="center"/>
          </w:tcPr>
          <w:p w14:paraId="00000F8C"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1226" w:type="dxa"/>
            <w:shd w:val="clear" w:color="auto" w:fill="auto"/>
            <w:vAlign w:val="center"/>
          </w:tcPr>
          <w:p w14:paraId="00000F8D"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2670" w:type="dxa"/>
            <w:shd w:val="clear" w:color="auto" w:fill="auto"/>
            <w:vAlign w:val="center"/>
          </w:tcPr>
          <w:p w14:paraId="00000F8E"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986" w:type="dxa"/>
            <w:shd w:val="clear" w:color="auto" w:fill="auto"/>
            <w:vAlign w:val="center"/>
          </w:tcPr>
          <w:p w14:paraId="00000F8F"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825" w:type="dxa"/>
            <w:shd w:val="clear" w:color="auto" w:fill="auto"/>
            <w:vAlign w:val="center"/>
          </w:tcPr>
          <w:p w14:paraId="00000F90"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906" w:type="dxa"/>
            <w:shd w:val="clear" w:color="auto" w:fill="auto"/>
            <w:vAlign w:val="center"/>
          </w:tcPr>
          <w:p w14:paraId="00000F91"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825" w:type="dxa"/>
            <w:shd w:val="clear" w:color="auto" w:fill="auto"/>
            <w:vAlign w:val="center"/>
          </w:tcPr>
          <w:p w14:paraId="00000F92"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1756" w:type="dxa"/>
            <w:shd w:val="clear" w:color="auto" w:fill="auto"/>
            <w:vAlign w:val="center"/>
          </w:tcPr>
          <w:p w14:paraId="00000F93" w14:textId="77777777" w:rsidR="00CA4C6D" w:rsidRPr="00C212DA" w:rsidRDefault="00D650E5">
            <w:pPr>
              <w:rPr>
                <w:rFonts w:ascii="Gill Sans MT" w:eastAsia="Gill Sans" w:hAnsi="Gill Sans MT" w:cs="Gill Sans"/>
                <w:sz w:val="18"/>
                <w:szCs w:val="18"/>
              </w:rPr>
            </w:pPr>
            <w:r w:rsidRPr="00C212DA">
              <w:rPr>
                <w:rFonts w:ascii="Gill Sans MT" w:eastAsia="Gill Sans" w:hAnsi="Gill Sans MT" w:cs="Gill Sans"/>
                <w:sz w:val="18"/>
                <w:szCs w:val="18"/>
              </w:rPr>
              <w:t> </w:t>
            </w:r>
          </w:p>
        </w:tc>
      </w:tr>
      <w:tr w:rsidR="00CA4C6D" w:rsidRPr="00C212DA" w14:paraId="3DBF897C" w14:textId="77777777">
        <w:trPr>
          <w:trHeight w:val="360"/>
        </w:trPr>
        <w:tc>
          <w:tcPr>
            <w:tcW w:w="13155" w:type="dxa"/>
            <w:gridSpan w:val="11"/>
            <w:shd w:val="clear" w:color="auto" w:fill="auto"/>
            <w:vAlign w:val="center"/>
          </w:tcPr>
          <w:p w14:paraId="00000F94" w14:textId="77777777" w:rsidR="00CA4C6D" w:rsidRPr="00C212DA" w:rsidRDefault="00D650E5">
            <w:pPr>
              <w:rPr>
                <w:rFonts w:ascii="Gill Sans MT" w:eastAsia="Gill Sans" w:hAnsi="Gill Sans MT" w:cs="Gill Sans"/>
                <w:b/>
                <w:sz w:val="20"/>
                <w:szCs w:val="20"/>
              </w:rPr>
            </w:pPr>
            <w:r w:rsidRPr="00C212DA">
              <w:rPr>
                <w:rFonts w:ascii="Gill Sans MT" w:eastAsia="Gill Sans" w:hAnsi="Gill Sans MT" w:cs="Gill Sans"/>
                <w:b/>
                <w:sz w:val="20"/>
                <w:szCs w:val="20"/>
              </w:rPr>
              <w:t>Team 2</w:t>
            </w:r>
          </w:p>
        </w:tc>
      </w:tr>
      <w:tr w:rsidR="00CA4C6D" w:rsidRPr="00C212DA" w14:paraId="780A2DD0" w14:textId="77777777" w:rsidTr="00A522E6">
        <w:trPr>
          <w:trHeight w:val="360"/>
        </w:trPr>
        <w:tc>
          <w:tcPr>
            <w:tcW w:w="895" w:type="dxa"/>
            <w:shd w:val="clear" w:color="auto" w:fill="auto"/>
            <w:vAlign w:val="center"/>
          </w:tcPr>
          <w:p w14:paraId="00000F9F"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900" w:type="dxa"/>
            <w:shd w:val="clear" w:color="auto" w:fill="auto"/>
            <w:vAlign w:val="center"/>
          </w:tcPr>
          <w:p w14:paraId="00000FA0"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1100" w:type="dxa"/>
            <w:shd w:val="clear" w:color="auto" w:fill="auto"/>
            <w:vAlign w:val="center"/>
          </w:tcPr>
          <w:p w14:paraId="00000FA1"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1066" w:type="dxa"/>
            <w:shd w:val="clear" w:color="auto" w:fill="auto"/>
            <w:vAlign w:val="center"/>
          </w:tcPr>
          <w:p w14:paraId="00000FA2"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1226" w:type="dxa"/>
            <w:shd w:val="clear" w:color="auto" w:fill="auto"/>
            <w:vAlign w:val="center"/>
          </w:tcPr>
          <w:p w14:paraId="00000FA3"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2670" w:type="dxa"/>
            <w:shd w:val="clear" w:color="auto" w:fill="auto"/>
            <w:vAlign w:val="center"/>
          </w:tcPr>
          <w:p w14:paraId="00000FA4"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986" w:type="dxa"/>
            <w:shd w:val="clear" w:color="auto" w:fill="auto"/>
            <w:vAlign w:val="center"/>
          </w:tcPr>
          <w:p w14:paraId="00000FA5"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825" w:type="dxa"/>
            <w:shd w:val="clear" w:color="auto" w:fill="auto"/>
            <w:vAlign w:val="center"/>
          </w:tcPr>
          <w:p w14:paraId="00000FA6"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906" w:type="dxa"/>
            <w:shd w:val="clear" w:color="auto" w:fill="auto"/>
            <w:vAlign w:val="center"/>
          </w:tcPr>
          <w:p w14:paraId="00000FA7"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825" w:type="dxa"/>
            <w:shd w:val="clear" w:color="auto" w:fill="auto"/>
            <w:vAlign w:val="center"/>
          </w:tcPr>
          <w:p w14:paraId="00000FA8"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1756" w:type="dxa"/>
            <w:shd w:val="clear" w:color="auto" w:fill="auto"/>
            <w:vAlign w:val="center"/>
          </w:tcPr>
          <w:p w14:paraId="00000FA9" w14:textId="77777777" w:rsidR="00CA4C6D" w:rsidRPr="00C212DA" w:rsidRDefault="00D650E5">
            <w:pPr>
              <w:rPr>
                <w:rFonts w:ascii="Gill Sans MT" w:eastAsia="Gill Sans" w:hAnsi="Gill Sans MT" w:cs="Gill Sans"/>
                <w:sz w:val="18"/>
                <w:szCs w:val="18"/>
              </w:rPr>
            </w:pPr>
            <w:r w:rsidRPr="00C212DA">
              <w:rPr>
                <w:rFonts w:ascii="Gill Sans MT" w:eastAsia="Gill Sans" w:hAnsi="Gill Sans MT" w:cs="Gill Sans"/>
                <w:sz w:val="18"/>
                <w:szCs w:val="18"/>
              </w:rPr>
              <w:t> </w:t>
            </w:r>
          </w:p>
        </w:tc>
      </w:tr>
      <w:tr w:rsidR="00CA4C6D" w:rsidRPr="00C212DA" w14:paraId="398C879D" w14:textId="77777777" w:rsidTr="00A522E6">
        <w:trPr>
          <w:trHeight w:val="360"/>
        </w:trPr>
        <w:tc>
          <w:tcPr>
            <w:tcW w:w="895" w:type="dxa"/>
            <w:shd w:val="clear" w:color="auto" w:fill="auto"/>
            <w:vAlign w:val="center"/>
          </w:tcPr>
          <w:p w14:paraId="00000FAA"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900" w:type="dxa"/>
            <w:shd w:val="clear" w:color="auto" w:fill="auto"/>
            <w:vAlign w:val="center"/>
          </w:tcPr>
          <w:p w14:paraId="00000FAB"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1100" w:type="dxa"/>
            <w:shd w:val="clear" w:color="auto" w:fill="auto"/>
            <w:vAlign w:val="center"/>
          </w:tcPr>
          <w:p w14:paraId="00000FAC"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1066" w:type="dxa"/>
            <w:shd w:val="clear" w:color="auto" w:fill="auto"/>
            <w:vAlign w:val="center"/>
          </w:tcPr>
          <w:p w14:paraId="00000FAD"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1226" w:type="dxa"/>
            <w:shd w:val="clear" w:color="auto" w:fill="auto"/>
            <w:vAlign w:val="center"/>
          </w:tcPr>
          <w:p w14:paraId="00000FAE"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2670" w:type="dxa"/>
            <w:shd w:val="clear" w:color="auto" w:fill="auto"/>
            <w:vAlign w:val="center"/>
          </w:tcPr>
          <w:p w14:paraId="00000FAF"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986" w:type="dxa"/>
            <w:shd w:val="clear" w:color="auto" w:fill="auto"/>
            <w:vAlign w:val="center"/>
          </w:tcPr>
          <w:p w14:paraId="00000FB0"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825" w:type="dxa"/>
            <w:shd w:val="clear" w:color="auto" w:fill="auto"/>
            <w:vAlign w:val="center"/>
          </w:tcPr>
          <w:p w14:paraId="00000FB1"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906" w:type="dxa"/>
            <w:shd w:val="clear" w:color="auto" w:fill="auto"/>
            <w:vAlign w:val="center"/>
          </w:tcPr>
          <w:p w14:paraId="00000FB2"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825" w:type="dxa"/>
            <w:shd w:val="clear" w:color="auto" w:fill="auto"/>
            <w:vAlign w:val="center"/>
          </w:tcPr>
          <w:p w14:paraId="00000FB3"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1756" w:type="dxa"/>
            <w:shd w:val="clear" w:color="auto" w:fill="auto"/>
            <w:vAlign w:val="center"/>
          </w:tcPr>
          <w:p w14:paraId="00000FB4" w14:textId="77777777" w:rsidR="00CA4C6D" w:rsidRPr="00C212DA" w:rsidRDefault="00D650E5">
            <w:pPr>
              <w:rPr>
                <w:rFonts w:ascii="Gill Sans MT" w:eastAsia="Gill Sans" w:hAnsi="Gill Sans MT" w:cs="Gill Sans"/>
                <w:sz w:val="18"/>
                <w:szCs w:val="18"/>
              </w:rPr>
            </w:pPr>
            <w:r w:rsidRPr="00C212DA">
              <w:rPr>
                <w:rFonts w:ascii="Gill Sans MT" w:eastAsia="Gill Sans" w:hAnsi="Gill Sans MT" w:cs="Gill Sans"/>
                <w:sz w:val="18"/>
                <w:szCs w:val="18"/>
              </w:rPr>
              <w:t> </w:t>
            </w:r>
          </w:p>
        </w:tc>
      </w:tr>
      <w:tr w:rsidR="00CA4C6D" w:rsidRPr="00C212DA" w14:paraId="5F3B6009" w14:textId="77777777" w:rsidTr="00A522E6">
        <w:trPr>
          <w:trHeight w:val="360"/>
        </w:trPr>
        <w:tc>
          <w:tcPr>
            <w:tcW w:w="895" w:type="dxa"/>
            <w:shd w:val="clear" w:color="auto" w:fill="auto"/>
            <w:vAlign w:val="center"/>
          </w:tcPr>
          <w:p w14:paraId="00000FB5"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900" w:type="dxa"/>
            <w:shd w:val="clear" w:color="auto" w:fill="auto"/>
            <w:vAlign w:val="center"/>
          </w:tcPr>
          <w:p w14:paraId="00000FB6"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1100" w:type="dxa"/>
            <w:shd w:val="clear" w:color="auto" w:fill="auto"/>
            <w:vAlign w:val="center"/>
          </w:tcPr>
          <w:p w14:paraId="00000FB7"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1066" w:type="dxa"/>
            <w:shd w:val="clear" w:color="auto" w:fill="auto"/>
            <w:vAlign w:val="center"/>
          </w:tcPr>
          <w:p w14:paraId="00000FB8"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1226" w:type="dxa"/>
            <w:shd w:val="clear" w:color="auto" w:fill="auto"/>
            <w:vAlign w:val="center"/>
          </w:tcPr>
          <w:p w14:paraId="00000FB9"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2670" w:type="dxa"/>
            <w:shd w:val="clear" w:color="auto" w:fill="auto"/>
            <w:vAlign w:val="center"/>
          </w:tcPr>
          <w:p w14:paraId="00000FBA"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986" w:type="dxa"/>
            <w:shd w:val="clear" w:color="auto" w:fill="auto"/>
            <w:vAlign w:val="center"/>
          </w:tcPr>
          <w:p w14:paraId="00000FBB"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825" w:type="dxa"/>
            <w:shd w:val="clear" w:color="auto" w:fill="auto"/>
            <w:vAlign w:val="center"/>
          </w:tcPr>
          <w:p w14:paraId="00000FBC"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906" w:type="dxa"/>
            <w:shd w:val="clear" w:color="auto" w:fill="auto"/>
            <w:vAlign w:val="center"/>
          </w:tcPr>
          <w:p w14:paraId="00000FBD"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825" w:type="dxa"/>
            <w:shd w:val="clear" w:color="auto" w:fill="auto"/>
            <w:vAlign w:val="center"/>
          </w:tcPr>
          <w:p w14:paraId="00000FBE"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1756" w:type="dxa"/>
            <w:shd w:val="clear" w:color="auto" w:fill="auto"/>
            <w:vAlign w:val="center"/>
          </w:tcPr>
          <w:p w14:paraId="00000FBF" w14:textId="77777777" w:rsidR="00CA4C6D" w:rsidRPr="00C212DA" w:rsidRDefault="00D650E5">
            <w:pPr>
              <w:rPr>
                <w:rFonts w:ascii="Gill Sans MT" w:eastAsia="Gill Sans" w:hAnsi="Gill Sans MT" w:cs="Gill Sans"/>
                <w:sz w:val="18"/>
                <w:szCs w:val="18"/>
              </w:rPr>
            </w:pPr>
            <w:r w:rsidRPr="00C212DA">
              <w:rPr>
                <w:rFonts w:ascii="Gill Sans MT" w:eastAsia="Gill Sans" w:hAnsi="Gill Sans MT" w:cs="Gill Sans"/>
                <w:sz w:val="18"/>
                <w:szCs w:val="18"/>
              </w:rPr>
              <w:t> </w:t>
            </w:r>
          </w:p>
        </w:tc>
      </w:tr>
      <w:tr w:rsidR="00CA4C6D" w:rsidRPr="00C212DA" w14:paraId="03E0167C" w14:textId="77777777" w:rsidTr="00A522E6">
        <w:trPr>
          <w:trHeight w:val="360"/>
        </w:trPr>
        <w:tc>
          <w:tcPr>
            <w:tcW w:w="895" w:type="dxa"/>
            <w:shd w:val="clear" w:color="auto" w:fill="auto"/>
            <w:vAlign w:val="center"/>
          </w:tcPr>
          <w:p w14:paraId="00000FC0"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900" w:type="dxa"/>
            <w:shd w:val="clear" w:color="auto" w:fill="auto"/>
            <w:vAlign w:val="center"/>
          </w:tcPr>
          <w:p w14:paraId="00000FC1"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1100" w:type="dxa"/>
            <w:shd w:val="clear" w:color="auto" w:fill="auto"/>
            <w:vAlign w:val="center"/>
          </w:tcPr>
          <w:p w14:paraId="00000FC2"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1066" w:type="dxa"/>
            <w:shd w:val="clear" w:color="auto" w:fill="auto"/>
            <w:vAlign w:val="center"/>
          </w:tcPr>
          <w:p w14:paraId="00000FC3"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1226" w:type="dxa"/>
            <w:shd w:val="clear" w:color="auto" w:fill="auto"/>
            <w:vAlign w:val="center"/>
          </w:tcPr>
          <w:p w14:paraId="00000FC4"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2670" w:type="dxa"/>
            <w:shd w:val="clear" w:color="auto" w:fill="auto"/>
            <w:vAlign w:val="center"/>
          </w:tcPr>
          <w:p w14:paraId="00000FC5"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986" w:type="dxa"/>
            <w:shd w:val="clear" w:color="auto" w:fill="auto"/>
            <w:vAlign w:val="center"/>
          </w:tcPr>
          <w:p w14:paraId="00000FC6"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825" w:type="dxa"/>
            <w:shd w:val="clear" w:color="auto" w:fill="auto"/>
            <w:vAlign w:val="center"/>
          </w:tcPr>
          <w:p w14:paraId="00000FC7"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906" w:type="dxa"/>
            <w:shd w:val="clear" w:color="auto" w:fill="auto"/>
            <w:vAlign w:val="center"/>
          </w:tcPr>
          <w:p w14:paraId="00000FC8"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825" w:type="dxa"/>
            <w:shd w:val="clear" w:color="auto" w:fill="auto"/>
            <w:vAlign w:val="center"/>
          </w:tcPr>
          <w:p w14:paraId="00000FC9"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1756" w:type="dxa"/>
            <w:shd w:val="clear" w:color="auto" w:fill="auto"/>
            <w:vAlign w:val="center"/>
          </w:tcPr>
          <w:p w14:paraId="00000FCA" w14:textId="77777777" w:rsidR="00CA4C6D" w:rsidRPr="00C212DA" w:rsidRDefault="00D650E5">
            <w:pPr>
              <w:rPr>
                <w:rFonts w:ascii="Gill Sans MT" w:eastAsia="Gill Sans" w:hAnsi="Gill Sans MT" w:cs="Gill Sans"/>
                <w:sz w:val="18"/>
                <w:szCs w:val="18"/>
              </w:rPr>
            </w:pPr>
            <w:r w:rsidRPr="00C212DA">
              <w:rPr>
                <w:rFonts w:ascii="Gill Sans MT" w:eastAsia="Gill Sans" w:hAnsi="Gill Sans MT" w:cs="Gill Sans"/>
                <w:sz w:val="18"/>
                <w:szCs w:val="18"/>
              </w:rPr>
              <w:t> </w:t>
            </w:r>
          </w:p>
        </w:tc>
      </w:tr>
    </w:tbl>
    <w:p w14:paraId="00000FCB" w14:textId="77777777" w:rsidR="00CA4C6D" w:rsidRPr="00C212DA" w:rsidRDefault="00CA4C6D">
      <w:pPr>
        <w:rPr>
          <w:rFonts w:ascii="Gill Sans MT" w:eastAsia="Gill Sans" w:hAnsi="Gill Sans MT" w:cs="Gill Sans"/>
          <w:sz w:val="24"/>
          <w:szCs w:val="24"/>
        </w:rPr>
      </w:pPr>
    </w:p>
    <w:sectPr w:rsidR="00CA4C6D" w:rsidRPr="00C212DA">
      <w:pgSz w:w="15840" w:h="12240" w:orient="landscape"/>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3" w:author="ICF" w:date="2021-03-30T08:18:00Z" w:initials="">
    <w:p w14:paraId="00000FD8" w14:textId="77777777" w:rsidR="00C212DA" w:rsidRDefault="00C212DA">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RFS: We suggest dropping this figure; it is available elsewhere and the necessary information is captured in the sentence before the figure.</w:t>
      </w:r>
    </w:p>
  </w:comment>
  <w:comment w:id="15" w:author="Kiersten Johnson" w:date="2021-04-09T23:53:00Z" w:initials="">
    <w:p w14:paraId="00000FD9" w14:textId="77777777" w:rsidR="00C212DA" w:rsidRDefault="00C212DA">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Let's keep it.  This is the only place that this information is made available to members of the listing team.  It is important for them to see and understand how their work contributes to the overall survey operation.  It is part of building capacity.</w:t>
      </w:r>
    </w:p>
  </w:comment>
  <w:comment w:id="14" w:author="Kaur, Jasbir" w:date="2021-04-19T22:01:00Z" w:initials="KJ">
    <w:p w14:paraId="674DC7C0" w14:textId="77777777" w:rsidR="00C212DA" w:rsidRDefault="00C212DA">
      <w:pPr>
        <w:pStyle w:val="CommentText"/>
      </w:pPr>
      <w:r>
        <w:rPr>
          <w:rStyle w:val="CommentReference"/>
        </w:rPr>
        <w:annotationRef/>
      </w:r>
      <w:r>
        <w:t xml:space="preserve">Sure, we will </w:t>
      </w:r>
      <w:r w:rsidR="00407A93">
        <w:t>add</w:t>
      </w:r>
      <w:r>
        <w:t xml:space="preserve"> the Gantt chart </w:t>
      </w:r>
      <w:r w:rsidR="00407A93">
        <w:t xml:space="preserve">after it </w:t>
      </w:r>
      <w:r>
        <w:t xml:space="preserve">is approved. </w:t>
      </w:r>
    </w:p>
    <w:p w14:paraId="5029D05E" w14:textId="5C1FF0D4" w:rsidR="00E20620" w:rsidRDefault="00E20620">
      <w:pPr>
        <w:pStyle w:val="CommentText"/>
      </w:pPr>
      <w:r>
        <w:t xml:space="preserve">Discuss with Kiersten to move it to the Appendix. </w:t>
      </w:r>
    </w:p>
  </w:comment>
  <w:comment w:id="27" w:author="Kiersten Johnson" w:date="2021-04-10T00:34:00Z" w:initials="">
    <w:p w14:paraId="00000FDA" w14:textId="77777777" w:rsidR="00C212DA" w:rsidRDefault="00C212DA">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This section needs to be reviewed against the original to make sure nothing has been lost or misplaced in the editing process.</w:t>
      </w:r>
    </w:p>
  </w:comment>
  <w:comment w:id="28" w:author="Kaur, Jasbir" w:date="2021-04-19T22:05:00Z" w:initials="KJ">
    <w:p w14:paraId="5F19BB76" w14:textId="56841278" w:rsidR="00C212DA" w:rsidRDefault="00C212DA">
      <w:pPr>
        <w:pStyle w:val="CommentText"/>
      </w:pPr>
      <w:r>
        <w:rPr>
          <w:rStyle w:val="CommentReference"/>
        </w:rPr>
        <w:annotationRef/>
      </w:r>
      <w:r>
        <w:t>Moved sentence below under responsible household member</w:t>
      </w:r>
    </w:p>
  </w:comment>
  <w:comment w:id="29" w:author="Kiersten Johnson" w:date="2021-04-10T10:21:00Z" w:initials="">
    <w:p w14:paraId="61859662" w14:textId="77777777" w:rsidR="00C212DA" w:rsidRDefault="00C212DA" w:rsidP="00C212DA">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This is useful </w:t>
      </w:r>
      <w:proofErr w:type="gramStart"/>
      <w:r>
        <w:rPr>
          <w:rFonts w:ascii="Arial" w:eastAsia="Arial" w:hAnsi="Arial" w:cs="Arial"/>
          <w:color w:val="000000"/>
        </w:rPr>
        <w:t>information, but</w:t>
      </w:r>
      <w:proofErr w:type="gramEnd"/>
      <w:r>
        <w:rPr>
          <w:rFonts w:ascii="Arial" w:eastAsia="Arial" w:hAnsi="Arial" w:cs="Arial"/>
          <w:color w:val="000000"/>
        </w:rPr>
        <w:t xml:space="preserve"> doesn't quite seem to fit in this section. Can we find a more suitable place for it?</w:t>
      </w:r>
    </w:p>
  </w:comment>
  <w:comment w:id="70" w:author="USAID/RFS" w:date="2021-05-14T06:01:00Z" w:initials="USAID/RFS">
    <w:p w14:paraId="0902FF67" w14:textId="77777777" w:rsidR="00674BE6" w:rsidRDefault="00674BE6">
      <w:pPr>
        <w:pStyle w:val="CommentText"/>
      </w:pPr>
      <w:r>
        <w:rPr>
          <w:rStyle w:val="CommentReference"/>
        </w:rPr>
        <w:annotationRef/>
      </w:r>
    </w:p>
    <w:p w14:paraId="530CC73E" w14:textId="77777777" w:rsidR="00674BE6" w:rsidRPr="00674BE6" w:rsidRDefault="00674BE6" w:rsidP="00674BE6">
      <w:pPr>
        <w:widowControl w:val="0"/>
        <w:pBdr>
          <w:top w:val="nil"/>
          <w:left w:val="nil"/>
          <w:bottom w:val="nil"/>
          <w:right w:val="nil"/>
          <w:between w:val="nil"/>
        </w:pBdr>
        <w:spacing w:after="0" w:line="240" w:lineRule="auto"/>
        <w:rPr>
          <w:rFonts w:ascii="Gill Sans MT" w:eastAsia="Arial" w:hAnsi="Gill Sans MT" w:cs="Arial"/>
          <w:b/>
          <w:bCs/>
          <w:color w:val="000000"/>
        </w:rPr>
      </w:pPr>
      <w:r w:rsidRPr="00674BE6">
        <w:rPr>
          <w:rFonts w:ascii="Gill Sans MT" w:eastAsia="Arial" w:hAnsi="Gill Sans MT" w:cs="Arial"/>
          <w:b/>
          <w:bCs/>
          <w:color w:val="000000"/>
        </w:rPr>
        <w:t xml:space="preserve">INSTRUCTIONS: </w:t>
      </w:r>
    </w:p>
    <w:p w14:paraId="2C447189" w14:textId="77777777" w:rsidR="00674BE6" w:rsidRPr="00674BE6" w:rsidRDefault="00674BE6" w:rsidP="00674BE6">
      <w:pPr>
        <w:widowControl w:val="0"/>
        <w:pBdr>
          <w:top w:val="nil"/>
          <w:left w:val="nil"/>
          <w:bottom w:val="nil"/>
          <w:right w:val="nil"/>
          <w:between w:val="nil"/>
        </w:pBdr>
        <w:spacing w:after="0" w:line="240" w:lineRule="auto"/>
        <w:rPr>
          <w:rFonts w:ascii="Gill Sans MT" w:eastAsia="Arial" w:hAnsi="Gill Sans MT" w:cs="Arial"/>
          <w:color w:val="000000"/>
        </w:rPr>
      </w:pPr>
    </w:p>
    <w:p w14:paraId="58C470B5" w14:textId="77777777" w:rsidR="00674BE6" w:rsidRPr="00674BE6" w:rsidRDefault="00674BE6" w:rsidP="00674BE6">
      <w:pPr>
        <w:widowControl w:val="0"/>
        <w:pBdr>
          <w:top w:val="nil"/>
          <w:left w:val="nil"/>
          <w:bottom w:val="nil"/>
          <w:right w:val="nil"/>
          <w:between w:val="nil"/>
        </w:pBdr>
        <w:spacing w:after="0" w:line="240" w:lineRule="auto"/>
        <w:rPr>
          <w:rFonts w:ascii="Gill Sans MT" w:eastAsia="Arial" w:hAnsi="Gill Sans MT" w:cs="Arial"/>
          <w:color w:val="000000"/>
        </w:rPr>
      </w:pPr>
      <w:r w:rsidRPr="00674BE6">
        <w:rPr>
          <w:rFonts w:ascii="Gill Sans MT" w:eastAsia="Arial" w:hAnsi="Gill Sans MT" w:cs="Arial"/>
          <w:color w:val="000000"/>
        </w:rPr>
        <w:t xml:space="preserve">Add unusual household structures or any potential challenges in listing when finalizing the manual. </w:t>
      </w:r>
    </w:p>
    <w:p w14:paraId="0324A4BA" w14:textId="77777777" w:rsidR="00674BE6" w:rsidRPr="00674BE6" w:rsidRDefault="00674BE6" w:rsidP="00674BE6">
      <w:pPr>
        <w:widowControl w:val="0"/>
        <w:pBdr>
          <w:top w:val="nil"/>
          <w:left w:val="nil"/>
          <w:bottom w:val="nil"/>
          <w:right w:val="nil"/>
          <w:between w:val="nil"/>
        </w:pBdr>
        <w:spacing w:after="0" w:line="240" w:lineRule="auto"/>
        <w:rPr>
          <w:rFonts w:ascii="Gill Sans MT" w:eastAsia="Arial" w:hAnsi="Gill Sans MT" w:cs="Arial"/>
          <w:color w:val="000000"/>
        </w:rPr>
      </w:pPr>
    </w:p>
    <w:p w14:paraId="3B80708A" w14:textId="2FD0264C" w:rsidR="00674BE6" w:rsidRDefault="00674BE6" w:rsidP="00674BE6">
      <w:pPr>
        <w:pStyle w:val="CommentText"/>
      </w:pPr>
      <w:r w:rsidRPr="00674BE6">
        <w:rPr>
          <w:rFonts w:ascii="Gill Sans MT" w:eastAsia="Arial" w:hAnsi="Gill Sans MT" w:cs="Arial"/>
          <w:color w:val="000000"/>
        </w:rPr>
        <w:t>If none, delete these two lines.</w:t>
      </w:r>
    </w:p>
  </w:comment>
  <w:comment w:id="83" w:author="USAID/RFS" w:date="2021-05-14T06:02:00Z" w:initials="USAID/RFS">
    <w:p w14:paraId="0AF7E000" w14:textId="77777777" w:rsidR="00674BE6" w:rsidRDefault="00674BE6">
      <w:pPr>
        <w:pStyle w:val="CommentText"/>
      </w:pPr>
      <w:r>
        <w:rPr>
          <w:rStyle w:val="CommentReference"/>
        </w:rPr>
        <w:annotationRef/>
      </w:r>
    </w:p>
    <w:p w14:paraId="62591D11" w14:textId="77777777" w:rsidR="00674BE6" w:rsidRPr="00674BE6" w:rsidRDefault="00674BE6" w:rsidP="00674BE6">
      <w:pPr>
        <w:widowControl w:val="0"/>
        <w:pBdr>
          <w:top w:val="nil"/>
          <w:left w:val="nil"/>
          <w:bottom w:val="nil"/>
          <w:right w:val="nil"/>
          <w:between w:val="nil"/>
        </w:pBdr>
        <w:spacing w:after="0" w:line="240" w:lineRule="auto"/>
        <w:rPr>
          <w:rFonts w:ascii="Gill Sans MT" w:eastAsia="Arial" w:hAnsi="Gill Sans MT" w:cs="Arial"/>
          <w:b/>
          <w:bCs/>
          <w:color w:val="000000"/>
          <w:sz w:val="20"/>
          <w:szCs w:val="20"/>
        </w:rPr>
      </w:pPr>
      <w:r w:rsidRPr="00674BE6">
        <w:rPr>
          <w:rFonts w:ascii="Gill Sans MT" w:eastAsia="Arial" w:hAnsi="Gill Sans MT" w:cs="Arial"/>
          <w:b/>
          <w:bCs/>
          <w:color w:val="000000"/>
          <w:sz w:val="20"/>
          <w:szCs w:val="20"/>
        </w:rPr>
        <w:t>INSTRUCTIONS:</w:t>
      </w:r>
    </w:p>
    <w:p w14:paraId="0FBCF071" w14:textId="77777777" w:rsidR="00674BE6" w:rsidRPr="00674BE6" w:rsidRDefault="00674BE6" w:rsidP="00674BE6">
      <w:pPr>
        <w:widowControl w:val="0"/>
        <w:pBdr>
          <w:top w:val="nil"/>
          <w:left w:val="nil"/>
          <w:bottom w:val="nil"/>
          <w:right w:val="nil"/>
          <w:between w:val="nil"/>
        </w:pBdr>
        <w:spacing w:after="0" w:line="240" w:lineRule="auto"/>
        <w:rPr>
          <w:rFonts w:ascii="Gill Sans MT" w:eastAsia="Arial" w:hAnsi="Gill Sans MT" w:cs="Arial"/>
          <w:color w:val="000000"/>
          <w:sz w:val="20"/>
          <w:szCs w:val="20"/>
        </w:rPr>
      </w:pPr>
    </w:p>
    <w:p w14:paraId="55131B13" w14:textId="5E60DBAB" w:rsidR="00674BE6" w:rsidRDefault="00674BE6" w:rsidP="00674BE6">
      <w:pPr>
        <w:pStyle w:val="CommentText"/>
      </w:pPr>
      <w:r w:rsidRPr="00674BE6">
        <w:rPr>
          <w:rFonts w:ascii="Gill Sans MT" w:eastAsia="Arial" w:hAnsi="Gill Sans MT" w:cs="Arial"/>
          <w:color w:val="000000"/>
        </w:rPr>
        <w:t>Select the types of media that will be used during the community outreach element of the listing operation.</w:t>
      </w:r>
    </w:p>
  </w:comment>
  <w:comment w:id="87" w:author="USAID/RFS" w:date="2021-05-14T06:03:00Z" w:initials="USAID/RFS">
    <w:p w14:paraId="2BE78A84" w14:textId="77777777" w:rsidR="00674BE6" w:rsidRPr="009B7379" w:rsidRDefault="00674BE6">
      <w:pPr>
        <w:pStyle w:val="CommentText"/>
        <w:rPr>
          <w:rFonts w:ascii="Gill Sans MT" w:hAnsi="Gill Sans MT" w:cs="Arial"/>
        </w:rPr>
      </w:pPr>
      <w:r w:rsidRPr="00674BE6">
        <w:rPr>
          <w:rStyle w:val="CommentReference"/>
          <w:rFonts w:ascii="Arial" w:hAnsi="Arial" w:cs="Arial"/>
        </w:rPr>
        <w:annotationRef/>
      </w:r>
    </w:p>
    <w:p w14:paraId="6CB9AAB0" w14:textId="77777777" w:rsidR="00674BE6" w:rsidRPr="009B7379" w:rsidRDefault="00674BE6" w:rsidP="00674BE6">
      <w:pPr>
        <w:widowControl w:val="0"/>
        <w:pBdr>
          <w:top w:val="nil"/>
          <w:left w:val="nil"/>
          <w:bottom w:val="nil"/>
          <w:right w:val="nil"/>
          <w:between w:val="nil"/>
        </w:pBdr>
        <w:spacing w:after="0" w:line="240" w:lineRule="auto"/>
        <w:rPr>
          <w:rFonts w:ascii="Gill Sans MT" w:eastAsia="Arial" w:hAnsi="Gill Sans MT" w:cs="Arial"/>
          <w:b/>
          <w:bCs/>
          <w:color w:val="000000"/>
          <w:sz w:val="20"/>
          <w:szCs w:val="20"/>
        </w:rPr>
      </w:pPr>
      <w:r w:rsidRPr="009B7379">
        <w:rPr>
          <w:rFonts w:ascii="Gill Sans MT" w:eastAsia="Arial" w:hAnsi="Gill Sans MT" w:cs="Arial"/>
          <w:b/>
          <w:bCs/>
          <w:color w:val="000000"/>
          <w:sz w:val="20"/>
          <w:szCs w:val="20"/>
        </w:rPr>
        <w:t>INSTRUCTIONS:</w:t>
      </w:r>
    </w:p>
    <w:p w14:paraId="29D61FBE" w14:textId="77777777" w:rsidR="00674BE6" w:rsidRPr="009B7379" w:rsidRDefault="00674BE6" w:rsidP="00674BE6">
      <w:pPr>
        <w:widowControl w:val="0"/>
        <w:pBdr>
          <w:top w:val="nil"/>
          <w:left w:val="nil"/>
          <w:bottom w:val="nil"/>
          <w:right w:val="nil"/>
          <w:between w:val="nil"/>
        </w:pBdr>
        <w:spacing w:after="0" w:line="240" w:lineRule="auto"/>
        <w:rPr>
          <w:rFonts w:ascii="Gill Sans MT" w:eastAsia="Arial" w:hAnsi="Gill Sans MT" w:cs="Arial"/>
          <w:color w:val="000000"/>
          <w:sz w:val="20"/>
          <w:szCs w:val="20"/>
        </w:rPr>
      </w:pPr>
    </w:p>
    <w:p w14:paraId="168C94F7" w14:textId="77777777" w:rsidR="00674BE6" w:rsidRPr="009B7379" w:rsidRDefault="00674BE6" w:rsidP="00674BE6">
      <w:pPr>
        <w:widowControl w:val="0"/>
        <w:pBdr>
          <w:top w:val="nil"/>
          <w:left w:val="nil"/>
          <w:bottom w:val="nil"/>
          <w:right w:val="nil"/>
          <w:between w:val="nil"/>
        </w:pBdr>
        <w:spacing w:after="0" w:line="240" w:lineRule="auto"/>
        <w:rPr>
          <w:rFonts w:ascii="Gill Sans MT" w:eastAsia="Arial" w:hAnsi="Gill Sans MT" w:cs="Arial"/>
          <w:color w:val="000000"/>
          <w:sz w:val="20"/>
          <w:szCs w:val="20"/>
        </w:rPr>
      </w:pPr>
      <w:r w:rsidRPr="009B7379">
        <w:rPr>
          <w:rFonts w:ascii="Gill Sans MT" w:eastAsia="Arial" w:hAnsi="Gill Sans MT" w:cs="Arial"/>
          <w:color w:val="000000"/>
          <w:sz w:val="20"/>
          <w:szCs w:val="20"/>
        </w:rPr>
        <w:t>To determine the cutoff for segmentation, follow the steps below.</w:t>
      </w:r>
      <w:r w:rsidRPr="009B7379">
        <w:rPr>
          <w:rFonts w:ascii="Gill Sans MT" w:eastAsia="Arial" w:hAnsi="Gill Sans MT" w:cs="Arial"/>
          <w:color w:val="000000"/>
          <w:sz w:val="20"/>
          <w:szCs w:val="20"/>
        </w:rPr>
        <w:br/>
      </w:r>
    </w:p>
    <w:p w14:paraId="2A3B9283" w14:textId="77777777" w:rsidR="00674BE6" w:rsidRPr="009B7379" w:rsidRDefault="00674BE6" w:rsidP="00674BE6">
      <w:pPr>
        <w:widowControl w:val="0"/>
        <w:pBdr>
          <w:top w:val="nil"/>
          <w:left w:val="nil"/>
          <w:bottom w:val="nil"/>
          <w:right w:val="nil"/>
          <w:between w:val="nil"/>
        </w:pBdr>
        <w:spacing w:after="0" w:line="240" w:lineRule="auto"/>
        <w:rPr>
          <w:rFonts w:ascii="Gill Sans MT" w:eastAsia="Arial" w:hAnsi="Gill Sans MT" w:cs="Arial"/>
          <w:color w:val="000000"/>
          <w:sz w:val="20"/>
          <w:szCs w:val="20"/>
        </w:rPr>
      </w:pPr>
      <w:r w:rsidRPr="009B7379">
        <w:rPr>
          <w:rFonts w:ascii="Gill Sans MT" w:eastAsia="Arial" w:hAnsi="Gill Sans MT" w:cs="Arial"/>
          <w:color w:val="000000"/>
          <w:sz w:val="20"/>
          <w:szCs w:val="20"/>
        </w:rPr>
        <w:t>1. Obtain estimated number of households (measure of size) in each selected EA; let us assume for example all EAs have 100 households.</w:t>
      </w:r>
    </w:p>
    <w:p w14:paraId="4A7069B5" w14:textId="77777777" w:rsidR="00674BE6" w:rsidRPr="009B7379" w:rsidRDefault="00674BE6" w:rsidP="00674BE6">
      <w:pPr>
        <w:widowControl w:val="0"/>
        <w:pBdr>
          <w:top w:val="nil"/>
          <w:left w:val="nil"/>
          <w:bottom w:val="nil"/>
          <w:right w:val="nil"/>
          <w:between w:val="nil"/>
        </w:pBdr>
        <w:spacing w:after="0" w:line="240" w:lineRule="auto"/>
        <w:rPr>
          <w:rFonts w:ascii="Gill Sans MT" w:eastAsia="Arial" w:hAnsi="Gill Sans MT" w:cs="Arial"/>
          <w:color w:val="000000"/>
          <w:sz w:val="20"/>
          <w:szCs w:val="20"/>
        </w:rPr>
      </w:pPr>
    </w:p>
    <w:p w14:paraId="55940E7B" w14:textId="77777777" w:rsidR="00674BE6" w:rsidRPr="009B7379" w:rsidRDefault="00674BE6" w:rsidP="00674BE6">
      <w:pPr>
        <w:widowControl w:val="0"/>
        <w:pBdr>
          <w:top w:val="nil"/>
          <w:left w:val="nil"/>
          <w:bottom w:val="nil"/>
          <w:right w:val="nil"/>
          <w:between w:val="nil"/>
        </w:pBdr>
        <w:spacing w:after="0" w:line="240" w:lineRule="auto"/>
        <w:rPr>
          <w:rFonts w:ascii="Gill Sans MT" w:eastAsia="Arial" w:hAnsi="Gill Sans MT" w:cs="Arial"/>
          <w:color w:val="000000"/>
          <w:sz w:val="20"/>
          <w:szCs w:val="20"/>
        </w:rPr>
      </w:pPr>
      <w:r w:rsidRPr="009B7379">
        <w:rPr>
          <w:rFonts w:ascii="Gill Sans MT" w:eastAsia="Arial" w:hAnsi="Gill Sans MT" w:cs="Arial"/>
          <w:color w:val="000000"/>
          <w:sz w:val="20"/>
          <w:szCs w:val="20"/>
        </w:rPr>
        <w:t>2. Take the average number of households across all selected EAs; for this example, it gives 100 households.</w:t>
      </w:r>
    </w:p>
    <w:p w14:paraId="2BFC7AB2" w14:textId="77777777" w:rsidR="00674BE6" w:rsidRPr="009B7379" w:rsidRDefault="00674BE6" w:rsidP="00674BE6">
      <w:pPr>
        <w:widowControl w:val="0"/>
        <w:pBdr>
          <w:top w:val="nil"/>
          <w:left w:val="nil"/>
          <w:bottom w:val="nil"/>
          <w:right w:val="nil"/>
          <w:between w:val="nil"/>
        </w:pBdr>
        <w:spacing w:after="0" w:line="240" w:lineRule="auto"/>
        <w:rPr>
          <w:rFonts w:ascii="Gill Sans MT" w:eastAsia="Arial" w:hAnsi="Gill Sans MT" w:cs="Arial"/>
          <w:color w:val="000000"/>
          <w:sz w:val="20"/>
          <w:szCs w:val="20"/>
        </w:rPr>
      </w:pPr>
    </w:p>
    <w:p w14:paraId="1C497762" w14:textId="0FFBDBBA" w:rsidR="00674BE6" w:rsidRPr="00674BE6" w:rsidRDefault="00674BE6" w:rsidP="00674BE6">
      <w:pPr>
        <w:pStyle w:val="CommentText"/>
        <w:rPr>
          <w:rFonts w:ascii="Arial" w:hAnsi="Arial" w:cs="Arial"/>
        </w:rPr>
      </w:pPr>
      <w:r w:rsidRPr="009B7379">
        <w:rPr>
          <w:rFonts w:ascii="Gill Sans MT" w:eastAsia="Arial" w:hAnsi="Gill Sans MT" w:cs="Arial"/>
          <w:color w:val="000000"/>
        </w:rPr>
        <w:t>3. Next, double the average number of households, e.g., 100 x 2 = 200 households. This is the cutoff for the number of households in a given EA above which segmentation is required.</w:t>
      </w:r>
    </w:p>
  </w:comment>
  <w:comment w:id="88" w:author="USAID/RFS" w:date="2021-05-14T06:03:00Z" w:initials="USAID/RFS">
    <w:p w14:paraId="017B1A5B" w14:textId="77777777" w:rsidR="00674BE6" w:rsidRPr="009B7379" w:rsidRDefault="00674BE6">
      <w:pPr>
        <w:pStyle w:val="CommentText"/>
        <w:rPr>
          <w:rFonts w:ascii="Gill Sans MT" w:hAnsi="Gill Sans MT" w:cs="Arial"/>
          <w:b/>
          <w:bCs/>
        </w:rPr>
      </w:pPr>
      <w:r w:rsidRPr="009B7379">
        <w:rPr>
          <w:rStyle w:val="CommentReference"/>
          <w:rFonts w:ascii="Gill Sans MT" w:hAnsi="Gill Sans MT" w:cs="Arial"/>
          <w:sz w:val="20"/>
          <w:szCs w:val="20"/>
        </w:rPr>
        <w:annotationRef/>
      </w:r>
    </w:p>
    <w:p w14:paraId="6AAEC4B6" w14:textId="77777777" w:rsidR="00674BE6" w:rsidRPr="009B7379" w:rsidRDefault="00674BE6" w:rsidP="00674BE6">
      <w:pPr>
        <w:widowControl w:val="0"/>
        <w:pBdr>
          <w:top w:val="nil"/>
          <w:left w:val="nil"/>
          <w:bottom w:val="nil"/>
          <w:right w:val="nil"/>
          <w:between w:val="nil"/>
        </w:pBdr>
        <w:spacing w:after="0" w:line="240" w:lineRule="auto"/>
        <w:rPr>
          <w:rFonts w:ascii="Gill Sans MT" w:eastAsia="Arial" w:hAnsi="Gill Sans MT" w:cs="Arial"/>
          <w:color w:val="000000"/>
          <w:sz w:val="20"/>
          <w:szCs w:val="20"/>
        </w:rPr>
      </w:pPr>
      <w:r w:rsidRPr="009B7379">
        <w:rPr>
          <w:rFonts w:ascii="Gill Sans MT" w:eastAsia="Arial" w:hAnsi="Gill Sans MT" w:cs="Arial"/>
          <w:b/>
          <w:bCs/>
          <w:color w:val="000000"/>
          <w:sz w:val="20"/>
          <w:szCs w:val="20"/>
        </w:rPr>
        <w:t>INSTRUCTIONS:</w:t>
      </w:r>
    </w:p>
    <w:p w14:paraId="4DBD680A" w14:textId="77777777" w:rsidR="00674BE6" w:rsidRPr="009B7379" w:rsidRDefault="00674BE6" w:rsidP="00674BE6">
      <w:pPr>
        <w:widowControl w:val="0"/>
        <w:pBdr>
          <w:top w:val="nil"/>
          <w:left w:val="nil"/>
          <w:bottom w:val="nil"/>
          <w:right w:val="nil"/>
          <w:between w:val="nil"/>
        </w:pBdr>
        <w:spacing w:after="0" w:line="240" w:lineRule="auto"/>
        <w:rPr>
          <w:rFonts w:ascii="Gill Sans MT" w:eastAsia="Arial" w:hAnsi="Gill Sans MT" w:cs="Arial"/>
          <w:color w:val="000000"/>
          <w:sz w:val="20"/>
          <w:szCs w:val="20"/>
        </w:rPr>
      </w:pPr>
    </w:p>
    <w:p w14:paraId="764D187A" w14:textId="77777777" w:rsidR="00674BE6" w:rsidRPr="009B7379" w:rsidRDefault="00674BE6" w:rsidP="00674BE6">
      <w:pPr>
        <w:widowControl w:val="0"/>
        <w:pBdr>
          <w:top w:val="nil"/>
          <w:left w:val="nil"/>
          <w:bottom w:val="nil"/>
          <w:right w:val="nil"/>
          <w:between w:val="nil"/>
        </w:pBdr>
        <w:spacing w:after="0" w:line="240" w:lineRule="auto"/>
        <w:rPr>
          <w:rFonts w:ascii="Gill Sans MT" w:eastAsia="Arial" w:hAnsi="Gill Sans MT" w:cs="Arial"/>
          <w:color w:val="000000"/>
          <w:sz w:val="20"/>
          <w:szCs w:val="20"/>
        </w:rPr>
      </w:pPr>
      <w:r w:rsidRPr="009B7379">
        <w:rPr>
          <w:rFonts w:ascii="Gill Sans MT" w:eastAsia="Arial" w:hAnsi="Gill Sans MT" w:cs="Arial"/>
          <w:color w:val="000000"/>
          <w:sz w:val="20"/>
          <w:szCs w:val="20"/>
        </w:rPr>
        <w:t>To determine the cutoff for segmentation, follow the steps below.</w:t>
      </w:r>
      <w:r w:rsidRPr="009B7379">
        <w:rPr>
          <w:rFonts w:ascii="Gill Sans MT" w:eastAsia="Arial" w:hAnsi="Gill Sans MT" w:cs="Arial"/>
          <w:color w:val="000000"/>
          <w:sz w:val="20"/>
          <w:szCs w:val="20"/>
        </w:rPr>
        <w:br/>
      </w:r>
    </w:p>
    <w:p w14:paraId="06B10027" w14:textId="77777777" w:rsidR="00674BE6" w:rsidRPr="009B7379" w:rsidRDefault="00674BE6" w:rsidP="00674BE6">
      <w:pPr>
        <w:widowControl w:val="0"/>
        <w:pBdr>
          <w:top w:val="nil"/>
          <w:left w:val="nil"/>
          <w:bottom w:val="nil"/>
          <w:right w:val="nil"/>
          <w:between w:val="nil"/>
        </w:pBdr>
        <w:spacing w:after="0" w:line="240" w:lineRule="auto"/>
        <w:rPr>
          <w:rFonts w:ascii="Gill Sans MT" w:eastAsia="Arial" w:hAnsi="Gill Sans MT" w:cs="Arial"/>
          <w:color w:val="000000"/>
          <w:sz w:val="20"/>
          <w:szCs w:val="20"/>
        </w:rPr>
      </w:pPr>
      <w:r w:rsidRPr="009B7379">
        <w:rPr>
          <w:rFonts w:ascii="Gill Sans MT" w:eastAsia="Arial" w:hAnsi="Gill Sans MT" w:cs="Arial"/>
          <w:color w:val="000000"/>
          <w:sz w:val="20"/>
          <w:szCs w:val="20"/>
        </w:rPr>
        <w:t>1. Obtain estimated number of households (measure of size) in each selected EA; let us assume for example all EAs have 100 households.</w:t>
      </w:r>
    </w:p>
    <w:p w14:paraId="4F5F8726" w14:textId="77777777" w:rsidR="00674BE6" w:rsidRPr="009B7379" w:rsidRDefault="00674BE6" w:rsidP="00674BE6">
      <w:pPr>
        <w:widowControl w:val="0"/>
        <w:pBdr>
          <w:top w:val="nil"/>
          <w:left w:val="nil"/>
          <w:bottom w:val="nil"/>
          <w:right w:val="nil"/>
          <w:between w:val="nil"/>
        </w:pBdr>
        <w:spacing w:after="0" w:line="240" w:lineRule="auto"/>
        <w:rPr>
          <w:rFonts w:ascii="Gill Sans MT" w:eastAsia="Arial" w:hAnsi="Gill Sans MT" w:cs="Arial"/>
          <w:color w:val="000000"/>
          <w:sz w:val="20"/>
          <w:szCs w:val="20"/>
        </w:rPr>
      </w:pPr>
    </w:p>
    <w:p w14:paraId="1ED09260" w14:textId="77777777" w:rsidR="00674BE6" w:rsidRPr="009B7379" w:rsidRDefault="00674BE6" w:rsidP="00674BE6">
      <w:pPr>
        <w:widowControl w:val="0"/>
        <w:pBdr>
          <w:top w:val="nil"/>
          <w:left w:val="nil"/>
          <w:bottom w:val="nil"/>
          <w:right w:val="nil"/>
          <w:between w:val="nil"/>
        </w:pBdr>
        <w:spacing w:after="0" w:line="240" w:lineRule="auto"/>
        <w:rPr>
          <w:rFonts w:ascii="Gill Sans MT" w:eastAsia="Arial" w:hAnsi="Gill Sans MT" w:cs="Arial"/>
          <w:color w:val="000000"/>
          <w:sz w:val="20"/>
          <w:szCs w:val="20"/>
        </w:rPr>
      </w:pPr>
      <w:r w:rsidRPr="009B7379">
        <w:rPr>
          <w:rFonts w:ascii="Gill Sans MT" w:eastAsia="Arial" w:hAnsi="Gill Sans MT" w:cs="Arial"/>
          <w:color w:val="000000"/>
          <w:sz w:val="20"/>
          <w:szCs w:val="20"/>
        </w:rPr>
        <w:t>2. Take the average number of households across all selected EAs; for this example, it gives 100 households.</w:t>
      </w:r>
    </w:p>
    <w:p w14:paraId="428C30FC" w14:textId="77777777" w:rsidR="00674BE6" w:rsidRPr="009B7379" w:rsidRDefault="00674BE6" w:rsidP="00674BE6">
      <w:pPr>
        <w:widowControl w:val="0"/>
        <w:pBdr>
          <w:top w:val="nil"/>
          <w:left w:val="nil"/>
          <w:bottom w:val="nil"/>
          <w:right w:val="nil"/>
          <w:between w:val="nil"/>
        </w:pBdr>
        <w:spacing w:after="0" w:line="240" w:lineRule="auto"/>
        <w:rPr>
          <w:rFonts w:ascii="Gill Sans MT" w:eastAsia="Arial" w:hAnsi="Gill Sans MT" w:cs="Arial"/>
          <w:color w:val="000000"/>
          <w:sz w:val="20"/>
          <w:szCs w:val="20"/>
        </w:rPr>
      </w:pPr>
    </w:p>
    <w:p w14:paraId="3F15F8E9" w14:textId="174011A9" w:rsidR="00674BE6" w:rsidRPr="009B7379" w:rsidRDefault="00674BE6" w:rsidP="00674BE6">
      <w:pPr>
        <w:pStyle w:val="CommentText"/>
        <w:rPr>
          <w:rFonts w:ascii="Gill Sans MT" w:hAnsi="Gill Sans MT" w:cs="Arial"/>
        </w:rPr>
      </w:pPr>
      <w:r w:rsidRPr="009B7379">
        <w:rPr>
          <w:rFonts w:ascii="Gill Sans MT" w:eastAsia="Arial" w:hAnsi="Gill Sans MT" w:cs="Arial"/>
          <w:color w:val="000000"/>
        </w:rPr>
        <w:t>3. Next, double the average number of households, e.g., 100 x 2 = 200 households. This is the cut-off for the number of households in a given EA above which segmentation is required.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0000FD8" w15:done="1"/>
  <w15:commentEx w15:paraId="00000FD9" w15:paraIdParent="00000FD8" w15:done="1"/>
  <w15:commentEx w15:paraId="5029D05E" w15:paraIdParent="00000FD8" w15:done="1"/>
  <w15:commentEx w15:paraId="00000FDA" w15:done="1"/>
  <w15:commentEx w15:paraId="5F19BB76" w15:done="1"/>
  <w15:commentEx w15:paraId="61859662" w15:done="1"/>
  <w15:commentEx w15:paraId="3B80708A" w15:done="0"/>
  <w15:commentEx w15:paraId="55131B13" w15:done="0"/>
  <w15:commentEx w15:paraId="1C497762" w15:done="0"/>
  <w15:commentEx w15:paraId="3F15F8E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287C1C" w16cex:dateUtc="2021-04-20T02:01:00Z"/>
  <w16cex:commentExtensible w16cex:durableId="24287D11" w16cex:dateUtc="2021-04-20T02:05:00Z"/>
  <w16cex:commentExtensible w16cex:durableId="244890D5" w16cex:dateUtc="2021-05-14T10:01:00Z"/>
  <w16cex:commentExtensible w16cex:durableId="244890F9" w16cex:dateUtc="2021-05-14T10:02:00Z"/>
  <w16cex:commentExtensible w16cex:durableId="2448911A" w16cex:dateUtc="2021-05-14T10:03:00Z"/>
  <w16cex:commentExtensible w16cex:durableId="24489146" w16cex:dateUtc="2021-05-14T10: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0000FD8" w16cid:durableId="242850AE"/>
  <w16cid:commentId w16cid:paraId="00000FD9" w16cid:durableId="242850AD"/>
  <w16cid:commentId w16cid:paraId="5029D05E" w16cid:durableId="24287C1C"/>
  <w16cid:commentId w16cid:paraId="00000FDA" w16cid:durableId="242850AB"/>
  <w16cid:commentId w16cid:paraId="5F19BB76" w16cid:durableId="24287D11"/>
  <w16cid:commentId w16cid:paraId="61859662" w16cid:durableId="242850AA"/>
  <w16cid:commentId w16cid:paraId="3B80708A" w16cid:durableId="244890D5"/>
  <w16cid:commentId w16cid:paraId="55131B13" w16cid:durableId="244890F9"/>
  <w16cid:commentId w16cid:paraId="1C497762" w16cid:durableId="2448911A"/>
  <w16cid:commentId w16cid:paraId="3F15F8E9" w16cid:durableId="2448914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A211DF" w14:textId="77777777" w:rsidR="006C0312" w:rsidRDefault="006C0312">
      <w:pPr>
        <w:spacing w:after="0" w:line="240" w:lineRule="auto"/>
      </w:pPr>
      <w:r>
        <w:separator/>
      </w:r>
    </w:p>
  </w:endnote>
  <w:endnote w:type="continuationSeparator" w:id="0">
    <w:p w14:paraId="139B15E8" w14:textId="77777777" w:rsidR="006C0312" w:rsidRDefault="006C03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Gill Sans">
    <w:altName w:val="Arial"/>
    <w:panose1 w:val="00000000000000000000"/>
    <w:charset w:val="00"/>
    <w:family w:val="swiss"/>
    <w:notTrueType/>
    <w:pitch w:val="variable"/>
    <w:sig w:usb0="A00000AF" w:usb1="5000205A" w:usb2="00000000" w:usb3="00000000" w:csb0="00000093" w:csb1="00000000"/>
  </w:font>
  <w:font w:name="Lucida Handwriting">
    <w:panose1 w:val="03010101010101010101"/>
    <w:charset w:val="00"/>
    <w:family w:val="script"/>
    <w:pitch w:val="variable"/>
    <w:sig w:usb0="00000003" w:usb1="00000000" w:usb2="00000000" w:usb3="00000000" w:csb0="00000001" w:csb1="00000000"/>
  </w:font>
  <w:font w:name="Dancing Script">
    <w:altName w:val="Calibri"/>
    <w:charset w:val="00"/>
    <w:family w:val="auto"/>
    <w:pitch w:val="default"/>
  </w:font>
  <w:font w:name="Cabin">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FCF" w14:textId="60CFDE4F" w:rsidR="00C212DA" w:rsidRDefault="00C212DA" w:rsidP="00E33C8F">
    <w:pPr>
      <w:pBdr>
        <w:top w:val="single" w:sz="8" w:space="1" w:color="D37D28"/>
      </w:pBdr>
      <w:tabs>
        <w:tab w:val="center" w:pos="4680"/>
        <w:tab w:val="right" w:pos="9360"/>
      </w:tabs>
      <w:spacing w:after="0" w:line="240" w:lineRule="auto"/>
    </w:pPr>
    <w:r>
      <w:rPr>
        <w:rFonts w:ascii="Gill Sans" w:eastAsia="Gill Sans" w:hAnsi="Gill Sans" w:cs="Gill Sans"/>
        <w:b/>
        <w:sz w:val="18"/>
        <w:szCs w:val="18"/>
      </w:rPr>
      <w:t>FEED THE FUTURE | Zone of Influence Midline Survey Household Listing Manual</w:t>
    </w:r>
    <w:r>
      <w:rPr>
        <w:rFonts w:ascii="Gill Sans" w:eastAsia="Gill Sans" w:hAnsi="Gill Sans" w:cs="Gill Sans"/>
        <w:b/>
        <w:sz w:val="18"/>
        <w:szCs w:val="18"/>
      </w:rPr>
      <w:tab/>
    </w:r>
    <w:r>
      <w:rPr>
        <w:rFonts w:ascii="Gill Sans" w:eastAsia="Gill Sans" w:hAnsi="Gill Sans" w:cs="Gill Sans"/>
        <w:b/>
        <w:sz w:val="18"/>
        <w:szCs w:val="18"/>
      </w:rPr>
      <w:fldChar w:fldCharType="begin"/>
    </w:r>
    <w:r>
      <w:rPr>
        <w:rFonts w:ascii="Gill Sans" w:eastAsia="Gill Sans" w:hAnsi="Gill Sans" w:cs="Gill Sans"/>
        <w:b/>
        <w:sz w:val="18"/>
        <w:szCs w:val="18"/>
      </w:rPr>
      <w:instrText>PAGE</w:instrText>
    </w:r>
    <w:r>
      <w:rPr>
        <w:rFonts w:ascii="Gill Sans" w:eastAsia="Gill Sans" w:hAnsi="Gill Sans" w:cs="Gill Sans"/>
        <w:b/>
        <w:sz w:val="18"/>
        <w:szCs w:val="18"/>
      </w:rPr>
      <w:fldChar w:fldCharType="separate"/>
    </w:r>
    <w:r>
      <w:rPr>
        <w:rFonts w:ascii="Gill Sans" w:eastAsia="Gill Sans" w:hAnsi="Gill Sans" w:cs="Gill Sans"/>
        <w:b/>
        <w:noProof/>
        <w:sz w:val="18"/>
        <w:szCs w:val="18"/>
      </w:rPr>
      <w:t>2</w:t>
    </w:r>
    <w:r>
      <w:rPr>
        <w:rFonts w:ascii="Gill Sans" w:eastAsia="Gill Sans" w:hAnsi="Gill Sans" w:cs="Gill Sans"/>
        <w:b/>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FD0" w14:textId="567DB3CE" w:rsidR="00C212DA" w:rsidRDefault="000F2049">
    <w:pPr>
      <w:pBdr>
        <w:top w:val="nil"/>
        <w:left w:val="nil"/>
        <w:bottom w:val="nil"/>
        <w:right w:val="nil"/>
        <w:between w:val="nil"/>
      </w:pBdr>
      <w:tabs>
        <w:tab w:val="center" w:pos="4680"/>
        <w:tab w:val="right" w:pos="9360"/>
      </w:tabs>
      <w:spacing w:after="0" w:line="240" w:lineRule="auto"/>
      <w:rPr>
        <w:color w:val="000000"/>
      </w:rPr>
    </w:pPr>
    <w:r w:rsidRPr="006858D0">
      <w:rPr>
        <w:rFonts w:ascii="Gill Sans MT" w:hAnsi="Gill Sans MT"/>
        <w:noProof/>
      </w:rPr>
      <w:drawing>
        <wp:anchor distT="0" distB="0" distL="114300" distR="114300" simplePos="0" relativeHeight="251659264" behindDoc="0" locked="0" layoutInCell="0" hidden="0" allowOverlap="0" wp14:anchorId="2F67C3DF" wp14:editId="1EFE4113">
          <wp:simplePos x="0" y="0"/>
          <wp:positionH relativeFrom="margin">
            <wp:posOffset>-57150</wp:posOffset>
          </wp:positionH>
          <wp:positionV relativeFrom="paragraph">
            <wp:posOffset>-590550</wp:posOffset>
          </wp:positionV>
          <wp:extent cx="2036445" cy="643255"/>
          <wp:effectExtent l="0" t="0" r="1905" b="4445"/>
          <wp:wrapSquare wrapText="bothSides" distT="0" distB="0" distL="114300" distR="114300"/>
          <wp:docPr id="224" name="image09.jpg"/>
          <wp:cNvGraphicFramePr/>
          <a:graphic xmlns:a="http://schemas.openxmlformats.org/drawingml/2006/main">
            <a:graphicData uri="http://schemas.openxmlformats.org/drawingml/2006/picture">
              <pic:pic xmlns:pic="http://schemas.openxmlformats.org/drawingml/2006/picture">
                <pic:nvPicPr>
                  <pic:cNvPr id="0" name="image09.jpg"/>
                  <pic:cNvPicPr preferRelativeResize="0"/>
                </pic:nvPicPr>
                <pic:blipFill>
                  <a:blip r:embed="rId1"/>
                  <a:srcRect/>
                  <a:stretch>
                    <a:fillRect/>
                  </a:stretch>
                </pic:blipFill>
                <pic:spPr>
                  <a:xfrm>
                    <a:off x="0" y="0"/>
                    <a:ext cx="2036445" cy="643255"/>
                  </a:xfrm>
                  <a:prstGeom prst="rect">
                    <a:avLst/>
                  </a:prstGeom>
                  <a:ln/>
                </pic:spPr>
              </pic:pic>
            </a:graphicData>
          </a:graphic>
          <wp14:sizeRelH relativeFrom="margin">
            <wp14:pctWidth>0</wp14:pctWidth>
          </wp14:sizeRelH>
          <wp14:sizeRelV relativeFrom="margin">
            <wp14:pctHeight>0</wp14:pctHeight>
          </wp14:sizeRelV>
        </wp:anchor>
      </w:drawing>
    </w:r>
    <w:sdt>
      <w:sdtPr>
        <w:tag w:val="goog_rdk_6337"/>
        <w:id w:val="-1241717801"/>
      </w:sdtPr>
      <w:sdtEndP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FD3" w14:textId="77777777" w:rsidR="00C212DA" w:rsidRDefault="00C212DA">
    <w:pPr>
      <w:pBdr>
        <w:top w:val="nil"/>
        <w:left w:val="nil"/>
        <w:bottom w:val="nil"/>
        <w:right w:val="nil"/>
        <w:between w:val="nil"/>
      </w:pBdr>
      <w:tabs>
        <w:tab w:val="center" w:pos="4680"/>
        <w:tab w:val="right" w:pos="9360"/>
      </w:tabs>
      <w:spacing w:after="0"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FD1" w14:textId="094928BE" w:rsidR="00C212DA" w:rsidRDefault="00C212DA">
    <w:pPr>
      <w:pBdr>
        <w:top w:val="single" w:sz="8" w:space="1" w:color="D37D28"/>
      </w:pBdr>
      <w:tabs>
        <w:tab w:val="center" w:pos="4680"/>
        <w:tab w:val="right" w:pos="9360"/>
      </w:tabs>
      <w:spacing w:after="0" w:line="240" w:lineRule="auto"/>
    </w:pPr>
    <w:r>
      <w:rPr>
        <w:rFonts w:ascii="Gill Sans" w:eastAsia="Gill Sans" w:hAnsi="Gill Sans" w:cs="Gill Sans"/>
        <w:b/>
        <w:sz w:val="18"/>
        <w:szCs w:val="18"/>
      </w:rPr>
      <w:t>FEED THE FUTURE | Household Listing Manual</w:t>
    </w:r>
    <w:r>
      <w:rPr>
        <w:rFonts w:ascii="Gill Sans" w:eastAsia="Gill Sans" w:hAnsi="Gill Sans" w:cs="Gill Sans"/>
        <w:b/>
        <w:sz w:val="18"/>
        <w:szCs w:val="18"/>
      </w:rPr>
      <w:tab/>
    </w:r>
    <w:r>
      <w:rPr>
        <w:rFonts w:ascii="Gill Sans" w:eastAsia="Gill Sans" w:hAnsi="Gill Sans" w:cs="Gill Sans"/>
        <w:b/>
        <w:sz w:val="18"/>
        <w:szCs w:val="18"/>
      </w:rPr>
      <w:tab/>
    </w:r>
    <w:r>
      <w:rPr>
        <w:rFonts w:ascii="Gill Sans" w:eastAsia="Gill Sans" w:hAnsi="Gill Sans" w:cs="Gill Sans"/>
        <w:b/>
        <w:sz w:val="18"/>
        <w:szCs w:val="18"/>
      </w:rPr>
      <w:fldChar w:fldCharType="begin"/>
    </w:r>
    <w:r>
      <w:rPr>
        <w:rFonts w:ascii="Gill Sans" w:eastAsia="Gill Sans" w:hAnsi="Gill Sans" w:cs="Gill Sans"/>
        <w:b/>
        <w:sz w:val="18"/>
        <w:szCs w:val="18"/>
      </w:rPr>
      <w:instrText>PAGE</w:instrText>
    </w:r>
    <w:r>
      <w:rPr>
        <w:rFonts w:ascii="Gill Sans" w:eastAsia="Gill Sans" w:hAnsi="Gill Sans" w:cs="Gill Sans"/>
        <w:b/>
        <w:sz w:val="18"/>
        <w:szCs w:val="18"/>
      </w:rPr>
      <w:fldChar w:fldCharType="separate"/>
    </w:r>
    <w:r>
      <w:rPr>
        <w:rFonts w:ascii="Gill Sans" w:eastAsia="Gill Sans" w:hAnsi="Gill Sans" w:cs="Gill Sans"/>
        <w:b/>
        <w:noProof/>
        <w:sz w:val="18"/>
        <w:szCs w:val="18"/>
      </w:rPr>
      <w:t>1</w:t>
    </w:r>
    <w:r>
      <w:rPr>
        <w:rFonts w:ascii="Gill Sans" w:eastAsia="Gill Sans" w:hAnsi="Gill Sans" w:cs="Gill Sans"/>
        <w:b/>
        <w:sz w:val="18"/>
        <w:szCs w:val="18"/>
      </w:rPr>
      <w:fldChar w:fldCharType="end"/>
    </w:r>
  </w:p>
  <w:p w14:paraId="00000FD2" w14:textId="77777777" w:rsidR="00C212DA" w:rsidRDefault="00C212DA">
    <w:pPr>
      <w:widowControl w:val="0"/>
      <w:pBdr>
        <w:top w:val="nil"/>
        <w:left w:val="nil"/>
        <w:bottom w:val="nil"/>
        <w:right w:val="nil"/>
        <w:between w:val="nil"/>
      </w:pBdr>
      <w:spacing w:after="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FD5" w14:textId="0301E75E" w:rsidR="00C212DA" w:rsidRPr="00C57C7F" w:rsidRDefault="00C212DA" w:rsidP="00C57C7F">
    <w:pPr>
      <w:pBdr>
        <w:top w:val="single" w:sz="8" w:space="1" w:color="D37D28"/>
      </w:pBdr>
      <w:tabs>
        <w:tab w:val="center" w:pos="4680"/>
        <w:tab w:val="right" w:pos="14400"/>
      </w:tabs>
      <w:spacing w:after="0" w:line="240" w:lineRule="auto"/>
      <w:rPr>
        <w:rFonts w:ascii="Gill Sans MT" w:hAnsi="Gill Sans MT"/>
      </w:rPr>
    </w:pPr>
    <w:r w:rsidRPr="00EC4C89">
      <w:rPr>
        <w:rFonts w:ascii="Gill Sans MT" w:eastAsia="Gill Sans" w:hAnsi="Gill Sans MT" w:cs="Gill Sans"/>
        <w:b/>
        <w:sz w:val="18"/>
        <w:szCs w:val="18"/>
      </w:rPr>
      <w:t>FEED THE FUTURE | Zone of Influence Midline Survey Household Listing Manual</w:t>
    </w:r>
    <w:r w:rsidRPr="00EC4C89">
      <w:rPr>
        <w:rFonts w:ascii="Gill Sans MT" w:eastAsia="Gill Sans" w:hAnsi="Gill Sans MT" w:cs="Gill Sans"/>
        <w:b/>
        <w:sz w:val="18"/>
        <w:szCs w:val="18"/>
      </w:rPr>
      <w:tab/>
    </w:r>
    <w:r w:rsidRPr="00EC4C89">
      <w:rPr>
        <w:rFonts w:ascii="Gill Sans MT" w:eastAsia="Gill Sans" w:hAnsi="Gill Sans MT" w:cs="Gill Sans"/>
        <w:b/>
        <w:sz w:val="18"/>
        <w:szCs w:val="18"/>
      </w:rPr>
      <w:fldChar w:fldCharType="begin"/>
    </w:r>
    <w:r w:rsidRPr="00EC4C89">
      <w:rPr>
        <w:rFonts w:ascii="Gill Sans MT" w:eastAsia="Gill Sans" w:hAnsi="Gill Sans MT" w:cs="Gill Sans"/>
        <w:b/>
        <w:sz w:val="18"/>
        <w:szCs w:val="18"/>
      </w:rPr>
      <w:instrText>PAGE</w:instrText>
    </w:r>
    <w:r w:rsidRPr="00EC4C89">
      <w:rPr>
        <w:rFonts w:ascii="Gill Sans MT" w:eastAsia="Gill Sans" w:hAnsi="Gill Sans MT" w:cs="Gill Sans"/>
        <w:b/>
        <w:sz w:val="18"/>
        <w:szCs w:val="18"/>
      </w:rPr>
      <w:fldChar w:fldCharType="separate"/>
    </w:r>
    <w:r w:rsidRPr="00EC4C89">
      <w:rPr>
        <w:rFonts w:ascii="Gill Sans MT" w:eastAsia="Gill Sans" w:hAnsi="Gill Sans MT" w:cs="Gill Sans"/>
        <w:b/>
        <w:noProof/>
        <w:sz w:val="18"/>
        <w:szCs w:val="18"/>
      </w:rPr>
      <w:t>2</w:t>
    </w:r>
    <w:r w:rsidRPr="00EC4C89">
      <w:rPr>
        <w:rFonts w:ascii="Gill Sans MT" w:eastAsia="Gill Sans" w:hAnsi="Gill Sans MT" w:cs="Gill Sans"/>
        <w:b/>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8A2DC5" w14:textId="77777777" w:rsidR="006C0312" w:rsidRDefault="006C0312">
      <w:pPr>
        <w:spacing w:after="0" w:line="240" w:lineRule="auto"/>
      </w:pPr>
      <w:r>
        <w:separator/>
      </w:r>
    </w:p>
  </w:footnote>
  <w:footnote w:type="continuationSeparator" w:id="0">
    <w:p w14:paraId="4A6ADE59" w14:textId="77777777" w:rsidR="006C0312" w:rsidRDefault="006C03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FCC" w14:textId="77777777" w:rsidR="00C212DA" w:rsidRDefault="00C212DA">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FCD" w14:textId="77777777" w:rsidR="00C212DA" w:rsidRDefault="00C212DA">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727820"/>
    <w:multiLevelType w:val="hybridMultilevel"/>
    <w:tmpl w:val="4A808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F61BB1"/>
    <w:multiLevelType w:val="multilevel"/>
    <w:tmpl w:val="143C9D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0DB426B"/>
    <w:multiLevelType w:val="multilevel"/>
    <w:tmpl w:val="7DF824E4"/>
    <w:lvl w:ilvl="0">
      <w:start w:val="1"/>
      <w:numFmt w:val="bullet"/>
      <w:pStyle w:val="N1-1st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 w15:restartNumberingAfterBreak="0">
    <w:nsid w:val="1BDA2D4B"/>
    <w:multiLevelType w:val="hybridMultilevel"/>
    <w:tmpl w:val="B8E25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14E06B6"/>
    <w:multiLevelType w:val="multilevel"/>
    <w:tmpl w:val="61BA9196"/>
    <w:lvl w:ilvl="0">
      <w:start w:val="1"/>
      <w:numFmt w:val="decimal"/>
      <w:pStyle w:val="Bulletedlis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4CB629A8"/>
    <w:multiLevelType w:val="multilevel"/>
    <w:tmpl w:val="A5E485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59363AB0"/>
    <w:multiLevelType w:val="multilevel"/>
    <w:tmpl w:val="40403F5E"/>
    <w:lvl w:ilvl="0">
      <w:start w:val="1"/>
      <w:numFmt w:val="bullet"/>
      <w:lvlText w:val="●"/>
      <w:lvlJc w:val="left"/>
      <w:pPr>
        <w:ind w:left="1170" w:hanging="360"/>
      </w:pPr>
      <w:rPr>
        <w:rFonts w:ascii="Noto Sans Symbols" w:eastAsia="Noto Sans Symbols" w:hAnsi="Noto Sans Symbols" w:cs="Noto Sans Symbols"/>
      </w:rPr>
    </w:lvl>
    <w:lvl w:ilvl="1">
      <w:start w:val="2"/>
      <w:numFmt w:val="decimal"/>
      <w:lvlText w:val="●.%2"/>
      <w:lvlJc w:val="left"/>
      <w:pPr>
        <w:ind w:left="1170" w:hanging="360"/>
      </w:pPr>
    </w:lvl>
    <w:lvl w:ilvl="2">
      <w:start w:val="1"/>
      <w:numFmt w:val="decimal"/>
      <w:lvlText w:val="●.%2.%3"/>
      <w:lvlJc w:val="left"/>
      <w:pPr>
        <w:ind w:left="1530" w:hanging="720"/>
      </w:pPr>
    </w:lvl>
    <w:lvl w:ilvl="3">
      <w:start w:val="1"/>
      <w:numFmt w:val="decimal"/>
      <w:lvlText w:val="●.%2.%3.%4"/>
      <w:lvlJc w:val="left"/>
      <w:pPr>
        <w:ind w:left="1530" w:hanging="720"/>
      </w:pPr>
    </w:lvl>
    <w:lvl w:ilvl="4">
      <w:start w:val="1"/>
      <w:numFmt w:val="decimal"/>
      <w:lvlText w:val="●.%2.%3.%4.%5"/>
      <w:lvlJc w:val="left"/>
      <w:pPr>
        <w:ind w:left="1890" w:hanging="1080"/>
      </w:pPr>
    </w:lvl>
    <w:lvl w:ilvl="5">
      <w:start w:val="1"/>
      <w:numFmt w:val="decimal"/>
      <w:lvlText w:val="●.%2.%3.%4.%5.%6"/>
      <w:lvlJc w:val="left"/>
      <w:pPr>
        <w:ind w:left="2250" w:hanging="1440"/>
      </w:pPr>
    </w:lvl>
    <w:lvl w:ilvl="6">
      <w:start w:val="1"/>
      <w:numFmt w:val="decimal"/>
      <w:lvlText w:val="●.%2.%3.%4.%5.%6.%7"/>
      <w:lvlJc w:val="left"/>
      <w:pPr>
        <w:ind w:left="2250" w:hanging="1440"/>
      </w:pPr>
    </w:lvl>
    <w:lvl w:ilvl="7">
      <w:start w:val="1"/>
      <w:numFmt w:val="decimal"/>
      <w:lvlText w:val="●.%2.%3.%4.%5.%6.%7.%8"/>
      <w:lvlJc w:val="left"/>
      <w:pPr>
        <w:ind w:left="2610" w:hanging="1800"/>
      </w:pPr>
    </w:lvl>
    <w:lvl w:ilvl="8">
      <w:start w:val="1"/>
      <w:numFmt w:val="decimal"/>
      <w:lvlText w:val="●.%2.%3.%4.%5.%6.%7.%8.%9"/>
      <w:lvlJc w:val="left"/>
      <w:pPr>
        <w:ind w:left="2610" w:hanging="1800"/>
      </w:pPr>
    </w:lvl>
  </w:abstractNum>
  <w:abstractNum w:abstractNumId="7" w15:restartNumberingAfterBreak="0">
    <w:nsid w:val="6A38300C"/>
    <w:multiLevelType w:val="multilevel"/>
    <w:tmpl w:val="E78EBE2C"/>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7"/>
  </w:num>
  <w:num w:numId="2">
    <w:abstractNumId w:val="2"/>
  </w:num>
  <w:num w:numId="3">
    <w:abstractNumId w:val="5"/>
  </w:num>
  <w:num w:numId="4">
    <w:abstractNumId w:val="1"/>
  </w:num>
  <w:num w:numId="5">
    <w:abstractNumId w:val="6"/>
  </w:num>
  <w:num w:numId="6">
    <w:abstractNumId w:val="4"/>
  </w:num>
  <w:num w:numId="7">
    <w:abstractNumId w:val="0"/>
  </w:num>
  <w:num w:numId="8">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Kaur, Jasbir">
    <w15:presenceInfo w15:providerId="AD" w15:userId="S::21775@icf.com::6dd8b9b3-31d8-4f3d-9a63-74b9c2165c1b"/>
  </w15:person>
  <w15:person w15:author="ICF">
    <w15:presenceInfo w15:providerId="None" w15:userId="ICF"/>
  </w15:person>
  <w15:person w15:author="Zalisk, Kirsten">
    <w15:presenceInfo w15:providerId="AD" w15:userId="S::26167@icf.com::504b20ee-7989-4069-b746-21b069973a53"/>
  </w15:person>
  <w15:person w15:author="USAID/RFS">
    <w15:presenceInfo w15:providerId="None" w15:userId="USAID/RF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4C6D"/>
    <w:rsid w:val="00070B35"/>
    <w:rsid w:val="000838F3"/>
    <w:rsid w:val="000C3435"/>
    <w:rsid w:val="000F2049"/>
    <w:rsid w:val="000F5305"/>
    <w:rsid w:val="0012359C"/>
    <w:rsid w:val="0012360A"/>
    <w:rsid w:val="001742CE"/>
    <w:rsid w:val="00194831"/>
    <w:rsid w:val="00304143"/>
    <w:rsid w:val="003517C7"/>
    <w:rsid w:val="003B3DD9"/>
    <w:rsid w:val="003B450A"/>
    <w:rsid w:val="003E5DF6"/>
    <w:rsid w:val="00407A93"/>
    <w:rsid w:val="00432AE3"/>
    <w:rsid w:val="004A3160"/>
    <w:rsid w:val="004D0FBC"/>
    <w:rsid w:val="004D45BA"/>
    <w:rsid w:val="004F43E8"/>
    <w:rsid w:val="00531716"/>
    <w:rsid w:val="00584AA5"/>
    <w:rsid w:val="005A75D5"/>
    <w:rsid w:val="005C3049"/>
    <w:rsid w:val="00674BE6"/>
    <w:rsid w:val="006A7D22"/>
    <w:rsid w:val="006C0312"/>
    <w:rsid w:val="00726313"/>
    <w:rsid w:val="00757B99"/>
    <w:rsid w:val="007A1AAF"/>
    <w:rsid w:val="007B260A"/>
    <w:rsid w:val="007C086C"/>
    <w:rsid w:val="007F6B5C"/>
    <w:rsid w:val="008643B5"/>
    <w:rsid w:val="008F0CE6"/>
    <w:rsid w:val="00914EE3"/>
    <w:rsid w:val="009B7379"/>
    <w:rsid w:val="009C3398"/>
    <w:rsid w:val="00A522E6"/>
    <w:rsid w:val="00AB2841"/>
    <w:rsid w:val="00AF3E94"/>
    <w:rsid w:val="00AF486D"/>
    <w:rsid w:val="00AF6127"/>
    <w:rsid w:val="00B62918"/>
    <w:rsid w:val="00C212DA"/>
    <w:rsid w:val="00C57C7F"/>
    <w:rsid w:val="00C82A31"/>
    <w:rsid w:val="00C85D5F"/>
    <w:rsid w:val="00CA4C6D"/>
    <w:rsid w:val="00CA7F22"/>
    <w:rsid w:val="00CE6FDC"/>
    <w:rsid w:val="00D650E5"/>
    <w:rsid w:val="00DE711C"/>
    <w:rsid w:val="00DF2930"/>
    <w:rsid w:val="00E20620"/>
    <w:rsid w:val="00E305CA"/>
    <w:rsid w:val="00E33C8F"/>
    <w:rsid w:val="00E86084"/>
    <w:rsid w:val="00EC4C89"/>
    <w:rsid w:val="00EE4862"/>
    <w:rsid w:val="00F44DF8"/>
    <w:rsid w:val="00FA4362"/>
    <w:rsid w:val="00FE65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37C3E981"/>
  <w15:docId w15:val="{22481B7A-F343-43AA-A130-D8B1D01803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4BE6"/>
    <w:rPr>
      <w:rFonts w:cs="Times New Roman"/>
    </w:rPr>
  </w:style>
  <w:style w:type="paragraph" w:styleId="Heading1">
    <w:name w:val="heading 1"/>
    <w:basedOn w:val="Normal"/>
    <w:next w:val="Normal"/>
    <w:link w:val="Heading1Char"/>
    <w:uiPriority w:val="9"/>
    <w:qFormat/>
    <w:rsid w:val="00CE070C"/>
    <w:pPr>
      <w:spacing w:after="120"/>
      <w:outlineLvl w:val="0"/>
    </w:pPr>
    <w:rPr>
      <w:rFonts w:ascii="Gill Sans MT" w:eastAsia="Times New Roman" w:hAnsi="Gill Sans MT" w:cs="Arial"/>
      <w:b/>
      <w:caps/>
      <w:color w:val="94A545"/>
      <w:sz w:val="28"/>
      <w:szCs w:val="36"/>
    </w:rPr>
  </w:style>
  <w:style w:type="paragraph" w:styleId="Heading2">
    <w:name w:val="heading 2"/>
    <w:basedOn w:val="Normal"/>
    <w:next w:val="Normal"/>
    <w:link w:val="Heading2Char"/>
    <w:uiPriority w:val="9"/>
    <w:unhideWhenUsed/>
    <w:qFormat/>
    <w:rsid w:val="00CE070C"/>
    <w:pPr>
      <w:spacing w:after="120"/>
      <w:ind w:left="720"/>
      <w:outlineLvl w:val="1"/>
    </w:pPr>
    <w:rPr>
      <w:rFonts w:ascii="Gill Sans MT" w:hAnsi="Gill Sans MT"/>
      <w:b/>
      <w:color w:val="387990"/>
      <w:sz w:val="24"/>
      <w:szCs w:val="24"/>
    </w:rPr>
  </w:style>
  <w:style w:type="paragraph" w:styleId="Heading3">
    <w:name w:val="heading 3"/>
    <w:basedOn w:val="Normal"/>
    <w:next w:val="Normal"/>
    <w:link w:val="Heading3Char"/>
    <w:uiPriority w:val="9"/>
    <w:unhideWhenUsed/>
    <w:qFormat/>
    <w:rsid w:val="00727BA8"/>
    <w:pPr>
      <w:keepNext/>
      <w:keepLines/>
      <w:spacing w:before="200" w:after="120"/>
      <w:outlineLvl w:val="2"/>
    </w:pPr>
    <w:rPr>
      <w:rFonts w:ascii="Gill Sans MT" w:eastAsiaTheme="majorEastAsia" w:hAnsi="Gill Sans MT" w:cstheme="majorBidi"/>
      <w:b/>
      <w:sz w:val="24"/>
      <w:szCs w:val="24"/>
    </w:rPr>
  </w:style>
  <w:style w:type="paragraph" w:styleId="Heading4">
    <w:name w:val="heading 4"/>
    <w:basedOn w:val="Tabletitle"/>
    <w:next w:val="Normal"/>
    <w:link w:val="Heading4Char"/>
    <w:uiPriority w:val="9"/>
    <w:semiHidden/>
    <w:unhideWhenUsed/>
    <w:qFormat/>
    <w:rsid w:val="002E52A2"/>
    <w:pPr>
      <w:outlineLvl w:val="3"/>
    </w:pPr>
    <w:rPr>
      <w:b w:val="0"/>
      <w:i/>
    </w:rPr>
  </w:style>
  <w:style w:type="paragraph" w:styleId="Heading5">
    <w:name w:val="heading 5"/>
    <w:basedOn w:val="Normal"/>
    <w:next w:val="Normal"/>
    <w:link w:val="Heading5Char"/>
    <w:uiPriority w:val="9"/>
    <w:semiHidden/>
    <w:unhideWhenUsed/>
    <w:qFormat/>
    <w:pPr>
      <w:keepNext/>
      <w:keepLines/>
      <w:spacing w:before="220" w:after="40"/>
      <w:contextualSpacing/>
      <w:outlineLvl w:val="4"/>
    </w:pPr>
    <w:rPr>
      <w:b/>
    </w:rPr>
  </w:style>
  <w:style w:type="paragraph" w:styleId="Heading6">
    <w:name w:val="heading 6"/>
    <w:basedOn w:val="Normal"/>
    <w:next w:val="Normal"/>
    <w:link w:val="Heading6Char"/>
    <w:uiPriority w:val="9"/>
    <w:semiHidden/>
    <w:unhideWhenUsed/>
    <w:qFormat/>
    <w:pPr>
      <w:keepNext/>
      <w:keepLines/>
      <w:spacing w:before="200" w:after="40"/>
      <w:contextualSpacing/>
      <w:outlineLvl w:val="5"/>
    </w:pPr>
    <w:rPr>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before="480" w:after="120"/>
      <w:contextualSpacing/>
    </w:pPr>
    <w:rPr>
      <w:b/>
      <w:sz w:val="72"/>
    </w:r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paragraph" w:styleId="CommentText">
    <w:name w:val="annotation text"/>
    <w:aliases w:val="Char Char Char Char Char Char Char,Char Char Char Char Char,Char Char Char Char Char Char1,Char Char Char Char Char1"/>
    <w:basedOn w:val="Normal"/>
    <w:link w:val="CommentTextChar"/>
    <w:uiPriority w:val="99"/>
    <w:unhideWhenUsed/>
    <w:rsid w:val="002E52A2"/>
    <w:rPr>
      <w:sz w:val="20"/>
      <w:szCs w:val="20"/>
    </w:rPr>
  </w:style>
  <w:style w:type="character" w:customStyle="1" w:styleId="CommentTextChar">
    <w:name w:val="Comment Text Char"/>
    <w:aliases w:val="Char Char Char Char Char Char Char Char,Char Char Char Char Char Char,Char Char Char Char Char Char1 Char,Char Char Char Char Char1 Char"/>
    <w:basedOn w:val="DefaultParagraphFont"/>
    <w:link w:val="CommentText"/>
    <w:uiPriority w:val="99"/>
    <w:rsid w:val="002E52A2"/>
    <w:rPr>
      <w:rFonts w:ascii="Calibri" w:eastAsia="Calibri" w:hAnsi="Calibri" w:cs="Times New Roman"/>
      <w:sz w:val="20"/>
      <w:szCs w:val="20"/>
    </w:rPr>
  </w:style>
  <w:style w:type="character" w:styleId="CommentReference">
    <w:name w:val="annotation reference"/>
    <w:uiPriority w:val="99"/>
    <w:unhideWhenUsed/>
    <w:rsid w:val="002E52A2"/>
    <w:rPr>
      <w:sz w:val="16"/>
      <w:szCs w:val="16"/>
    </w:rPr>
  </w:style>
  <w:style w:type="paragraph" w:styleId="BalloonText">
    <w:name w:val="Balloon Text"/>
    <w:basedOn w:val="Normal"/>
    <w:link w:val="BalloonTextChar"/>
    <w:uiPriority w:val="99"/>
    <w:semiHidden/>
    <w:unhideWhenUsed/>
    <w:rsid w:val="002E52A2"/>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2E52A2"/>
    <w:rPr>
      <w:rFonts w:ascii="Tahoma" w:eastAsia="Calibri" w:hAnsi="Tahoma" w:cs="Times New Roman"/>
      <w:sz w:val="16"/>
      <w:szCs w:val="16"/>
      <w:lang w:val="x-none" w:eastAsia="x-none"/>
    </w:rPr>
  </w:style>
  <w:style w:type="paragraph" w:styleId="CommentSubject">
    <w:name w:val="annotation subject"/>
    <w:basedOn w:val="CommentText"/>
    <w:next w:val="CommentText"/>
    <w:link w:val="CommentSubjectChar"/>
    <w:uiPriority w:val="99"/>
    <w:semiHidden/>
    <w:unhideWhenUsed/>
    <w:rsid w:val="002E52A2"/>
    <w:rPr>
      <w:b/>
      <w:bCs/>
      <w:lang w:val="x-none" w:eastAsia="x-none"/>
    </w:rPr>
  </w:style>
  <w:style w:type="character" w:customStyle="1" w:styleId="CommentSubjectChar">
    <w:name w:val="Comment Subject Char"/>
    <w:link w:val="CommentSubject"/>
    <w:uiPriority w:val="99"/>
    <w:semiHidden/>
    <w:rsid w:val="002E52A2"/>
    <w:rPr>
      <w:rFonts w:ascii="Calibri" w:eastAsia="Calibri" w:hAnsi="Calibri" w:cs="Times New Roman"/>
      <w:b/>
      <w:bCs/>
      <w:sz w:val="20"/>
      <w:szCs w:val="20"/>
      <w:lang w:val="x-none" w:eastAsia="x-none"/>
    </w:rPr>
  </w:style>
  <w:style w:type="paragraph" w:styleId="ListParagraph">
    <w:name w:val="List Paragraph"/>
    <w:basedOn w:val="Normal"/>
    <w:link w:val="ListParagraphChar"/>
    <w:uiPriority w:val="34"/>
    <w:qFormat/>
    <w:rsid w:val="002E52A2"/>
    <w:pPr>
      <w:ind w:left="720"/>
      <w:contextualSpacing/>
    </w:pPr>
  </w:style>
  <w:style w:type="paragraph" w:styleId="Header">
    <w:name w:val="header"/>
    <w:aliases w:val="Header Right (Default)"/>
    <w:basedOn w:val="Normal"/>
    <w:link w:val="HeaderChar"/>
    <w:unhideWhenUsed/>
    <w:rsid w:val="002E52A2"/>
    <w:pPr>
      <w:tabs>
        <w:tab w:val="center" w:pos="4680"/>
        <w:tab w:val="right" w:pos="9360"/>
      </w:tabs>
      <w:spacing w:after="0" w:line="240" w:lineRule="auto"/>
    </w:pPr>
  </w:style>
  <w:style w:type="character" w:customStyle="1" w:styleId="HeaderChar">
    <w:name w:val="Header Char"/>
    <w:aliases w:val="Header Right (Default) Char"/>
    <w:basedOn w:val="DefaultParagraphFont"/>
    <w:link w:val="Header"/>
    <w:rsid w:val="002E52A2"/>
    <w:rPr>
      <w:rFonts w:ascii="Calibri" w:eastAsia="Calibri" w:hAnsi="Calibri" w:cs="Times New Roman"/>
    </w:rPr>
  </w:style>
  <w:style w:type="paragraph" w:styleId="Footer">
    <w:name w:val="footer"/>
    <w:basedOn w:val="Normal"/>
    <w:link w:val="FooterChar"/>
    <w:uiPriority w:val="99"/>
    <w:unhideWhenUsed/>
    <w:rsid w:val="002E52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52A2"/>
    <w:rPr>
      <w:rFonts w:ascii="Calibri" w:eastAsia="Calibri" w:hAnsi="Calibri" w:cs="Times New Roman"/>
    </w:rPr>
  </w:style>
  <w:style w:type="paragraph" w:styleId="TOCHeading">
    <w:name w:val="TOC Heading"/>
    <w:basedOn w:val="Heading1"/>
    <w:next w:val="Normal"/>
    <w:uiPriority w:val="39"/>
    <w:semiHidden/>
    <w:unhideWhenUsed/>
    <w:qFormat/>
    <w:rsid w:val="00DA67BE"/>
    <w:pPr>
      <w:keepNext/>
      <w:keepLines/>
      <w:outlineLvl w:val="9"/>
    </w:pPr>
    <w:rPr>
      <w:rFonts w:asciiTheme="majorHAnsi" w:eastAsiaTheme="majorEastAsia" w:hAnsiTheme="majorHAnsi" w:cstheme="majorBidi"/>
      <w:bCs/>
      <w:color w:val="365F91" w:themeColor="accent1" w:themeShade="BF"/>
      <w:szCs w:val="28"/>
      <w:lang w:eastAsia="ja-JP"/>
    </w:rPr>
  </w:style>
  <w:style w:type="paragraph" w:styleId="TOC1">
    <w:name w:val="toc 1"/>
    <w:basedOn w:val="Normal"/>
    <w:next w:val="Normal"/>
    <w:autoRedefine/>
    <w:uiPriority w:val="39"/>
    <w:unhideWhenUsed/>
    <w:rsid w:val="00660663"/>
    <w:pPr>
      <w:tabs>
        <w:tab w:val="left" w:pos="360"/>
        <w:tab w:val="right" w:leader="dot" w:pos="9350"/>
      </w:tabs>
      <w:spacing w:after="100"/>
    </w:pPr>
    <w:rPr>
      <w:rFonts w:ascii="Gill Sans MT" w:hAnsi="Gill Sans MT"/>
    </w:rPr>
  </w:style>
  <w:style w:type="paragraph" w:styleId="TOC2">
    <w:name w:val="toc 2"/>
    <w:basedOn w:val="Normal"/>
    <w:next w:val="Normal"/>
    <w:autoRedefine/>
    <w:uiPriority w:val="39"/>
    <w:unhideWhenUsed/>
    <w:rsid w:val="00660663"/>
    <w:pPr>
      <w:tabs>
        <w:tab w:val="left" w:pos="900"/>
        <w:tab w:val="right" w:leader="dot" w:pos="9350"/>
      </w:tabs>
      <w:spacing w:after="100"/>
      <w:ind w:left="360"/>
    </w:pPr>
    <w:rPr>
      <w:rFonts w:ascii="Gill Sans MT" w:hAnsi="Gill Sans MT"/>
    </w:rPr>
  </w:style>
  <w:style w:type="paragraph" w:styleId="TOC3">
    <w:name w:val="toc 3"/>
    <w:basedOn w:val="Normal"/>
    <w:next w:val="Normal"/>
    <w:autoRedefine/>
    <w:uiPriority w:val="39"/>
    <w:unhideWhenUsed/>
    <w:rsid w:val="005C3049"/>
    <w:pPr>
      <w:tabs>
        <w:tab w:val="right" w:leader="dot" w:pos="9350"/>
      </w:tabs>
      <w:spacing w:after="100"/>
      <w:ind w:left="900"/>
    </w:pPr>
    <w:rPr>
      <w:rFonts w:ascii="Gill Sans MT" w:hAnsi="Gill Sans MT"/>
      <w:noProof/>
    </w:rPr>
  </w:style>
  <w:style w:type="character" w:styleId="Hyperlink">
    <w:name w:val="Hyperlink"/>
    <w:uiPriority w:val="99"/>
    <w:unhideWhenUsed/>
    <w:rsid w:val="002E52A2"/>
    <w:rPr>
      <w:color w:val="0000FF"/>
      <w:u w:val="single"/>
    </w:rPr>
  </w:style>
  <w:style w:type="paragraph" w:styleId="NormalWeb">
    <w:name w:val="Normal (Web)"/>
    <w:basedOn w:val="Normal"/>
    <w:uiPriority w:val="99"/>
    <w:unhideWhenUsed/>
    <w:rsid w:val="007A3082"/>
    <w:pPr>
      <w:spacing w:before="100" w:beforeAutospacing="1" w:after="100" w:afterAutospacing="1" w:line="240" w:lineRule="auto"/>
    </w:pPr>
    <w:rPr>
      <w:rFonts w:ascii="Times New Roman" w:eastAsia="Times New Roman" w:hAnsi="Times New Roman"/>
      <w:sz w:val="24"/>
      <w:szCs w:val="24"/>
    </w:rPr>
  </w:style>
  <w:style w:type="paragraph" w:styleId="Revision">
    <w:name w:val="Revision"/>
    <w:hidden/>
    <w:uiPriority w:val="99"/>
    <w:semiHidden/>
    <w:rsid w:val="0087343F"/>
    <w:pPr>
      <w:spacing w:after="0" w:line="240" w:lineRule="auto"/>
    </w:pPr>
    <w:rPr>
      <w:rFonts w:ascii="Arial" w:eastAsia="Arial" w:hAnsi="Arial" w:cs="Arial"/>
      <w:color w:val="000000"/>
    </w:rPr>
  </w:style>
  <w:style w:type="paragraph" w:styleId="FootnoteText">
    <w:name w:val="footnote text"/>
    <w:aliases w:val="F1"/>
    <w:basedOn w:val="Normal"/>
    <w:link w:val="FootnoteTextChar"/>
    <w:uiPriority w:val="99"/>
    <w:unhideWhenUsed/>
    <w:rsid w:val="002E52A2"/>
    <w:pPr>
      <w:spacing w:after="0" w:line="240" w:lineRule="auto"/>
    </w:pPr>
    <w:rPr>
      <w:sz w:val="20"/>
      <w:szCs w:val="20"/>
    </w:rPr>
  </w:style>
  <w:style w:type="character" w:customStyle="1" w:styleId="FootnoteTextChar">
    <w:name w:val="Footnote Text Char"/>
    <w:aliases w:val="F1 Char"/>
    <w:basedOn w:val="DefaultParagraphFont"/>
    <w:link w:val="FootnoteText"/>
    <w:uiPriority w:val="99"/>
    <w:rsid w:val="002E52A2"/>
    <w:rPr>
      <w:rFonts w:ascii="Calibri" w:eastAsia="Calibri" w:hAnsi="Calibri" w:cs="Times New Roman"/>
      <w:sz w:val="20"/>
      <w:szCs w:val="20"/>
    </w:rPr>
  </w:style>
  <w:style w:type="character" w:styleId="FootnoteReference">
    <w:name w:val="footnote reference"/>
    <w:uiPriority w:val="99"/>
    <w:unhideWhenUsed/>
    <w:rsid w:val="002E52A2"/>
    <w:rPr>
      <w:vertAlign w:val="superscript"/>
    </w:rPr>
  </w:style>
  <w:style w:type="character" w:customStyle="1" w:styleId="apple-converted-space">
    <w:name w:val="apple-converted-space"/>
    <w:basedOn w:val="DefaultParagraphFont"/>
    <w:rsid w:val="00F6142F"/>
  </w:style>
  <w:style w:type="paragraph" w:styleId="BodyText2">
    <w:name w:val="Body Text 2"/>
    <w:basedOn w:val="Normal"/>
    <w:link w:val="BodyText2Char"/>
    <w:rsid w:val="00442CC7"/>
    <w:pPr>
      <w:tabs>
        <w:tab w:val="left" w:pos="-1440"/>
        <w:tab w:val="left" w:pos="-720"/>
        <w:tab w:val="left" w:pos="0"/>
        <w:tab w:val="left" w:pos="150"/>
        <w:tab w:val="left" w:pos="300"/>
        <w:tab w:val="left" w:pos="450"/>
        <w:tab w:val="left" w:pos="600"/>
        <w:tab w:val="left" w:pos="720"/>
        <w:tab w:val="left" w:pos="750"/>
        <w:tab w:val="left" w:pos="900"/>
        <w:tab w:val="left" w:pos="1050"/>
        <w:tab w:val="left" w:pos="1200"/>
        <w:tab w:val="left" w:pos="1350"/>
        <w:tab w:val="left" w:pos="1440"/>
        <w:tab w:val="left" w:pos="1500"/>
        <w:tab w:val="left" w:pos="1650"/>
        <w:tab w:val="left" w:pos="1800"/>
      </w:tabs>
      <w:spacing w:line="264" w:lineRule="auto"/>
    </w:pPr>
    <w:rPr>
      <w:rFonts w:ascii="Times New Roman" w:eastAsia="Times New Roman" w:hAnsi="Times New Roman"/>
      <w:smallCaps/>
      <w:szCs w:val="20"/>
    </w:rPr>
  </w:style>
  <w:style w:type="character" w:customStyle="1" w:styleId="BodyText2Char">
    <w:name w:val="Body Text 2 Char"/>
    <w:basedOn w:val="DefaultParagraphFont"/>
    <w:link w:val="BodyText2"/>
    <w:rsid w:val="00442CC7"/>
    <w:rPr>
      <w:rFonts w:ascii="Times New Roman" w:eastAsia="Times New Roman" w:hAnsi="Times New Roman" w:cs="Times New Roman"/>
      <w:smallCaps/>
      <w:szCs w:val="20"/>
    </w:rPr>
  </w:style>
  <w:style w:type="paragraph" w:styleId="BodyText3">
    <w:name w:val="Body Text 3"/>
    <w:basedOn w:val="Normal"/>
    <w:link w:val="BodyText3Char"/>
    <w:rsid w:val="00442CC7"/>
    <w:pPr>
      <w:tabs>
        <w:tab w:val="left" w:pos="-1440"/>
        <w:tab w:val="left" w:pos="-720"/>
        <w:tab w:val="left" w:pos="0"/>
        <w:tab w:val="left" w:pos="150"/>
        <w:tab w:val="left" w:pos="300"/>
        <w:tab w:val="left" w:pos="450"/>
        <w:tab w:val="left" w:pos="600"/>
        <w:tab w:val="left" w:pos="720"/>
        <w:tab w:val="left" w:pos="750"/>
        <w:tab w:val="left" w:pos="900"/>
        <w:tab w:val="left" w:pos="1050"/>
        <w:tab w:val="left" w:pos="1200"/>
        <w:tab w:val="left" w:pos="1350"/>
        <w:tab w:val="left" w:pos="1440"/>
        <w:tab w:val="left" w:pos="1500"/>
        <w:tab w:val="left" w:pos="1650"/>
        <w:tab w:val="left" w:pos="1800"/>
      </w:tabs>
      <w:spacing w:line="264" w:lineRule="auto"/>
    </w:pPr>
    <w:rPr>
      <w:rFonts w:ascii="Times New Roman" w:eastAsia="Times New Roman" w:hAnsi="Times New Roman"/>
      <w:i/>
      <w:szCs w:val="20"/>
    </w:rPr>
  </w:style>
  <w:style w:type="character" w:customStyle="1" w:styleId="BodyText3Char">
    <w:name w:val="Body Text 3 Char"/>
    <w:basedOn w:val="DefaultParagraphFont"/>
    <w:link w:val="BodyText3"/>
    <w:rsid w:val="00442CC7"/>
    <w:rPr>
      <w:rFonts w:ascii="Times New Roman" w:eastAsia="Times New Roman" w:hAnsi="Times New Roman" w:cs="Times New Roman"/>
      <w:i/>
      <w:szCs w:val="20"/>
    </w:rPr>
  </w:style>
  <w:style w:type="paragraph" w:styleId="Caption">
    <w:name w:val="caption"/>
    <w:basedOn w:val="Normal"/>
    <w:next w:val="Normal"/>
    <w:uiPriority w:val="35"/>
    <w:qFormat/>
    <w:rsid w:val="002E52A2"/>
    <w:pPr>
      <w:spacing w:line="240" w:lineRule="auto"/>
    </w:pPr>
    <w:rPr>
      <w:b/>
      <w:bCs/>
      <w:color w:val="4F81BD"/>
      <w:sz w:val="18"/>
      <w:szCs w:val="18"/>
    </w:rPr>
  </w:style>
  <w:style w:type="paragraph" w:customStyle="1" w:styleId="L1-FlLSp12">
    <w:name w:val="L1-FlL Sp&amp;1/2"/>
    <w:basedOn w:val="Normal"/>
    <w:rsid w:val="00DB120B"/>
    <w:pPr>
      <w:tabs>
        <w:tab w:val="left" w:pos="1152"/>
      </w:tabs>
      <w:spacing w:line="360" w:lineRule="atLeast"/>
    </w:pPr>
    <w:rPr>
      <w:rFonts w:asciiTheme="minorHAnsi" w:eastAsia="Times New Roman" w:hAnsiTheme="minorHAnsi"/>
      <w:sz w:val="24"/>
      <w:szCs w:val="20"/>
    </w:rPr>
  </w:style>
  <w:style w:type="paragraph" w:customStyle="1" w:styleId="N1-1stBullet">
    <w:name w:val="N1-1st Bullet"/>
    <w:basedOn w:val="Normal"/>
    <w:rsid w:val="00DB120B"/>
    <w:pPr>
      <w:numPr>
        <w:numId w:val="2"/>
      </w:numPr>
      <w:spacing w:after="240" w:line="240" w:lineRule="atLeast"/>
    </w:pPr>
    <w:rPr>
      <w:rFonts w:asciiTheme="minorHAnsi" w:eastAsia="Times New Roman" w:hAnsiTheme="minorHAnsi"/>
      <w:sz w:val="24"/>
      <w:szCs w:val="20"/>
    </w:rPr>
  </w:style>
  <w:style w:type="table" w:styleId="TableGrid">
    <w:name w:val="Table Grid"/>
    <w:basedOn w:val="TableNormal"/>
    <w:uiPriority w:val="59"/>
    <w:rsid w:val="002E52A2"/>
    <w:pPr>
      <w:spacing w:after="0" w:line="240" w:lineRule="auto"/>
    </w:pPr>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5C2B24"/>
    <w:pPr>
      <w:spacing w:after="0" w:line="240" w:lineRule="auto"/>
    </w:pPr>
  </w:style>
  <w:style w:type="character" w:customStyle="1" w:styleId="NoSpacingChar">
    <w:name w:val="No Spacing Char"/>
    <w:basedOn w:val="DefaultParagraphFont"/>
    <w:link w:val="NoSpacing"/>
    <w:uiPriority w:val="1"/>
    <w:rsid w:val="005C2B24"/>
  </w:style>
  <w:style w:type="paragraph" w:customStyle="1" w:styleId="AParagraph">
    <w:name w:val="A_Paragraph"/>
    <w:qFormat/>
    <w:rsid w:val="006D34E2"/>
    <w:pPr>
      <w:spacing w:line="250" w:lineRule="atLeast"/>
      <w:ind w:firstLine="720"/>
      <w:jc w:val="both"/>
    </w:pPr>
    <w:rPr>
      <w:rFonts w:ascii="Verdana" w:eastAsiaTheme="minorHAnsi" w:hAnsi="Verdana"/>
      <w:sz w:val="18"/>
      <w:szCs w:val="18"/>
    </w:rPr>
  </w:style>
  <w:style w:type="paragraph" w:customStyle="1" w:styleId="AIndentParagraph">
    <w:name w:val="A_IndentParagraph"/>
    <w:basedOn w:val="AParagraph"/>
    <w:qFormat/>
    <w:rsid w:val="00692683"/>
    <w:pPr>
      <w:ind w:left="720" w:firstLine="0"/>
    </w:pPr>
  </w:style>
  <w:style w:type="paragraph" w:customStyle="1" w:styleId="TABLETEXT">
    <w:name w:val="TABLE TEXT"/>
    <w:basedOn w:val="Normal"/>
    <w:autoRedefine/>
    <w:rsid w:val="006639BD"/>
    <w:pPr>
      <w:tabs>
        <w:tab w:val="right" w:leader="dot" w:pos="6462"/>
      </w:tabs>
      <w:spacing w:line="240" w:lineRule="auto"/>
    </w:pPr>
    <w:rPr>
      <w:rFonts w:ascii="Times New Roman" w:eastAsia="Times New Roman" w:hAnsi="Times New Roman"/>
      <w:noProof/>
      <w:sz w:val="24"/>
      <w:szCs w:val="24"/>
      <w:lang w:eastAsia="zh-CN"/>
    </w:rPr>
  </w:style>
  <w:style w:type="paragraph" w:customStyle="1" w:styleId="Title1">
    <w:name w:val="Title1"/>
    <w:basedOn w:val="Normal"/>
    <w:next w:val="TABLETEXT"/>
    <w:rsid w:val="006639BD"/>
    <w:pPr>
      <w:spacing w:line="240" w:lineRule="auto"/>
      <w:jc w:val="center"/>
    </w:pPr>
    <w:rPr>
      <w:rFonts w:ascii="Times New Roman" w:eastAsia="Times New Roman" w:hAnsi="Times New Roman"/>
      <w:caps/>
      <w:sz w:val="20"/>
      <w:szCs w:val="20"/>
      <w:lang w:eastAsia="zh-CN"/>
    </w:rPr>
  </w:style>
  <w:style w:type="paragraph" w:customStyle="1" w:styleId="TEXT">
    <w:name w:val="TEXT"/>
    <w:basedOn w:val="Normal"/>
    <w:autoRedefine/>
    <w:rsid w:val="006639BD"/>
    <w:pPr>
      <w:spacing w:line="240" w:lineRule="auto"/>
    </w:pPr>
    <w:rPr>
      <w:rFonts w:ascii="Times New Roman" w:eastAsia="Times New Roman" w:hAnsi="Times New Roman"/>
      <w:smallCaps/>
      <w:sz w:val="20"/>
      <w:szCs w:val="20"/>
      <w:lang w:eastAsia="zh-CN"/>
    </w:rPr>
  </w:style>
  <w:style w:type="character" w:styleId="FollowedHyperlink">
    <w:name w:val="FollowedHyperlink"/>
    <w:basedOn w:val="DefaultParagraphFont"/>
    <w:uiPriority w:val="99"/>
    <w:semiHidden/>
    <w:unhideWhenUsed/>
    <w:rsid w:val="004E2AE8"/>
    <w:rPr>
      <w:color w:val="954F72"/>
      <w:u w:val="single"/>
    </w:rPr>
  </w:style>
  <w:style w:type="paragraph" w:customStyle="1" w:styleId="xl65">
    <w:name w:val="xl65"/>
    <w:basedOn w:val="Normal"/>
    <w:rsid w:val="004E2AE8"/>
    <w:pPr>
      <w:spacing w:before="100" w:beforeAutospacing="1" w:after="100" w:afterAutospacing="1" w:line="240" w:lineRule="auto"/>
    </w:pPr>
    <w:rPr>
      <w:rFonts w:ascii="Gill Sans MT" w:eastAsia="Times New Roman" w:hAnsi="Gill Sans MT"/>
      <w:sz w:val="24"/>
      <w:szCs w:val="24"/>
    </w:rPr>
  </w:style>
  <w:style w:type="paragraph" w:customStyle="1" w:styleId="xl66">
    <w:name w:val="xl66"/>
    <w:basedOn w:val="Normal"/>
    <w:rsid w:val="004E2AE8"/>
    <w:pPr>
      <w:shd w:val="clear" w:color="000000" w:fill="D37D28"/>
      <w:spacing w:before="100" w:beforeAutospacing="1" w:after="100" w:afterAutospacing="1" w:line="240" w:lineRule="auto"/>
      <w:textAlignment w:val="center"/>
    </w:pPr>
    <w:rPr>
      <w:rFonts w:ascii="Gill Sans MT" w:eastAsia="Times New Roman" w:hAnsi="Gill Sans MT"/>
      <w:sz w:val="20"/>
      <w:szCs w:val="20"/>
    </w:rPr>
  </w:style>
  <w:style w:type="paragraph" w:customStyle="1" w:styleId="xl67">
    <w:name w:val="xl67"/>
    <w:basedOn w:val="Normal"/>
    <w:rsid w:val="004E2AE8"/>
    <w:pPr>
      <w:pBdr>
        <w:top w:val="single" w:sz="8" w:space="0" w:color="auto"/>
        <w:bottom w:val="single" w:sz="4" w:space="0" w:color="auto"/>
        <w:right w:val="single" w:sz="4" w:space="0" w:color="auto"/>
      </w:pBdr>
      <w:spacing w:before="100" w:beforeAutospacing="1" w:after="100" w:afterAutospacing="1" w:line="240" w:lineRule="auto"/>
      <w:textAlignment w:val="center"/>
    </w:pPr>
    <w:rPr>
      <w:rFonts w:ascii="Gill Sans MT" w:eastAsia="Times New Roman" w:hAnsi="Gill Sans MT"/>
      <w:b/>
      <w:bCs/>
      <w:sz w:val="18"/>
      <w:szCs w:val="18"/>
    </w:rPr>
  </w:style>
  <w:style w:type="paragraph" w:customStyle="1" w:styleId="xl68">
    <w:name w:val="xl68"/>
    <w:basedOn w:val="Normal"/>
    <w:rsid w:val="004E2AE8"/>
    <w:pPr>
      <w:pBdr>
        <w:top w:val="single" w:sz="8" w:space="0" w:color="auto"/>
        <w:left w:val="single" w:sz="4" w:space="0" w:color="auto"/>
        <w:bottom w:val="single" w:sz="4" w:space="0" w:color="auto"/>
        <w:right w:val="single" w:sz="4" w:space="0" w:color="auto"/>
      </w:pBdr>
      <w:shd w:val="clear" w:color="000000" w:fill="4799B5"/>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69">
    <w:name w:val="xl69"/>
    <w:basedOn w:val="Normal"/>
    <w:rsid w:val="004E2AE8"/>
    <w:pPr>
      <w:pBdr>
        <w:top w:val="single" w:sz="8"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70">
    <w:name w:val="xl70"/>
    <w:basedOn w:val="Normal"/>
    <w:rsid w:val="004E2AE8"/>
    <w:pPr>
      <w:pBdr>
        <w:top w:val="single" w:sz="8" w:space="0" w:color="auto"/>
        <w:left w:val="single" w:sz="4" w:space="0" w:color="auto"/>
        <w:bottom w:val="single" w:sz="4" w:space="0" w:color="auto"/>
      </w:pBdr>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71">
    <w:name w:val="xl71"/>
    <w:basedOn w:val="Normal"/>
    <w:rsid w:val="004E2AE8"/>
    <w:pPr>
      <w:pBdr>
        <w:top w:val="single" w:sz="4" w:space="0" w:color="auto"/>
        <w:bottom w:val="single" w:sz="4" w:space="0" w:color="auto"/>
        <w:right w:val="single" w:sz="4" w:space="0" w:color="auto"/>
      </w:pBdr>
      <w:spacing w:before="100" w:beforeAutospacing="1" w:after="100" w:afterAutospacing="1" w:line="240" w:lineRule="auto"/>
      <w:ind w:firstLineChars="200" w:firstLine="200"/>
      <w:textAlignment w:val="center"/>
    </w:pPr>
    <w:rPr>
      <w:rFonts w:ascii="Gill Sans MT" w:eastAsia="Times New Roman" w:hAnsi="Gill Sans MT"/>
      <w:sz w:val="18"/>
      <w:szCs w:val="18"/>
    </w:rPr>
  </w:style>
  <w:style w:type="paragraph" w:customStyle="1" w:styleId="xl72">
    <w:name w:val="xl72"/>
    <w:basedOn w:val="Normal"/>
    <w:rsid w:val="004E2AE8"/>
    <w:pPr>
      <w:pBdr>
        <w:top w:val="single" w:sz="4" w:space="0" w:color="auto"/>
        <w:left w:val="single" w:sz="4" w:space="0" w:color="auto"/>
        <w:bottom w:val="single" w:sz="4" w:space="0" w:color="auto"/>
        <w:right w:val="single" w:sz="4" w:space="0" w:color="auto"/>
      </w:pBdr>
      <w:shd w:val="thinDiagCross" w:color="BDD7EE" w:fill="4799B5"/>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73">
    <w:name w:val="xl73"/>
    <w:basedOn w:val="Normal"/>
    <w:rsid w:val="004E2AE8"/>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74">
    <w:name w:val="xl74"/>
    <w:basedOn w:val="Normal"/>
    <w:rsid w:val="004E2AE8"/>
    <w:pPr>
      <w:pBdr>
        <w:top w:val="single" w:sz="4" w:space="0" w:color="auto"/>
        <w:left w:val="single" w:sz="4" w:space="0" w:color="auto"/>
        <w:bottom w:val="single" w:sz="4" w:space="0" w:color="auto"/>
      </w:pBdr>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75">
    <w:name w:val="xl75"/>
    <w:basedOn w:val="Normal"/>
    <w:rsid w:val="004E2AE8"/>
    <w:pPr>
      <w:pBdr>
        <w:top w:val="single" w:sz="4" w:space="0" w:color="auto"/>
        <w:bottom w:val="single" w:sz="4" w:space="0" w:color="auto"/>
        <w:right w:val="single" w:sz="4" w:space="0" w:color="auto"/>
      </w:pBdr>
      <w:spacing w:before="100" w:beforeAutospacing="1" w:after="100" w:afterAutospacing="1" w:line="240" w:lineRule="auto"/>
      <w:textAlignment w:val="center"/>
    </w:pPr>
    <w:rPr>
      <w:rFonts w:ascii="Gill Sans MT" w:eastAsia="Times New Roman" w:hAnsi="Gill Sans MT"/>
      <w:b/>
      <w:bCs/>
      <w:sz w:val="18"/>
      <w:szCs w:val="18"/>
    </w:rPr>
  </w:style>
  <w:style w:type="paragraph" w:customStyle="1" w:styleId="xl76">
    <w:name w:val="xl76"/>
    <w:basedOn w:val="Normal"/>
    <w:rsid w:val="004E2AE8"/>
    <w:pPr>
      <w:pBdr>
        <w:top w:val="single" w:sz="4" w:space="0" w:color="auto"/>
        <w:left w:val="single" w:sz="4" w:space="0" w:color="auto"/>
        <w:bottom w:val="single" w:sz="4" w:space="0" w:color="auto"/>
        <w:right w:val="single" w:sz="4" w:space="0" w:color="auto"/>
      </w:pBdr>
      <w:shd w:val="clear" w:color="000000" w:fill="4799B5"/>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77">
    <w:name w:val="xl77"/>
    <w:basedOn w:val="Normal"/>
    <w:rsid w:val="004E2AE8"/>
    <w:pPr>
      <w:pBdr>
        <w:top w:val="single" w:sz="4" w:space="0" w:color="auto"/>
        <w:bottom w:val="single" w:sz="4" w:space="0" w:color="auto"/>
        <w:right w:val="single" w:sz="4" w:space="0" w:color="auto"/>
      </w:pBdr>
      <w:spacing w:before="100" w:beforeAutospacing="1" w:after="100" w:afterAutospacing="1" w:line="240" w:lineRule="auto"/>
      <w:ind w:firstLineChars="100" w:firstLine="100"/>
      <w:textAlignment w:val="center"/>
    </w:pPr>
    <w:rPr>
      <w:rFonts w:ascii="Gill Sans MT" w:eastAsia="Times New Roman" w:hAnsi="Gill Sans MT"/>
      <w:sz w:val="18"/>
      <w:szCs w:val="18"/>
    </w:rPr>
  </w:style>
  <w:style w:type="paragraph" w:customStyle="1" w:styleId="xl78">
    <w:name w:val="xl78"/>
    <w:basedOn w:val="Normal"/>
    <w:rsid w:val="004E2AE8"/>
    <w:pPr>
      <w:pBdr>
        <w:top w:val="single" w:sz="4" w:space="0" w:color="auto"/>
        <w:bottom w:val="single" w:sz="4" w:space="0" w:color="auto"/>
        <w:right w:val="single" w:sz="4" w:space="0" w:color="auto"/>
      </w:pBdr>
      <w:spacing w:before="100" w:beforeAutospacing="1" w:after="100" w:afterAutospacing="1" w:line="240" w:lineRule="auto"/>
      <w:textAlignment w:val="center"/>
    </w:pPr>
    <w:rPr>
      <w:rFonts w:ascii="Gill Sans MT" w:eastAsia="Times New Roman" w:hAnsi="Gill Sans MT"/>
      <w:b/>
      <w:bCs/>
      <w:sz w:val="18"/>
      <w:szCs w:val="18"/>
    </w:rPr>
  </w:style>
  <w:style w:type="paragraph" w:customStyle="1" w:styleId="xl79">
    <w:name w:val="xl79"/>
    <w:basedOn w:val="Normal"/>
    <w:rsid w:val="004E2AE8"/>
    <w:pPr>
      <w:pBdr>
        <w:top w:val="single" w:sz="4" w:space="0" w:color="auto"/>
      </w:pBdr>
      <w:shd w:val="clear" w:color="000000" w:fill="FFFFFF"/>
      <w:spacing w:before="100" w:beforeAutospacing="1" w:after="100" w:afterAutospacing="1" w:line="240" w:lineRule="auto"/>
      <w:ind w:firstLineChars="100" w:firstLine="100"/>
      <w:textAlignment w:val="center"/>
    </w:pPr>
    <w:rPr>
      <w:rFonts w:ascii="Gill Sans MT" w:eastAsia="Times New Roman" w:hAnsi="Gill Sans MT"/>
      <w:sz w:val="18"/>
      <w:szCs w:val="18"/>
    </w:rPr>
  </w:style>
  <w:style w:type="paragraph" w:customStyle="1" w:styleId="xl80">
    <w:name w:val="xl80"/>
    <w:basedOn w:val="Normal"/>
    <w:rsid w:val="004E2AE8"/>
    <w:pPr>
      <w:pBdr>
        <w:top w:val="single" w:sz="4" w:space="0" w:color="auto"/>
      </w:pBdr>
      <w:shd w:val="clear" w:color="000000" w:fill="FFFFFF"/>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81">
    <w:name w:val="xl81"/>
    <w:basedOn w:val="Normal"/>
    <w:rsid w:val="004E2AE8"/>
    <w:pPr>
      <w:pBdr>
        <w:top w:val="single" w:sz="4" w:space="0" w:color="auto"/>
        <w:left w:val="single" w:sz="4" w:space="0" w:color="auto"/>
        <w:bottom w:val="single" w:sz="4" w:space="0" w:color="auto"/>
      </w:pBdr>
      <w:shd w:val="clear" w:color="000000" w:fill="4799B5"/>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82">
    <w:name w:val="xl82"/>
    <w:basedOn w:val="Normal"/>
    <w:rsid w:val="004E2AE8"/>
    <w:pPr>
      <w:pBdr>
        <w:top w:val="single" w:sz="4" w:space="0" w:color="auto"/>
        <w:left w:val="single" w:sz="4" w:space="0" w:color="auto"/>
        <w:bottom w:val="single" w:sz="4" w:space="0" w:color="auto"/>
      </w:pBdr>
      <w:shd w:val="thinDiagCross" w:color="BDD7EE" w:fill="4799B5"/>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83">
    <w:name w:val="xl83"/>
    <w:basedOn w:val="Normal"/>
    <w:rsid w:val="004E2AE8"/>
    <w:pPr>
      <w:pBdr>
        <w:top w:val="single" w:sz="4" w:space="0" w:color="auto"/>
        <w:bottom w:val="single" w:sz="4" w:space="0" w:color="auto"/>
        <w:right w:val="single" w:sz="4" w:space="0" w:color="auto"/>
      </w:pBdr>
      <w:spacing w:before="100" w:beforeAutospacing="1" w:after="100" w:afterAutospacing="1" w:line="240" w:lineRule="auto"/>
      <w:ind w:firstLineChars="100" w:firstLine="100"/>
      <w:textAlignment w:val="center"/>
    </w:pPr>
    <w:rPr>
      <w:rFonts w:ascii="Gill Sans MT" w:eastAsia="Times New Roman" w:hAnsi="Gill Sans MT"/>
      <w:sz w:val="18"/>
      <w:szCs w:val="18"/>
    </w:rPr>
  </w:style>
  <w:style w:type="paragraph" w:customStyle="1" w:styleId="xl84">
    <w:name w:val="xl84"/>
    <w:basedOn w:val="Normal"/>
    <w:rsid w:val="004E2AE8"/>
    <w:pPr>
      <w:pBdr>
        <w:top w:val="single" w:sz="4" w:space="0" w:color="auto"/>
        <w:bottom w:val="single" w:sz="4" w:space="0" w:color="auto"/>
        <w:right w:val="single" w:sz="4" w:space="0" w:color="auto"/>
      </w:pBdr>
      <w:spacing w:before="100" w:beforeAutospacing="1" w:after="100" w:afterAutospacing="1" w:line="240" w:lineRule="auto"/>
      <w:ind w:firstLineChars="100" w:firstLine="100"/>
      <w:textAlignment w:val="center"/>
    </w:pPr>
    <w:rPr>
      <w:rFonts w:ascii="Gill Sans MT" w:eastAsia="Times New Roman" w:hAnsi="Gill Sans MT"/>
      <w:sz w:val="18"/>
      <w:szCs w:val="18"/>
    </w:rPr>
  </w:style>
  <w:style w:type="paragraph" w:customStyle="1" w:styleId="xl85">
    <w:name w:val="xl85"/>
    <w:basedOn w:val="Normal"/>
    <w:rsid w:val="004E2AE8"/>
    <w:pPr>
      <w:pBdr>
        <w:top w:val="single" w:sz="4" w:space="0" w:color="auto"/>
        <w:bottom w:val="single" w:sz="8" w:space="0" w:color="auto"/>
        <w:right w:val="single" w:sz="4" w:space="0" w:color="auto"/>
      </w:pBdr>
      <w:spacing w:before="100" w:beforeAutospacing="1" w:after="100" w:afterAutospacing="1" w:line="240" w:lineRule="auto"/>
      <w:ind w:firstLineChars="100" w:firstLine="100"/>
      <w:textAlignment w:val="center"/>
    </w:pPr>
    <w:rPr>
      <w:rFonts w:ascii="Gill Sans MT" w:eastAsia="Times New Roman" w:hAnsi="Gill Sans MT"/>
      <w:sz w:val="18"/>
      <w:szCs w:val="18"/>
    </w:rPr>
  </w:style>
  <w:style w:type="paragraph" w:customStyle="1" w:styleId="xl86">
    <w:name w:val="xl86"/>
    <w:basedOn w:val="Normal"/>
    <w:rsid w:val="004E2AE8"/>
    <w:pPr>
      <w:pBdr>
        <w:top w:val="single" w:sz="4" w:space="0" w:color="auto"/>
        <w:left w:val="single" w:sz="4" w:space="0" w:color="auto"/>
        <w:bottom w:val="single" w:sz="8" w:space="0" w:color="auto"/>
        <w:right w:val="single" w:sz="4" w:space="0" w:color="auto"/>
      </w:pBdr>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87">
    <w:name w:val="xl87"/>
    <w:basedOn w:val="Normal"/>
    <w:rsid w:val="004E2AE8"/>
    <w:pPr>
      <w:pBdr>
        <w:top w:val="single" w:sz="4" w:space="0" w:color="auto"/>
        <w:left w:val="single" w:sz="4" w:space="0" w:color="auto"/>
        <w:bottom w:val="single" w:sz="8" w:space="0" w:color="auto"/>
        <w:right w:val="single" w:sz="4" w:space="0" w:color="auto"/>
      </w:pBdr>
      <w:shd w:val="thinDiagCross" w:color="BDD7EE" w:fill="4799B5"/>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88">
    <w:name w:val="xl88"/>
    <w:basedOn w:val="Normal"/>
    <w:rsid w:val="004E2AE8"/>
    <w:pPr>
      <w:pBdr>
        <w:top w:val="single" w:sz="4" w:space="0" w:color="auto"/>
        <w:left w:val="single" w:sz="4" w:space="0" w:color="auto"/>
        <w:bottom w:val="single" w:sz="8" w:space="0" w:color="auto"/>
      </w:pBdr>
      <w:shd w:val="thinDiagCross" w:color="BDD7EE" w:fill="4799B5"/>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89">
    <w:name w:val="xl89"/>
    <w:basedOn w:val="Normal"/>
    <w:rsid w:val="004E2AE8"/>
    <w:pPr>
      <w:pBdr>
        <w:top w:val="single" w:sz="4" w:space="0" w:color="auto"/>
      </w:pBdr>
      <w:shd w:val="clear" w:color="000000" w:fill="D37D28"/>
      <w:spacing w:before="100" w:beforeAutospacing="1" w:after="100" w:afterAutospacing="1" w:line="240" w:lineRule="auto"/>
      <w:jc w:val="center"/>
      <w:textAlignment w:val="center"/>
    </w:pPr>
    <w:rPr>
      <w:rFonts w:ascii="Gill Sans MT" w:eastAsia="Times New Roman" w:hAnsi="Gill Sans MT"/>
      <w:b/>
      <w:bCs/>
      <w:sz w:val="20"/>
      <w:szCs w:val="20"/>
    </w:rPr>
  </w:style>
  <w:style w:type="paragraph" w:customStyle="1" w:styleId="xl90">
    <w:name w:val="xl90"/>
    <w:basedOn w:val="Normal"/>
    <w:rsid w:val="004E2AE8"/>
    <w:pPr>
      <w:shd w:val="clear" w:color="000000" w:fill="D37D28"/>
      <w:spacing w:before="100" w:beforeAutospacing="1" w:after="100" w:afterAutospacing="1" w:line="240" w:lineRule="auto"/>
      <w:jc w:val="center"/>
      <w:textAlignment w:val="center"/>
    </w:pPr>
    <w:rPr>
      <w:rFonts w:ascii="Gill Sans MT" w:eastAsia="Times New Roman" w:hAnsi="Gill Sans MT"/>
      <w:b/>
      <w:bCs/>
      <w:sz w:val="20"/>
      <w:szCs w:val="20"/>
    </w:rPr>
  </w:style>
  <w:style w:type="paragraph" w:customStyle="1" w:styleId="Footnote">
    <w:name w:val="Footnote"/>
    <w:basedOn w:val="FootnoteText"/>
    <w:rsid w:val="003D677C"/>
    <w:pPr>
      <w:spacing w:after="40"/>
    </w:pPr>
    <w:rPr>
      <w:rFonts w:eastAsia="Times New Roman"/>
      <w:sz w:val="18"/>
    </w:rPr>
  </w:style>
  <w:style w:type="paragraph" w:customStyle="1" w:styleId="SL-FlLftSgl">
    <w:name w:val="SL-Fl Lft Sgl"/>
    <w:basedOn w:val="Normal"/>
    <w:rsid w:val="002E52A2"/>
    <w:pPr>
      <w:spacing w:after="0" w:line="240" w:lineRule="atLeast"/>
    </w:pPr>
    <w:rPr>
      <w:rFonts w:ascii="Garamond" w:eastAsia="Times New Roman" w:hAnsi="Garamond"/>
      <w:szCs w:val="20"/>
    </w:rPr>
  </w:style>
  <w:style w:type="paragraph" w:customStyle="1" w:styleId="BodyText1">
    <w:name w:val="Body Text1"/>
    <w:basedOn w:val="Normal"/>
    <w:qFormat/>
    <w:rsid w:val="002E52A2"/>
    <w:rPr>
      <w:rFonts w:ascii="Gill Sans MT" w:hAnsi="Gill Sans MT"/>
    </w:rPr>
  </w:style>
  <w:style w:type="paragraph" w:customStyle="1" w:styleId="Bulletedlist">
    <w:name w:val="Bulleted list"/>
    <w:basedOn w:val="CommentText"/>
    <w:qFormat/>
    <w:rsid w:val="00CE070C"/>
    <w:pPr>
      <w:numPr>
        <w:numId w:val="6"/>
      </w:numPr>
      <w:spacing w:after="0"/>
    </w:pPr>
    <w:rPr>
      <w:rFonts w:ascii="Gill Sans MT" w:hAnsi="Gill Sans MT" w:cs="Arial"/>
      <w:sz w:val="22"/>
      <w:szCs w:val="24"/>
    </w:rPr>
  </w:style>
  <w:style w:type="paragraph" w:customStyle="1" w:styleId="ColorfulList-Accent11">
    <w:name w:val="Colorful List - Accent 11"/>
    <w:basedOn w:val="Normal"/>
    <w:link w:val="ColorfulList-Accent1Char1"/>
    <w:uiPriority w:val="34"/>
    <w:qFormat/>
    <w:rsid w:val="002E52A2"/>
    <w:pPr>
      <w:spacing w:after="0" w:line="240" w:lineRule="auto"/>
      <w:ind w:left="720"/>
      <w:contextualSpacing/>
    </w:pPr>
    <w:rPr>
      <w:rFonts w:ascii="Times New Roman" w:eastAsia="Times New Roman" w:hAnsi="Times New Roman"/>
      <w:sz w:val="24"/>
      <w:szCs w:val="24"/>
    </w:rPr>
  </w:style>
  <w:style w:type="character" w:customStyle="1" w:styleId="ColorfulList-Accent1Char1">
    <w:name w:val="Colorful List - Accent 1 Char1"/>
    <w:link w:val="ColorfulList-Accent11"/>
    <w:uiPriority w:val="34"/>
    <w:locked/>
    <w:rsid w:val="002E52A2"/>
    <w:rPr>
      <w:rFonts w:ascii="Times New Roman" w:eastAsia="Times New Roman" w:hAnsi="Times New Roman" w:cs="Times New Roman"/>
      <w:sz w:val="24"/>
      <w:szCs w:val="24"/>
    </w:rPr>
  </w:style>
  <w:style w:type="paragraph" w:customStyle="1" w:styleId="Default">
    <w:name w:val="Default"/>
    <w:rsid w:val="002E52A2"/>
    <w:pPr>
      <w:autoSpaceDE w:val="0"/>
      <w:autoSpaceDN w:val="0"/>
      <w:adjustRightInd w:val="0"/>
      <w:spacing w:after="0" w:line="240" w:lineRule="auto"/>
    </w:pPr>
    <w:rPr>
      <w:rFonts w:ascii="Gill Sans MT" w:hAnsi="Gill Sans MT" w:cs="Gill Sans MT"/>
      <w:color w:val="000000"/>
      <w:sz w:val="24"/>
      <w:szCs w:val="24"/>
    </w:rPr>
  </w:style>
  <w:style w:type="paragraph" w:customStyle="1" w:styleId="Tabletitle">
    <w:name w:val="Table title"/>
    <w:basedOn w:val="Normal"/>
    <w:qFormat/>
    <w:rsid w:val="002E52A2"/>
    <w:pPr>
      <w:spacing w:before="220" w:after="120"/>
    </w:pPr>
    <w:rPr>
      <w:rFonts w:ascii="Gill Sans MT" w:hAnsi="Gill Sans MT"/>
      <w:b/>
    </w:rPr>
  </w:style>
  <w:style w:type="paragraph" w:customStyle="1" w:styleId="Figuretitle">
    <w:name w:val="Figure title"/>
    <w:basedOn w:val="Tabletitle"/>
    <w:qFormat/>
    <w:rsid w:val="00E07FEF"/>
    <w:pPr>
      <w:keepNext/>
    </w:pPr>
  </w:style>
  <w:style w:type="character" w:customStyle="1" w:styleId="Heading1Char">
    <w:name w:val="Heading 1 Char"/>
    <w:basedOn w:val="DefaultParagraphFont"/>
    <w:link w:val="Heading1"/>
    <w:uiPriority w:val="9"/>
    <w:rsid w:val="00CE070C"/>
    <w:rPr>
      <w:rFonts w:ascii="Gill Sans MT" w:eastAsia="Times New Roman" w:hAnsi="Gill Sans MT" w:cs="Arial"/>
      <w:b/>
      <w:caps/>
      <w:color w:val="94A545"/>
      <w:sz w:val="28"/>
      <w:szCs w:val="36"/>
    </w:rPr>
  </w:style>
  <w:style w:type="character" w:customStyle="1" w:styleId="Heading2Char">
    <w:name w:val="Heading 2 Char"/>
    <w:basedOn w:val="DefaultParagraphFont"/>
    <w:link w:val="Heading2"/>
    <w:uiPriority w:val="9"/>
    <w:rsid w:val="00CE070C"/>
    <w:rPr>
      <w:rFonts w:ascii="Gill Sans MT" w:eastAsia="Calibri" w:hAnsi="Gill Sans MT" w:cs="Times New Roman"/>
      <w:b/>
      <w:color w:val="387990"/>
      <w:sz w:val="24"/>
      <w:szCs w:val="24"/>
    </w:rPr>
  </w:style>
  <w:style w:type="character" w:customStyle="1" w:styleId="Heading3Char">
    <w:name w:val="Heading 3 Char"/>
    <w:basedOn w:val="DefaultParagraphFont"/>
    <w:link w:val="Heading3"/>
    <w:uiPriority w:val="9"/>
    <w:rsid w:val="00727BA8"/>
    <w:rPr>
      <w:rFonts w:ascii="Gill Sans MT" w:eastAsiaTheme="majorEastAsia" w:hAnsi="Gill Sans MT" w:cstheme="majorBidi"/>
      <w:b/>
      <w:sz w:val="24"/>
      <w:szCs w:val="24"/>
    </w:rPr>
  </w:style>
  <w:style w:type="character" w:customStyle="1" w:styleId="Heading4Char">
    <w:name w:val="Heading 4 Char"/>
    <w:basedOn w:val="DefaultParagraphFont"/>
    <w:link w:val="Heading4"/>
    <w:uiPriority w:val="9"/>
    <w:rsid w:val="002E52A2"/>
    <w:rPr>
      <w:rFonts w:ascii="Gill Sans MT" w:eastAsia="Calibri" w:hAnsi="Gill Sans MT" w:cs="Times New Roman"/>
      <w:i/>
    </w:rPr>
  </w:style>
  <w:style w:type="paragraph" w:customStyle="1" w:styleId="MediumGrid1-Accent21">
    <w:name w:val="Medium Grid 1 - Accent 21"/>
    <w:basedOn w:val="Normal"/>
    <w:link w:val="MediumGrid1-Accent2Char"/>
    <w:uiPriority w:val="34"/>
    <w:qFormat/>
    <w:rsid w:val="002E52A2"/>
    <w:pPr>
      <w:ind w:left="720"/>
      <w:contextualSpacing/>
    </w:pPr>
    <w:rPr>
      <w:rFonts w:eastAsia="Times New Roman"/>
      <w:lang w:val="x-none" w:eastAsia="x-none"/>
    </w:rPr>
  </w:style>
  <w:style w:type="character" w:customStyle="1" w:styleId="MediumGrid1-Accent2Char">
    <w:name w:val="Medium Grid 1 - Accent 2 Char"/>
    <w:link w:val="MediumGrid1-Accent21"/>
    <w:uiPriority w:val="34"/>
    <w:locked/>
    <w:rsid w:val="002E52A2"/>
    <w:rPr>
      <w:rFonts w:ascii="Calibri" w:eastAsia="Times New Roman" w:hAnsi="Calibri" w:cs="Times New Roman"/>
      <w:lang w:val="x-none" w:eastAsia="x-none"/>
    </w:rPr>
  </w:style>
  <w:style w:type="paragraph" w:customStyle="1" w:styleId="MediumGrid21">
    <w:name w:val="Medium Grid 21"/>
    <w:uiPriority w:val="1"/>
    <w:qFormat/>
    <w:rsid w:val="002E52A2"/>
    <w:pPr>
      <w:spacing w:after="0" w:line="240" w:lineRule="auto"/>
    </w:pPr>
    <w:rPr>
      <w:rFonts w:eastAsia="Times New Roman" w:cs="Times New Roman"/>
    </w:rPr>
  </w:style>
  <w:style w:type="character" w:styleId="PageNumber">
    <w:name w:val="page number"/>
    <w:rsid w:val="002E52A2"/>
  </w:style>
  <w:style w:type="character" w:customStyle="1" w:styleId="ListParagraphChar">
    <w:name w:val="List Paragraph Char"/>
    <w:basedOn w:val="DefaultParagraphFont"/>
    <w:link w:val="ListParagraph"/>
    <w:uiPriority w:val="34"/>
    <w:rsid w:val="00C53379"/>
    <w:rPr>
      <w:rFonts w:ascii="Calibri" w:eastAsia="Calibri" w:hAnsi="Calibri" w:cs="Times New Roman"/>
    </w:rPr>
  </w:style>
  <w:style w:type="paragraph" w:customStyle="1" w:styleId="TableTitle0">
    <w:name w:val="Table Title"/>
    <w:basedOn w:val="Tabletitle"/>
    <w:qFormat/>
    <w:rsid w:val="005C3049"/>
  </w:style>
  <w:style w:type="paragraph" w:customStyle="1" w:styleId="TableText0">
    <w:name w:val="Table Text"/>
    <w:basedOn w:val="Normal"/>
    <w:qFormat/>
    <w:rsid w:val="00C53379"/>
    <w:pPr>
      <w:spacing w:after="0" w:line="240" w:lineRule="auto"/>
    </w:pPr>
    <w:rPr>
      <w:rFonts w:eastAsia="Times New Roman"/>
      <w:sz w:val="20"/>
      <w:szCs w:val="24"/>
    </w:rPr>
  </w:style>
  <w:style w:type="paragraph" w:customStyle="1" w:styleId="NormalBeforeBullet">
    <w:name w:val="Normal Before Bullet"/>
    <w:basedOn w:val="Normal"/>
    <w:qFormat/>
    <w:rsid w:val="00C53379"/>
    <w:pPr>
      <w:keepNext/>
      <w:spacing w:after="60" w:line="264" w:lineRule="auto"/>
    </w:pPr>
    <w:rPr>
      <w:rFonts w:eastAsia="Times New Roman"/>
      <w:szCs w:val="24"/>
    </w:rPr>
  </w:style>
  <w:style w:type="character" w:customStyle="1" w:styleId="UnresolvedMention1">
    <w:name w:val="Unresolved Mention1"/>
    <w:basedOn w:val="DefaultParagraphFont"/>
    <w:uiPriority w:val="99"/>
    <w:semiHidden/>
    <w:unhideWhenUsed/>
    <w:rsid w:val="00C53379"/>
    <w:rPr>
      <w:color w:val="808080"/>
      <w:shd w:val="clear" w:color="auto" w:fill="E6E6E6"/>
    </w:rPr>
  </w:style>
  <w:style w:type="character" w:customStyle="1" w:styleId="UnresolvedMention2">
    <w:name w:val="Unresolved Mention2"/>
    <w:basedOn w:val="DefaultParagraphFont"/>
    <w:uiPriority w:val="99"/>
    <w:semiHidden/>
    <w:unhideWhenUsed/>
    <w:rsid w:val="00C53379"/>
    <w:rPr>
      <w:color w:val="808080"/>
      <w:shd w:val="clear" w:color="auto" w:fill="E6E6E6"/>
    </w:rPr>
  </w:style>
  <w:style w:type="paragraph" w:customStyle="1" w:styleId="Normal1">
    <w:name w:val="Normal1"/>
    <w:rsid w:val="00C53379"/>
    <w:pPr>
      <w:pBdr>
        <w:top w:val="nil"/>
        <w:left w:val="nil"/>
        <w:bottom w:val="nil"/>
        <w:right w:val="nil"/>
        <w:between w:val="nil"/>
      </w:pBdr>
    </w:pPr>
    <w:rPr>
      <w:color w:val="000000"/>
    </w:rPr>
  </w:style>
  <w:style w:type="paragraph" w:customStyle="1" w:styleId="DocumentNameHeadline">
    <w:name w:val="Document Name/Headline"/>
    <w:basedOn w:val="Normal"/>
    <w:link w:val="DocumentNameHeadlineChar"/>
    <w:qFormat/>
    <w:rsid w:val="00CE070C"/>
    <w:pPr>
      <w:widowControl w:val="0"/>
      <w:spacing w:after="0" w:line="240" w:lineRule="auto"/>
    </w:pPr>
    <w:rPr>
      <w:rFonts w:ascii="Gill Sans MT" w:eastAsia="Times New Roman" w:hAnsi="Gill Sans MT" w:cs="Arial"/>
      <w:b/>
      <w:caps/>
      <w:color w:val="94A545"/>
      <w:sz w:val="28"/>
      <w:szCs w:val="36"/>
    </w:rPr>
  </w:style>
  <w:style w:type="character" w:customStyle="1" w:styleId="DocumentNameHeadlineChar">
    <w:name w:val="Document Name/Headline Char"/>
    <w:basedOn w:val="DefaultParagraphFont"/>
    <w:link w:val="DocumentNameHeadline"/>
    <w:rsid w:val="00CE070C"/>
    <w:rPr>
      <w:rFonts w:ascii="Gill Sans MT" w:eastAsia="Times New Roman" w:hAnsi="Gill Sans MT" w:cs="Arial"/>
      <w:b/>
      <w:caps/>
      <w:color w:val="94A545"/>
      <w:sz w:val="28"/>
      <w:szCs w:val="36"/>
    </w:rPr>
  </w:style>
  <w:style w:type="character" w:styleId="UnresolvedMention">
    <w:name w:val="Unresolved Mention"/>
    <w:basedOn w:val="DefaultParagraphFont"/>
    <w:uiPriority w:val="99"/>
    <w:unhideWhenUsed/>
    <w:rsid w:val="00073395"/>
    <w:rPr>
      <w:color w:val="605E5C"/>
      <w:shd w:val="clear" w:color="auto" w:fill="E1DFDD"/>
    </w:rPr>
  </w:style>
  <w:style w:type="character" w:styleId="Mention">
    <w:name w:val="Mention"/>
    <w:basedOn w:val="DefaultParagraphFont"/>
    <w:uiPriority w:val="99"/>
    <w:unhideWhenUsed/>
    <w:rsid w:val="00073395"/>
    <w:rPr>
      <w:color w:val="2B579A"/>
      <w:shd w:val="clear" w:color="auto" w:fill="E1DFDD"/>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pPr>
      <w:spacing w:after="0" w:line="240" w:lineRule="auto"/>
    </w:pPr>
    <w:tblPr>
      <w:tblStyleRowBandSize w:val="1"/>
      <w:tblStyleColBandSize w:val="1"/>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pPr>
      <w:spacing w:after="0" w:line="240" w:lineRule="auto"/>
    </w:pPr>
    <w:tblPr>
      <w:tblStyleRowBandSize w:val="1"/>
      <w:tblStyleColBandSize w:val="1"/>
      <w:tblCellMar>
        <w:left w:w="58" w:type="dxa"/>
        <w:right w:w="58" w:type="dxa"/>
      </w:tblCellMar>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pPr>
      <w:spacing w:after="0" w:line="240" w:lineRule="auto"/>
    </w:pPr>
    <w:tblPr>
      <w:tblStyleRowBandSize w:val="1"/>
      <w:tblStyleColBandSize w:val="1"/>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pPr>
      <w:spacing w:after="0" w:line="240" w:lineRule="auto"/>
    </w:pPr>
    <w:tblPr>
      <w:tblStyleRowBandSize w:val="1"/>
      <w:tblStyleColBandSize w:val="1"/>
      <w:tblCellMar>
        <w:left w:w="115" w:type="dxa"/>
        <w:right w:w="115" w:type="dxa"/>
      </w:tblCellMar>
    </w:tblPr>
  </w:style>
  <w:style w:type="table" w:customStyle="1" w:styleId="ad">
    <w:basedOn w:val="TableNormal"/>
    <w:pPr>
      <w:spacing w:after="0" w:line="240" w:lineRule="auto"/>
    </w:pPr>
    <w:tblPr>
      <w:tblStyleRowBandSize w:val="1"/>
      <w:tblStyleColBandSize w:val="1"/>
      <w:tblCellMar>
        <w:left w:w="115" w:type="dxa"/>
        <w:right w:w="115" w:type="dxa"/>
      </w:tblCellMar>
    </w:tblPr>
  </w:style>
  <w:style w:type="table" w:customStyle="1" w:styleId="ae">
    <w:basedOn w:val="TableNormal"/>
    <w:pPr>
      <w:spacing w:after="0" w:line="240" w:lineRule="auto"/>
    </w:pPr>
    <w:tblPr>
      <w:tblStyleRowBandSize w:val="1"/>
      <w:tblStyleColBandSize w:val="1"/>
      <w:tblCellMar>
        <w:left w:w="115" w:type="dxa"/>
        <w:right w:w="115" w:type="dxa"/>
      </w:tblCellMar>
    </w:tblPr>
  </w:style>
  <w:style w:type="table" w:customStyle="1" w:styleId="af">
    <w:basedOn w:val="TableNormal"/>
    <w:pPr>
      <w:spacing w:after="0" w:line="240" w:lineRule="auto"/>
    </w:pPr>
    <w:tblPr>
      <w:tblStyleRowBandSize w:val="1"/>
      <w:tblStyleColBandSize w:val="1"/>
      <w:tblCellMar>
        <w:left w:w="115" w:type="dxa"/>
        <w:right w:w="115" w:type="dxa"/>
      </w:tblCellMar>
    </w:tblPr>
  </w:style>
  <w:style w:type="table" w:customStyle="1" w:styleId="af0">
    <w:basedOn w:val="TableNormal"/>
    <w:pPr>
      <w:spacing w:after="0" w:line="240" w:lineRule="auto"/>
    </w:pPr>
    <w:tblPr>
      <w:tblStyleRowBandSize w:val="1"/>
      <w:tblStyleColBandSize w:val="1"/>
      <w:tblCellMar>
        <w:left w:w="115" w:type="dxa"/>
        <w:right w:w="115" w:type="dxa"/>
      </w:tblCellMar>
    </w:tblPr>
  </w:style>
  <w:style w:type="table" w:customStyle="1" w:styleId="af1">
    <w:basedOn w:val="TableNormal"/>
    <w:pPr>
      <w:spacing w:after="0" w:line="240" w:lineRule="auto"/>
    </w:pPr>
    <w:tblPr>
      <w:tblStyleRowBandSize w:val="1"/>
      <w:tblStyleColBandSize w:val="1"/>
      <w:tblCellMar>
        <w:left w:w="115" w:type="dxa"/>
        <w:right w:w="115" w:type="dxa"/>
      </w:tblCellMar>
    </w:tblPr>
  </w:style>
  <w:style w:type="table" w:customStyle="1" w:styleId="af2">
    <w:basedOn w:val="TableNormal"/>
    <w:pPr>
      <w:spacing w:after="0" w:line="240" w:lineRule="auto"/>
    </w:pPr>
    <w:tblPr>
      <w:tblStyleRowBandSize w:val="1"/>
      <w:tblStyleColBandSize w:val="1"/>
      <w:tblCellMar>
        <w:left w:w="115" w:type="dxa"/>
        <w:right w:w="115" w:type="dxa"/>
      </w:tblCellMar>
    </w:tblPr>
  </w:style>
  <w:style w:type="table" w:customStyle="1" w:styleId="af3">
    <w:basedOn w:val="TableNormal"/>
    <w:pPr>
      <w:spacing w:after="0" w:line="240" w:lineRule="auto"/>
    </w:pPr>
    <w:tblPr>
      <w:tblStyleRowBandSize w:val="1"/>
      <w:tblStyleColBandSize w:val="1"/>
      <w:tblCellMar>
        <w:left w:w="115" w:type="dxa"/>
        <w:right w:w="115" w:type="dxa"/>
      </w:tblCellMar>
    </w:tblPr>
  </w:style>
  <w:style w:type="table" w:customStyle="1" w:styleId="af4">
    <w:basedOn w:val="TableNormal"/>
    <w:pPr>
      <w:spacing w:after="0" w:line="240" w:lineRule="auto"/>
    </w:pPr>
    <w:tblPr>
      <w:tblStyleRowBandSize w:val="1"/>
      <w:tblStyleColBandSize w:val="1"/>
      <w:tblCellMar>
        <w:left w:w="115" w:type="dxa"/>
        <w:right w:w="115" w:type="dxa"/>
      </w:tblCellMar>
    </w:tblPr>
  </w:style>
  <w:style w:type="table" w:customStyle="1" w:styleId="af5">
    <w:basedOn w:val="TableNormal"/>
    <w:pPr>
      <w:spacing w:after="0" w:line="240" w:lineRule="auto"/>
    </w:pPr>
    <w:tblPr>
      <w:tblStyleRowBandSize w:val="1"/>
      <w:tblStyleColBandSize w:val="1"/>
      <w:tblCellMar>
        <w:left w:w="115" w:type="dxa"/>
        <w:right w:w="115" w:type="dxa"/>
      </w:tblCellMar>
    </w:tblPr>
  </w:style>
  <w:style w:type="table" w:customStyle="1" w:styleId="af6">
    <w:basedOn w:val="TableNormal"/>
    <w:pPr>
      <w:spacing w:after="0" w:line="240" w:lineRule="auto"/>
    </w:pPr>
    <w:tblPr>
      <w:tblStyleRowBandSize w:val="1"/>
      <w:tblStyleColBandSize w:val="1"/>
      <w:tblCellMar>
        <w:left w:w="115" w:type="dxa"/>
        <w:right w:w="115" w:type="dxa"/>
      </w:tblCellMar>
    </w:tblPr>
  </w:style>
  <w:style w:type="table" w:customStyle="1" w:styleId="af7">
    <w:basedOn w:val="TableNormal"/>
    <w:pPr>
      <w:spacing w:after="0" w:line="240" w:lineRule="auto"/>
    </w:pPr>
    <w:tblPr>
      <w:tblStyleRowBandSize w:val="1"/>
      <w:tblStyleColBandSize w:val="1"/>
      <w:tblCellMar>
        <w:left w:w="115" w:type="dxa"/>
        <w:right w:w="115" w:type="dxa"/>
      </w:tblCellMar>
    </w:tblPr>
  </w:style>
  <w:style w:type="table" w:customStyle="1" w:styleId="af8">
    <w:basedOn w:val="TableNormal"/>
    <w:pPr>
      <w:spacing w:after="0" w:line="240" w:lineRule="auto"/>
    </w:pPr>
    <w:tblPr>
      <w:tblStyleRowBandSize w:val="1"/>
      <w:tblStyleColBandSize w:val="1"/>
      <w:tblCellMar>
        <w:left w:w="115" w:type="dxa"/>
        <w:right w:w="115" w:type="dxa"/>
      </w:tblCellMar>
    </w:tblPr>
  </w:style>
  <w:style w:type="paragraph" w:customStyle="1" w:styleId="msonormal0">
    <w:name w:val="msonormal"/>
    <w:basedOn w:val="Normal"/>
    <w:rsid w:val="00E33C8F"/>
    <w:pPr>
      <w:spacing w:before="100" w:beforeAutospacing="1" w:after="100" w:afterAutospacing="1" w:line="240" w:lineRule="auto"/>
    </w:pPr>
    <w:rPr>
      <w:rFonts w:ascii="Times New Roman" w:eastAsia="Times New Roman" w:hAnsi="Times New Roman"/>
      <w:sz w:val="24"/>
      <w:szCs w:val="24"/>
    </w:rPr>
  </w:style>
  <w:style w:type="paragraph" w:customStyle="1" w:styleId="font5">
    <w:name w:val="font5"/>
    <w:basedOn w:val="Normal"/>
    <w:rsid w:val="00E33C8F"/>
    <w:pPr>
      <w:spacing w:before="100" w:beforeAutospacing="1" w:after="100" w:afterAutospacing="1" w:line="240" w:lineRule="auto"/>
    </w:pPr>
    <w:rPr>
      <w:rFonts w:ascii="Gill Sans MT" w:eastAsia="Times New Roman" w:hAnsi="Gill Sans MT"/>
      <w:color w:val="000000"/>
      <w:sz w:val="18"/>
      <w:szCs w:val="18"/>
    </w:rPr>
  </w:style>
  <w:style w:type="paragraph" w:customStyle="1" w:styleId="font6">
    <w:name w:val="font6"/>
    <w:basedOn w:val="Normal"/>
    <w:rsid w:val="00E33C8F"/>
    <w:pPr>
      <w:spacing w:before="100" w:beforeAutospacing="1" w:after="100" w:afterAutospacing="1" w:line="240" w:lineRule="auto"/>
    </w:pPr>
    <w:rPr>
      <w:rFonts w:ascii="Gill Sans MT" w:eastAsia="Times New Roman" w:hAnsi="Gill Sans MT"/>
      <w:color w:val="000000"/>
      <w:sz w:val="18"/>
      <w:szCs w:val="18"/>
    </w:rPr>
  </w:style>
  <w:style w:type="paragraph" w:customStyle="1" w:styleId="font7">
    <w:name w:val="font7"/>
    <w:basedOn w:val="Normal"/>
    <w:rsid w:val="00E33C8F"/>
    <w:pPr>
      <w:spacing w:before="100" w:beforeAutospacing="1" w:after="100" w:afterAutospacing="1" w:line="240" w:lineRule="auto"/>
    </w:pPr>
    <w:rPr>
      <w:rFonts w:ascii="Gill Sans MT" w:eastAsia="Times New Roman" w:hAnsi="Gill Sans MT"/>
      <w:color w:val="FF0000"/>
      <w:sz w:val="18"/>
      <w:szCs w:val="18"/>
    </w:rPr>
  </w:style>
  <w:style w:type="paragraph" w:customStyle="1" w:styleId="xl91">
    <w:name w:val="xl91"/>
    <w:basedOn w:val="Normal"/>
    <w:rsid w:val="00E33C8F"/>
    <w:pPr>
      <w:pBdr>
        <w:top w:val="single" w:sz="4" w:space="0" w:color="auto"/>
        <w:bottom w:val="single" w:sz="4" w:space="0" w:color="auto"/>
        <w:right w:val="single" w:sz="4" w:space="0" w:color="auto"/>
      </w:pBdr>
      <w:spacing w:before="100" w:beforeAutospacing="1" w:after="100" w:afterAutospacing="1" w:line="240" w:lineRule="auto"/>
      <w:ind w:firstLineChars="200" w:firstLine="200"/>
      <w:textAlignment w:val="center"/>
    </w:pPr>
    <w:rPr>
      <w:rFonts w:ascii="Gill Sans MT" w:eastAsia="Times New Roman" w:hAnsi="Gill Sans MT"/>
      <w:sz w:val="18"/>
      <w:szCs w:val="18"/>
    </w:rPr>
  </w:style>
  <w:style w:type="paragraph" w:customStyle="1" w:styleId="xl92">
    <w:name w:val="xl92"/>
    <w:basedOn w:val="Normal"/>
    <w:rsid w:val="00E33C8F"/>
    <w:pPr>
      <w:pBdr>
        <w:bottom w:val="single" w:sz="8" w:space="0" w:color="auto"/>
      </w:pBdr>
      <w:shd w:val="clear" w:color="000000" w:fill="4799B5"/>
      <w:spacing w:before="100" w:beforeAutospacing="1" w:after="100" w:afterAutospacing="1" w:line="240" w:lineRule="auto"/>
      <w:textAlignment w:val="center"/>
    </w:pPr>
    <w:rPr>
      <w:rFonts w:ascii="Gill Sans MT" w:eastAsia="Times New Roman" w:hAnsi="Gill Sans MT"/>
      <w:color w:val="FFFFFF"/>
      <w:sz w:val="20"/>
      <w:szCs w:val="20"/>
    </w:rPr>
  </w:style>
  <w:style w:type="paragraph" w:customStyle="1" w:styleId="xl93">
    <w:name w:val="xl93"/>
    <w:basedOn w:val="Normal"/>
    <w:rsid w:val="00E33C8F"/>
    <w:pPr>
      <w:shd w:val="clear" w:color="000000" w:fill="4799B5"/>
      <w:spacing w:before="100" w:beforeAutospacing="1" w:after="100" w:afterAutospacing="1" w:line="240" w:lineRule="auto"/>
      <w:textAlignment w:val="center"/>
    </w:pPr>
    <w:rPr>
      <w:rFonts w:ascii="Gill Sans MT" w:eastAsia="Times New Roman" w:hAnsi="Gill Sans MT"/>
      <w:color w:val="FFFFFF"/>
      <w:sz w:val="20"/>
      <w:szCs w:val="20"/>
    </w:rPr>
  </w:style>
  <w:style w:type="paragraph" w:customStyle="1" w:styleId="xl94">
    <w:name w:val="xl94"/>
    <w:basedOn w:val="Normal"/>
    <w:rsid w:val="00E33C8F"/>
    <w:pPr>
      <w:pBdr>
        <w:left w:val="single" w:sz="4" w:space="0" w:color="auto"/>
        <w:bottom w:val="single" w:sz="4" w:space="0" w:color="auto"/>
        <w:right w:val="single" w:sz="4" w:space="0" w:color="auto"/>
      </w:pBdr>
      <w:shd w:val="thinDiagCross" w:color="FFFFFF" w:fill="D37D28"/>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95">
    <w:name w:val="xl95"/>
    <w:basedOn w:val="Normal"/>
    <w:rsid w:val="00E33C8F"/>
    <w:pPr>
      <w:pBdr>
        <w:top w:val="single" w:sz="4" w:space="0" w:color="auto"/>
        <w:left w:val="single" w:sz="4" w:space="0" w:color="auto"/>
        <w:bottom w:val="single" w:sz="4" w:space="0" w:color="auto"/>
        <w:right w:val="single" w:sz="4" w:space="0" w:color="auto"/>
      </w:pBdr>
      <w:shd w:val="thinDiagCross" w:color="FFFFFF" w:fill="D37D28"/>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96">
    <w:name w:val="xl96"/>
    <w:basedOn w:val="Normal"/>
    <w:rsid w:val="00E33C8F"/>
    <w:pPr>
      <w:pBdr>
        <w:top w:val="single" w:sz="4" w:space="0" w:color="auto"/>
      </w:pBdr>
      <w:shd w:val="clear" w:color="000000" w:fill="4799B5"/>
      <w:spacing w:before="100" w:beforeAutospacing="1" w:after="100" w:afterAutospacing="1" w:line="240" w:lineRule="auto"/>
      <w:jc w:val="center"/>
      <w:textAlignment w:val="center"/>
    </w:pPr>
    <w:rPr>
      <w:rFonts w:ascii="Gill Sans MT" w:eastAsia="Times New Roman" w:hAnsi="Gill Sans MT"/>
      <w:b/>
      <w:bCs/>
      <w:color w:val="FFFFFF"/>
      <w:sz w:val="20"/>
      <w:szCs w:val="20"/>
    </w:rPr>
  </w:style>
  <w:style w:type="paragraph" w:customStyle="1" w:styleId="xl97">
    <w:name w:val="xl97"/>
    <w:basedOn w:val="Normal"/>
    <w:rsid w:val="00E33C8F"/>
    <w:pPr>
      <w:spacing w:before="100" w:beforeAutospacing="1" w:after="100" w:afterAutospacing="1" w:line="240" w:lineRule="auto"/>
      <w:textAlignment w:val="top"/>
    </w:pPr>
    <w:rPr>
      <w:rFonts w:ascii="Gill Sans MT" w:eastAsia="Times New Roman" w:hAnsi="Gill Sans MT"/>
      <w:sz w:val="18"/>
      <w:szCs w:val="18"/>
    </w:rPr>
  </w:style>
  <w:style w:type="paragraph" w:customStyle="1" w:styleId="xl98">
    <w:name w:val="xl98"/>
    <w:basedOn w:val="Normal"/>
    <w:rsid w:val="00E33C8F"/>
    <w:pPr>
      <w:pBdr>
        <w:top w:val="single" w:sz="4" w:space="0" w:color="auto"/>
      </w:pBdr>
      <w:shd w:val="clear" w:color="000000" w:fill="4799B5"/>
      <w:spacing w:before="100" w:beforeAutospacing="1" w:after="100" w:afterAutospacing="1" w:line="240" w:lineRule="auto"/>
    </w:pPr>
    <w:rPr>
      <w:rFonts w:ascii="Gill Sans MT" w:eastAsia="Times New Roman" w:hAnsi="Gill Sans MT"/>
      <w:b/>
      <w:bCs/>
      <w:color w:val="FFFFFF"/>
      <w:sz w:val="20"/>
      <w:szCs w:val="20"/>
    </w:rPr>
  </w:style>
  <w:style w:type="paragraph" w:customStyle="1" w:styleId="xl99">
    <w:name w:val="xl99"/>
    <w:basedOn w:val="Normal"/>
    <w:rsid w:val="00E33C8F"/>
    <w:pPr>
      <w:pBdr>
        <w:bottom w:val="single" w:sz="8" w:space="0" w:color="auto"/>
      </w:pBdr>
      <w:shd w:val="clear" w:color="000000" w:fill="4799B5"/>
      <w:spacing w:before="100" w:beforeAutospacing="1" w:after="100" w:afterAutospacing="1" w:line="240" w:lineRule="auto"/>
    </w:pPr>
    <w:rPr>
      <w:rFonts w:ascii="Gill Sans MT" w:eastAsia="Times New Roman" w:hAnsi="Gill Sans MT"/>
      <w:b/>
      <w:bCs/>
      <w:color w:val="FFFFFF"/>
      <w:sz w:val="20"/>
      <w:szCs w:val="20"/>
    </w:rPr>
  </w:style>
  <w:style w:type="character" w:customStyle="1" w:styleId="Heading5Char">
    <w:name w:val="Heading 5 Char"/>
    <w:basedOn w:val="DefaultParagraphFont"/>
    <w:link w:val="Heading5"/>
    <w:uiPriority w:val="9"/>
    <w:semiHidden/>
    <w:rsid w:val="007C086C"/>
    <w:rPr>
      <w:rFonts w:cs="Times New Roman"/>
      <w:b/>
    </w:rPr>
  </w:style>
  <w:style w:type="character" w:customStyle="1" w:styleId="Heading6Char">
    <w:name w:val="Heading 6 Char"/>
    <w:basedOn w:val="DefaultParagraphFont"/>
    <w:link w:val="Heading6"/>
    <w:uiPriority w:val="9"/>
    <w:semiHidden/>
    <w:rsid w:val="007C086C"/>
    <w:rPr>
      <w:rFonts w:cs="Times New Roman"/>
      <w:b/>
      <w:sz w:val="20"/>
    </w:rPr>
  </w:style>
  <w:style w:type="character" w:customStyle="1" w:styleId="TitleChar">
    <w:name w:val="Title Char"/>
    <w:basedOn w:val="DefaultParagraphFont"/>
    <w:link w:val="Title"/>
    <w:uiPriority w:val="10"/>
    <w:rsid w:val="007C086C"/>
    <w:rPr>
      <w:rFonts w:cs="Times New Roman"/>
      <w:b/>
      <w:sz w:val="72"/>
    </w:rPr>
  </w:style>
  <w:style w:type="character" w:customStyle="1" w:styleId="SubtitleChar">
    <w:name w:val="Subtitle Char"/>
    <w:basedOn w:val="DefaultParagraphFont"/>
    <w:link w:val="Subtitle"/>
    <w:uiPriority w:val="11"/>
    <w:rsid w:val="007C086C"/>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comments" Target="comments.xml"/><Relationship Id="rId26" Type="http://schemas.openxmlformats.org/officeDocument/2006/relationships/image" Target="media/image5.jpg"/><Relationship Id="rId3" Type="http://schemas.openxmlformats.org/officeDocument/2006/relationships/customXml" Target="../customXml/item3.xml"/><Relationship Id="rId21" Type="http://schemas.microsoft.com/office/2018/08/relationships/commentsExtensible" Target="commentsExtensible.xml"/><Relationship Id="rId7"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footer" Target="footer3.xml"/><Relationship Id="rId20" Type="http://schemas.microsoft.com/office/2016/09/relationships/commentsIds" Target="commentsIds.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3.png"/><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2.png"/><Relationship Id="rId28" Type="http://schemas.openxmlformats.org/officeDocument/2006/relationships/image" Target="media/image7.jpg"/><Relationship Id="rId10" Type="http://schemas.openxmlformats.org/officeDocument/2006/relationships/footnotes" Target="footnotes.xml"/><Relationship Id="rId19" Type="http://schemas.microsoft.com/office/2011/relationships/commentsExtended" Target="commentsExtended.xml"/><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footer" Target="footer5.xml"/><Relationship Id="rId27" Type="http://schemas.openxmlformats.org/officeDocument/2006/relationships/image" Target="media/image6.jpeg"/><Relationship Id="rId30" Type="http://schemas.microsoft.com/office/2011/relationships/people" Target="people.xml"/></Relationships>
</file>

<file path=word/_rels/foot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fa6a9aea-fb0f-4ddd-aff8-712634b7d5fe" xsi:nil="true"/>
    <DLVStatus xmlns="0d58e8a2-dff7-4492-a987-8cd66a35f019" xsi:nil="true"/>
    <lcf76f155ced4ddcb4097134ff3c332f xmlns="0d58e8a2-dff7-4492-a987-8cd66a35f019">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1A3E5F9AA6593439116F79CA10376F1" ma:contentTypeVersion="21" ma:contentTypeDescription="Create a new document." ma:contentTypeScope="" ma:versionID="aa81e6f34497b5dee97a50b007a245c4">
  <xsd:schema xmlns:xsd="http://www.w3.org/2001/XMLSchema" xmlns:xs="http://www.w3.org/2001/XMLSchema" xmlns:p="http://schemas.microsoft.com/office/2006/metadata/properties" xmlns:ns2="0d58e8a2-dff7-4492-a987-8cd66a35f019" xmlns:ns3="a7a5a0b0-47c5-4056-9505-4cb74804ae11" xmlns:ns4="fa6a9aea-fb0f-4ddd-aff8-712634b7d5fe" targetNamespace="http://schemas.microsoft.com/office/2006/metadata/properties" ma:root="true" ma:fieldsID="ce02d3080834df40a3c73274b843bea0" ns2:_="" ns3:_="" ns4:_="">
    <xsd:import namespace="0d58e8a2-dff7-4492-a987-8cd66a35f019"/>
    <xsd:import namespace="a7a5a0b0-47c5-4056-9505-4cb74804ae11"/>
    <xsd:import namespace="fa6a9aea-fb0f-4ddd-aff8-712634b7d5f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4:TaxCatchAll" minOccurs="0"/>
                <xsd:element ref="ns2:MediaServiceOCR" minOccurs="0"/>
                <xsd:element ref="ns2:MediaServiceGenerationTime" minOccurs="0"/>
                <xsd:element ref="ns2:MediaServiceEventHashCode" minOccurs="0"/>
                <xsd:element ref="ns2:MediaServiceDateTaken" minOccurs="0"/>
                <xsd:element ref="ns2:lcf76f155ced4ddcb4097134ff3c332f" minOccurs="0"/>
                <xsd:element ref="ns2:DLVStatu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58e8a2-dff7-4492-a987-8cd66a35f0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6856f2ee-118d-42e8-91de-064c9a66b685" ma:termSetId="09814cd3-568e-fe90-9814-8d621ff8fb84" ma:anchorId="fba54fb3-c3e1-fe81-a776-ca4b69148c4d" ma:open="true" ma:isKeyword="false">
      <xsd:complexType>
        <xsd:sequence>
          <xsd:element ref="pc:Terms" minOccurs="0" maxOccurs="1"/>
        </xsd:sequence>
      </xsd:complexType>
    </xsd:element>
    <xsd:element name="DLVStatus" ma:index="21" nillable="true" ma:displayName="DLV Status" ma:format="Dropdown" ma:internalName="DLVStatus">
      <xsd:simpleType>
        <xsd:restriction base="dms:Choice">
          <xsd:enumeration value="Old Draft"/>
          <xsd:enumeration value="Working Draft"/>
          <xsd:enumeration value="Submitted"/>
          <xsd:enumeration value="USAID Comments"/>
          <xsd:enumeration value="USAID Approved"/>
        </xsd:restriction>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7a5a0b0-47c5-4056-9505-4cb74804ae11"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a6a9aea-fb0f-4ddd-aff8-712634b7d5fe"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47cdfd5d-0bb3-4f95-b84e-d82436353bd1}" ma:internalName="TaxCatchAll" ma:showField="CatchAllData" ma:web="a7a5a0b0-47c5-4056-9505-4cb74804ae1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go:gDocsCustomXmlDataStorage xmlns:go="http://customooxmlschemas.google.com/" xmlns:r="http://schemas.openxmlformats.org/officeDocument/2006/relationships">
  <go:docsCustomData xmlns:go="http://customooxmlschemas.google.com/" roundtripDataSignature="AMtx7mgTxCSvtynl3cBYRRVxCT+O1CoO5w==">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</go:docsCustomData>
</go:gDocsCustomXmlDataStorage>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B749BB-25F7-431A-A870-80630F882557}">
  <ds:schemaRefs>
    <ds:schemaRef ds:uri="http://schemas.microsoft.com/sharepoint/v3/contenttype/forms"/>
  </ds:schemaRefs>
</ds:datastoreItem>
</file>

<file path=customXml/itemProps2.xml><?xml version="1.0" encoding="utf-8"?>
<ds:datastoreItem xmlns:ds="http://schemas.openxmlformats.org/officeDocument/2006/customXml" ds:itemID="{32DB4240-DAD4-4857-9254-BE8FF1B1084D}">
  <ds:schemaRefs>
    <ds:schemaRef ds:uri="0d58e8a2-dff7-4492-a987-8cd66a35f019"/>
    <ds:schemaRef ds:uri="http://schemas.microsoft.com/office/2006/documentManagement/types"/>
    <ds:schemaRef ds:uri="http://purl.org/dc/terms/"/>
    <ds:schemaRef ds:uri="http://www.w3.org/XML/1998/namespace"/>
    <ds:schemaRef ds:uri="http://schemas.microsoft.com/office/2006/metadata/properties"/>
    <ds:schemaRef ds:uri="http://schemas.openxmlformats.org/package/2006/metadata/core-properties"/>
    <ds:schemaRef ds:uri="http://schemas.microsoft.com/office/infopath/2007/PartnerControls"/>
    <ds:schemaRef ds:uri="http://purl.org/dc/dcmitype/"/>
    <ds:schemaRef ds:uri="http://purl.org/dc/elements/1.1/"/>
  </ds:schemaRefs>
</ds:datastoreItem>
</file>

<file path=customXml/itemProps3.xml><?xml version="1.0" encoding="utf-8"?>
<ds:datastoreItem xmlns:ds="http://schemas.openxmlformats.org/officeDocument/2006/customXml" ds:itemID="{6BD636FA-773F-4312-B795-0038BF8841C7}"/>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5.xml><?xml version="1.0" encoding="utf-8"?>
<ds:datastoreItem xmlns:ds="http://schemas.openxmlformats.org/officeDocument/2006/customXml" ds:itemID="{FB9172A4-F00D-43EC-9DE2-F12CF544C1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TotalTime>
  <Pages>39</Pages>
  <Words>8660</Words>
  <Characters>49362</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ICF</Company>
  <LinksUpToDate>false</LinksUpToDate>
  <CharactersWithSpaces>57907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Kiersten Johnson</dc:creator>
  <cp:lastModifiedBy>USAID/RFS</cp:lastModifiedBy>
  <cp:revision>57</cp:revision>
  <dcterms:created xsi:type="dcterms:W3CDTF">2021-04-19T22:56:00Z</dcterms:created>
  <dcterms:modified xsi:type="dcterms:W3CDTF">2021-05-16T23:11:00Z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0x01010011A3E5F9AA6593439116F79CA10376F1</vt:lpwstr>
  </property>
</Properties>
</file>