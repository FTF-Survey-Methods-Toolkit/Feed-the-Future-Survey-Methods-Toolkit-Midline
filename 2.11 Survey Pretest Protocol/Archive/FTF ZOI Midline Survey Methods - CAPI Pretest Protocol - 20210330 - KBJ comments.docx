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8256CF" w:rsidRPr="008256CF" w:rsidRDefault="008256CF" w:rsidP="008256CF">
      <w:pPr>
        <w:widowControl w:val="0"/>
        <w:spacing w:after="0"/>
        <w:rPr>
          <w:rFonts w:ascii="Gill Sans MT" w:eastAsia="Arial" w:hAnsi="Gill Sans MT" w:cs="Arial"/>
          <w:b/>
          <w:bCs/>
          <w:iCs/>
          <w:color w:val="000000"/>
          <w:spacing w:val="5"/>
        </w:rPr>
      </w:pPr>
    </w:p>
    <w:p w14:paraId="0A37501D" w14:textId="77777777" w:rsidR="008256CF" w:rsidRPr="008256CF" w:rsidRDefault="008256CF" w:rsidP="008256CF">
      <w:pPr>
        <w:widowControl w:val="0"/>
        <w:spacing w:after="0"/>
        <w:rPr>
          <w:rFonts w:ascii="Gill Sans MT" w:eastAsia="Arial" w:hAnsi="Gill Sans MT" w:cs="Arial"/>
          <w:b/>
          <w:bCs/>
          <w:iCs/>
          <w:color w:val="000000"/>
          <w:spacing w:val="5"/>
        </w:rPr>
      </w:pPr>
    </w:p>
    <w:p w14:paraId="5DAB6C7B" w14:textId="77777777" w:rsidR="008256CF" w:rsidRPr="008256CF" w:rsidRDefault="008256CF" w:rsidP="008256CF">
      <w:pPr>
        <w:widowControl w:val="0"/>
        <w:spacing w:after="0"/>
        <w:rPr>
          <w:rFonts w:ascii="Gill Sans MT" w:eastAsia="Arial" w:hAnsi="Gill Sans MT" w:cs="Arial"/>
          <w:b/>
          <w:bCs/>
          <w:iCs/>
          <w:color w:val="000000"/>
          <w:spacing w:val="5"/>
        </w:rPr>
      </w:pPr>
    </w:p>
    <w:p w14:paraId="02EB378F" w14:textId="77777777" w:rsidR="008256CF" w:rsidRPr="008256CF" w:rsidRDefault="008256CF" w:rsidP="008256CF">
      <w:pPr>
        <w:widowControl w:val="0"/>
        <w:spacing w:after="0"/>
        <w:rPr>
          <w:rFonts w:ascii="Gill Sans MT" w:eastAsia="Arial" w:hAnsi="Gill Sans MT" w:cs="Arial"/>
          <w:b/>
          <w:bCs/>
          <w:iCs/>
          <w:color w:val="000000"/>
          <w:spacing w:val="5"/>
        </w:rPr>
      </w:pPr>
    </w:p>
    <w:p w14:paraId="6A05A809" w14:textId="77777777" w:rsidR="008256CF" w:rsidRPr="008256CF" w:rsidRDefault="008256CF" w:rsidP="008256CF">
      <w:pPr>
        <w:widowControl w:val="0"/>
        <w:spacing w:after="0"/>
        <w:rPr>
          <w:rFonts w:ascii="Gill Sans MT" w:eastAsia="Arial" w:hAnsi="Gill Sans MT" w:cs="Arial"/>
          <w:b/>
          <w:bCs/>
          <w:iCs/>
          <w:color w:val="000000"/>
          <w:spacing w:val="5"/>
        </w:rPr>
      </w:pPr>
    </w:p>
    <w:p w14:paraId="5481DAA7" w14:textId="2D631CBA"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Feed the </w:t>
      </w:r>
      <w:proofErr w:type="gramStart"/>
      <w:r w:rsidRPr="008256CF">
        <w:rPr>
          <w:rFonts w:ascii="Gill Sans MT" w:eastAsia="Times New Roman" w:hAnsi="Gill Sans MT"/>
          <w:color w:val="387990"/>
          <w:sz w:val="52"/>
          <w:szCs w:val="52"/>
        </w:rPr>
        <w:t>Future</w:t>
      </w:r>
      <w:proofErr w:type="gramEnd"/>
    </w:p>
    <w:p w14:paraId="2D8FE219"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Survey Implementation</w:t>
      </w:r>
    </w:p>
    <w:p w14:paraId="7089407A" w14:textId="77777777"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Document</w:t>
      </w:r>
    </w:p>
    <w:p w14:paraId="5A39BBE3" w14:textId="77777777" w:rsidR="00C45DED" w:rsidRPr="008256CF" w:rsidRDefault="00C45DED" w:rsidP="00C45DED">
      <w:pPr>
        <w:pStyle w:val="SL-FlLftSgl"/>
        <w:rPr>
          <w:rFonts w:ascii="Arial" w:hAnsi="Arial" w:cs="Arial"/>
          <w:color w:val="387990"/>
          <w:sz w:val="72"/>
          <w:szCs w:val="72"/>
        </w:rPr>
      </w:pPr>
    </w:p>
    <w:p w14:paraId="41C8F396" w14:textId="77777777" w:rsidR="00C45DED" w:rsidRPr="008256CF" w:rsidRDefault="00C45DED" w:rsidP="00C45DED">
      <w:pPr>
        <w:pStyle w:val="SL-FlLftSgl"/>
        <w:rPr>
          <w:rFonts w:ascii="Arial" w:hAnsi="Arial" w:cs="Arial"/>
          <w:color w:val="387990"/>
          <w:sz w:val="72"/>
          <w:szCs w:val="72"/>
        </w:rPr>
      </w:pPr>
    </w:p>
    <w:p w14:paraId="6E6E0698" w14:textId="06393A61" w:rsidR="00B95093" w:rsidRPr="008256CF" w:rsidRDefault="00FE0191" w:rsidP="00546E5D">
      <w:pPr>
        <w:spacing w:before="600" w:after="120"/>
        <w:rPr>
          <w:rFonts w:ascii="Gill Sans MT" w:eastAsia="Times New Roman" w:hAnsi="Gill Sans MT"/>
          <w:color w:val="387990"/>
          <w:sz w:val="52"/>
          <w:szCs w:val="52"/>
        </w:rPr>
      </w:pPr>
      <w:r w:rsidRPr="008256CF">
        <w:rPr>
          <w:rFonts w:ascii="Gill Sans MT" w:eastAsia="Times New Roman" w:hAnsi="Gill Sans MT"/>
          <w:color w:val="387990"/>
          <w:sz w:val="52"/>
          <w:szCs w:val="52"/>
        </w:rPr>
        <w:t>Computer-Assisted Interviewing</w:t>
      </w:r>
      <w:r>
        <w:rPr>
          <w:rFonts w:ascii="Gill Sans MT" w:eastAsia="Times New Roman" w:hAnsi="Gill Sans MT"/>
          <w:color w:val="387990"/>
          <w:sz w:val="52"/>
          <w:szCs w:val="52"/>
        </w:rPr>
        <w:t xml:space="preserve"> (CAPI)</w:t>
      </w:r>
      <w:r w:rsidR="00546E5D" w:rsidRPr="008256CF">
        <w:rPr>
          <w:rFonts w:ascii="Gill Sans MT" w:eastAsia="Times New Roman" w:hAnsi="Gill Sans MT"/>
          <w:color w:val="387990"/>
          <w:sz w:val="52"/>
          <w:szCs w:val="52"/>
        </w:rPr>
        <w:t xml:space="preserve"> Pretest Protocol </w:t>
      </w:r>
    </w:p>
    <w:p w14:paraId="63FF54A1" w14:textId="59D496FC"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Zone of Influence </w:t>
      </w:r>
      <w:r w:rsidR="00FD3F9B">
        <w:rPr>
          <w:rFonts w:ascii="Gill Sans MT" w:eastAsia="Times New Roman" w:hAnsi="Gill Sans MT"/>
          <w:color w:val="387990"/>
          <w:sz w:val="52"/>
          <w:szCs w:val="52"/>
        </w:rPr>
        <w:t xml:space="preserve">Midline </w:t>
      </w:r>
      <w:commentRangeStart w:id="0"/>
      <w:commentRangeStart w:id="1"/>
      <w:r w:rsidRPr="008256CF">
        <w:rPr>
          <w:rFonts w:ascii="Gill Sans MT" w:eastAsia="Times New Roman" w:hAnsi="Gill Sans MT"/>
          <w:color w:val="387990"/>
          <w:sz w:val="52"/>
          <w:szCs w:val="52"/>
        </w:rPr>
        <w:t>Survey</w:t>
      </w:r>
      <w:commentRangeEnd w:id="0"/>
      <w:r w:rsidR="00E62CAA">
        <w:rPr>
          <w:rStyle w:val="CommentReference"/>
        </w:rPr>
        <w:commentReference w:id="0"/>
      </w:r>
      <w:commentRangeEnd w:id="1"/>
      <w:r w:rsidR="00757C36">
        <w:rPr>
          <w:rStyle w:val="CommentReference"/>
        </w:rPr>
        <w:commentReference w:id="1"/>
      </w:r>
    </w:p>
    <w:p w14:paraId="72A3D3EC" w14:textId="77777777" w:rsidR="00C45DED" w:rsidRPr="008256CF" w:rsidRDefault="00C45DED" w:rsidP="008256CF">
      <w:pPr>
        <w:spacing w:after="0"/>
        <w:rPr>
          <w:rFonts w:ascii="Gill Sans MT" w:hAnsi="Gill Sans MT"/>
          <w:color w:val="387990"/>
        </w:rPr>
      </w:pPr>
    </w:p>
    <w:p w14:paraId="0D0B940D" w14:textId="77777777" w:rsidR="00C45DED" w:rsidRPr="008256CF" w:rsidRDefault="00C45DED" w:rsidP="008256CF">
      <w:pPr>
        <w:spacing w:after="0" w:line="240" w:lineRule="auto"/>
        <w:rPr>
          <w:rFonts w:ascii="Gill Sans MT" w:eastAsia="Cabin" w:hAnsi="Gill Sans MT" w:cs="Cabin"/>
          <w:color w:val="387990"/>
          <w:sz w:val="24"/>
          <w:szCs w:val="24"/>
          <w:highlight w:val="yellow"/>
        </w:rPr>
      </w:pPr>
    </w:p>
    <w:p w14:paraId="41C68D57" w14:textId="6836EE55" w:rsidR="00B95093" w:rsidRPr="008256CF" w:rsidRDefault="31FD54E1">
      <w:pPr>
        <w:spacing w:line="240" w:lineRule="auto"/>
        <w:rPr>
          <w:rFonts w:ascii="Gill Sans MT" w:eastAsia="Times New Roman" w:hAnsi="Gill Sans MT"/>
          <w:color w:val="387990"/>
        </w:rPr>
      </w:pPr>
      <w:r w:rsidRPr="611A4505">
        <w:rPr>
          <w:rFonts w:ascii="Gill Sans MT" w:eastAsia="Cabin" w:hAnsi="Gill Sans MT" w:cs="Cabin"/>
          <w:color w:val="387990"/>
          <w:sz w:val="24"/>
          <w:szCs w:val="24"/>
        </w:rPr>
        <w:t>March 2021</w:t>
      </w:r>
    </w:p>
    <w:p w14:paraId="0E27B00A"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60061E4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4EAFD9C"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4B94D5A5"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DEEC669" w14:textId="77777777"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14:paraId="34AFB698" w14:textId="77777777" w:rsidR="008256CF" w:rsidRPr="008256CF" w:rsidRDefault="008256CF" w:rsidP="008256CF">
      <w:pPr>
        <w:widowControl w:val="0"/>
        <w:spacing w:after="0"/>
        <w:rPr>
          <w:rFonts w:ascii="Gill Sans MT" w:eastAsia="Arial" w:hAnsi="Gill Sans MT" w:cs="Arial"/>
          <w:color w:val="000000"/>
          <w:szCs w:val="24"/>
        </w:rPr>
      </w:pPr>
      <w:r w:rsidRPr="008256CF">
        <w:rPr>
          <w:rFonts w:ascii="Gill Sans MT" w:eastAsia="Arial" w:hAnsi="Gill Sans MT" w:cs="Arial"/>
          <w:color w:val="000000"/>
          <w:sz w:val="20"/>
          <w:szCs w:val="24"/>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14:paraId="3656B9AB" w14:textId="77777777" w:rsidR="00B95093" w:rsidRDefault="00B95093" w:rsidP="00B95093">
      <w:pPr>
        <w:rPr>
          <w:rFonts w:ascii="Gill Sans MT" w:eastAsia="Times New Roman" w:hAnsi="Gill Sans MT"/>
          <w:sz w:val="52"/>
          <w:szCs w:val="52"/>
        </w:rPr>
      </w:pPr>
    </w:p>
    <w:p w14:paraId="5A0EEBD7"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lastRenderedPageBreak/>
        <w:t>Recommended Citation</w:t>
      </w:r>
    </w:p>
    <w:p w14:paraId="049F31CB" w14:textId="77777777" w:rsidR="008256CF" w:rsidRPr="008256CF" w:rsidRDefault="008256CF" w:rsidP="008256CF">
      <w:pPr>
        <w:widowControl w:val="0"/>
        <w:spacing w:after="0"/>
        <w:rPr>
          <w:rFonts w:ascii="Gill Sans MT" w:eastAsia="Arial" w:hAnsi="Gill Sans MT" w:cs="Arial"/>
          <w:color w:val="000000"/>
        </w:rPr>
      </w:pPr>
    </w:p>
    <w:p w14:paraId="11C004D3" w14:textId="1E6212A4"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Jasbir Kaur</w:t>
      </w:r>
      <w:r w:rsidR="00BC3453">
        <w:rPr>
          <w:rFonts w:ascii="Gill Sans MT" w:eastAsia="Arial" w:hAnsi="Gill Sans MT" w:cs="Arial"/>
          <w:color w:val="000000"/>
        </w:rPr>
        <w:t xml:space="preserve"> and Genevieve Dupuis</w:t>
      </w:r>
      <w:r w:rsidRPr="008256CF">
        <w:rPr>
          <w:rFonts w:ascii="Gill Sans MT" w:eastAsia="Arial" w:hAnsi="Gill Sans MT" w:cs="Arial"/>
          <w:color w:val="000000"/>
        </w:rPr>
        <w:t>. 20</w:t>
      </w:r>
      <w:r w:rsidR="00FD3F9B">
        <w:rPr>
          <w:rFonts w:ascii="Gill Sans MT" w:eastAsia="Arial" w:hAnsi="Gill Sans MT" w:cs="Arial"/>
          <w:color w:val="000000"/>
        </w:rPr>
        <w:t>2</w:t>
      </w:r>
      <w:r w:rsidRPr="008256CF">
        <w:rPr>
          <w:rFonts w:ascii="Gill Sans MT" w:eastAsia="Arial" w:hAnsi="Gill Sans MT" w:cs="Arial"/>
          <w:color w:val="000000"/>
        </w:rPr>
        <w:t>1.</w:t>
      </w:r>
    </w:p>
    <w:p w14:paraId="6ECD3C06" w14:textId="7AFEC1F0" w:rsidR="008256CF" w:rsidRPr="008256CF" w:rsidRDefault="00AF0794" w:rsidP="008256CF">
      <w:pPr>
        <w:widowControl w:val="0"/>
        <w:spacing w:after="0"/>
        <w:rPr>
          <w:rFonts w:ascii="Gill Sans MT" w:eastAsia="Arial" w:hAnsi="Gill Sans MT" w:cs="Arial"/>
          <w:i/>
          <w:color w:val="000000"/>
        </w:rPr>
      </w:pPr>
      <w:r>
        <w:rPr>
          <w:rFonts w:ascii="Gill Sans MT" w:eastAsia="Arial" w:hAnsi="Gill Sans MT" w:cs="Arial"/>
          <w:i/>
          <w:color w:val="000000"/>
        </w:rPr>
        <w:t xml:space="preserve">Computer-Assisted Interviewing (CAPI) </w:t>
      </w:r>
      <w:r w:rsidR="003F29B8">
        <w:rPr>
          <w:rFonts w:ascii="Gill Sans MT" w:eastAsia="Arial" w:hAnsi="Gill Sans MT" w:cs="Arial"/>
          <w:i/>
          <w:color w:val="000000"/>
        </w:rPr>
        <w:t>Pretest Protocol</w:t>
      </w:r>
      <w:r w:rsidR="00FD3F9B">
        <w:rPr>
          <w:rFonts w:ascii="Gill Sans MT" w:eastAsia="Arial" w:hAnsi="Gill Sans MT" w:cs="Arial"/>
          <w:i/>
          <w:color w:val="000000"/>
        </w:rPr>
        <w:t xml:space="preserve">: </w:t>
      </w:r>
      <w:r w:rsidR="00FD3F9B" w:rsidRPr="008256CF">
        <w:rPr>
          <w:rFonts w:ascii="Gill Sans MT" w:eastAsia="Arial" w:hAnsi="Gill Sans MT" w:cs="Arial"/>
          <w:i/>
          <w:color w:val="000000"/>
        </w:rPr>
        <w:t xml:space="preserve">Feed the Future Zone of Influence </w:t>
      </w:r>
      <w:r w:rsidR="00FD3F9B">
        <w:rPr>
          <w:rFonts w:ascii="Gill Sans MT" w:eastAsia="Arial" w:hAnsi="Gill Sans MT" w:cs="Arial"/>
          <w:i/>
          <w:color w:val="000000"/>
        </w:rPr>
        <w:t xml:space="preserve">Midline </w:t>
      </w:r>
      <w:commentRangeStart w:id="2"/>
      <w:commentRangeStart w:id="3"/>
      <w:r w:rsidR="00FD3F9B" w:rsidRPr="008256CF">
        <w:rPr>
          <w:rFonts w:ascii="Gill Sans MT" w:eastAsia="Arial" w:hAnsi="Gill Sans MT" w:cs="Arial"/>
          <w:i/>
          <w:color w:val="000000"/>
        </w:rPr>
        <w:t>Survey</w:t>
      </w:r>
      <w:r w:rsidR="00BA1FA9">
        <w:rPr>
          <w:rFonts w:ascii="Gill Sans MT" w:eastAsia="Arial" w:hAnsi="Gill Sans MT" w:cs="Arial"/>
          <w:i/>
          <w:color w:val="000000"/>
        </w:rPr>
        <w:t>s</w:t>
      </w:r>
      <w:commentRangeEnd w:id="2"/>
      <w:r w:rsidR="00E62CAA">
        <w:rPr>
          <w:rStyle w:val="CommentReference"/>
        </w:rPr>
        <w:commentReference w:id="2"/>
      </w:r>
      <w:commentRangeEnd w:id="3"/>
      <w:r w:rsidR="003E17ED">
        <w:rPr>
          <w:rStyle w:val="CommentReference"/>
        </w:rPr>
        <w:commentReference w:id="3"/>
      </w:r>
      <w:r w:rsidR="008256CF" w:rsidRPr="008256CF">
        <w:rPr>
          <w:rFonts w:ascii="Gill Sans MT" w:eastAsia="Arial" w:hAnsi="Gill Sans MT" w:cs="Arial"/>
          <w:i/>
          <w:color w:val="000000"/>
        </w:rPr>
        <w:t>.</w:t>
      </w:r>
    </w:p>
    <w:p w14:paraId="0B464CA4" w14:textId="7E127F3E"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 xml:space="preserve">Washington, DC: Bureau for </w:t>
      </w:r>
      <w:r w:rsidR="00FD3F9B">
        <w:rPr>
          <w:rFonts w:ascii="Gill Sans MT" w:eastAsia="Arial" w:hAnsi="Gill Sans MT" w:cs="Arial"/>
          <w:color w:val="000000"/>
        </w:rPr>
        <w:t xml:space="preserve">Resilience and </w:t>
      </w:r>
      <w:r w:rsidRPr="008256CF">
        <w:rPr>
          <w:rFonts w:ascii="Gill Sans MT" w:eastAsia="Arial" w:hAnsi="Gill Sans MT" w:cs="Arial"/>
          <w:color w:val="000000"/>
        </w:rPr>
        <w:t>Food Security, USAID</w:t>
      </w:r>
    </w:p>
    <w:p w14:paraId="53128261" w14:textId="77777777" w:rsidR="008256CF" w:rsidRPr="008256CF" w:rsidRDefault="008256CF" w:rsidP="008256CF">
      <w:pPr>
        <w:widowControl w:val="0"/>
        <w:spacing w:after="0"/>
        <w:rPr>
          <w:rFonts w:ascii="Gill Sans MT" w:eastAsia="Arial" w:hAnsi="Gill Sans MT" w:cs="Arial"/>
          <w:color w:val="000000"/>
        </w:rPr>
      </w:pPr>
    </w:p>
    <w:p w14:paraId="56B0A86D" w14:textId="77777777"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t xml:space="preserve">Contact Information </w:t>
      </w:r>
    </w:p>
    <w:p w14:paraId="62486C05" w14:textId="77777777" w:rsidR="008256CF" w:rsidRPr="008256CF" w:rsidRDefault="008256CF" w:rsidP="008256CF">
      <w:pPr>
        <w:widowControl w:val="0"/>
        <w:spacing w:after="0"/>
        <w:rPr>
          <w:rFonts w:ascii="Gill Sans MT" w:eastAsia="Arial" w:hAnsi="Gill Sans MT" w:cs="Arial"/>
          <w:b/>
          <w:color w:val="000000"/>
        </w:rPr>
      </w:pPr>
    </w:p>
    <w:p w14:paraId="254D4C9D" w14:textId="0F21B484" w:rsidR="008256CF" w:rsidRDefault="008256CF" w:rsidP="008256CF">
      <w:pPr>
        <w:widowControl w:val="0"/>
        <w:spacing w:after="0"/>
        <w:rPr>
          <w:ins w:id="4" w:author="Kiersten Johnson" w:date="2021-04-10T10:57:00Z"/>
          <w:rFonts w:ascii="Gill Sans MT" w:eastAsia="Arial" w:hAnsi="Gill Sans MT" w:cs="Arial"/>
          <w:color w:val="000000"/>
        </w:rPr>
      </w:pPr>
      <w:r w:rsidRPr="008256CF">
        <w:rPr>
          <w:rFonts w:ascii="Gill Sans MT" w:eastAsia="Arial" w:hAnsi="Gill Sans MT" w:cs="Arial"/>
          <w:color w:val="000000"/>
        </w:rPr>
        <w:t xml:space="preserve">Feed the </w:t>
      </w:r>
      <w:proofErr w:type="gramStart"/>
      <w:r w:rsidRPr="008256CF">
        <w:rPr>
          <w:rFonts w:ascii="Gill Sans MT" w:eastAsia="Arial" w:hAnsi="Gill Sans MT" w:cs="Arial"/>
          <w:color w:val="000000"/>
        </w:rPr>
        <w:t>Future</w:t>
      </w:r>
      <w:proofErr w:type="gramEnd"/>
    </w:p>
    <w:p w14:paraId="1B16E354" w14:textId="266C61C3" w:rsidR="003E17ED" w:rsidRPr="008256CF" w:rsidRDefault="003E17ED" w:rsidP="008256CF">
      <w:pPr>
        <w:widowControl w:val="0"/>
        <w:spacing w:after="0"/>
        <w:rPr>
          <w:rFonts w:ascii="Gill Sans MT" w:eastAsia="Arial" w:hAnsi="Gill Sans MT" w:cs="Arial"/>
          <w:color w:val="000000"/>
        </w:rPr>
      </w:pPr>
      <w:commentRangeStart w:id="5"/>
      <w:ins w:id="6" w:author="Kiersten Johnson" w:date="2021-04-10T10:57:00Z">
        <w:r>
          <w:rPr>
            <w:rFonts w:ascii="Gill Sans MT" w:eastAsia="Arial" w:hAnsi="Gill Sans MT" w:cs="Arial"/>
            <w:color w:val="000000"/>
          </w:rPr>
          <w:t>United States Agency for International Development</w:t>
        </w:r>
      </w:ins>
      <w:commentRangeEnd w:id="5"/>
      <w:ins w:id="7" w:author="Kiersten Johnson" w:date="2021-04-10T10:58:00Z">
        <w:r>
          <w:rPr>
            <w:rStyle w:val="CommentReference"/>
          </w:rPr>
          <w:commentReference w:id="5"/>
        </w:r>
      </w:ins>
    </w:p>
    <w:p w14:paraId="0CBFDAF4"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1300 Pennsylvania Ave, NW</w:t>
      </w:r>
    </w:p>
    <w:p w14:paraId="6109ED96" w14:textId="77777777"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20004</w:t>
      </w:r>
    </w:p>
    <w:p w14:paraId="44EB6BBC" w14:textId="77777777" w:rsidR="00546E5D" w:rsidRPr="00B95093" w:rsidRDefault="008256CF" w:rsidP="008256CF">
      <w:pPr>
        <w:rPr>
          <w:rFonts w:ascii="Gill Sans MT" w:eastAsia="Times New Roman" w:hAnsi="Gill Sans MT"/>
          <w:sz w:val="52"/>
          <w:szCs w:val="52"/>
        </w:rPr>
        <w:sectPr w:rsidR="00546E5D" w:rsidRPr="00B95093" w:rsidSect="008256CF">
          <w:headerReference w:type="first" r:id="rId15"/>
          <w:pgSz w:w="12240" w:h="15840" w:code="1"/>
          <w:pgMar w:top="1440" w:right="1440" w:bottom="1440" w:left="1440" w:header="720" w:footer="1152" w:gutter="0"/>
          <w:cols w:space="720"/>
          <w:vAlign w:val="bottom"/>
          <w:titlePg/>
          <w:docGrid w:linePitch="360"/>
        </w:sectPr>
      </w:pPr>
      <w:r w:rsidRPr="008256CF">
        <w:rPr>
          <w:rFonts w:ascii="Gill Sans MT" w:eastAsia="Arial" w:hAnsi="Gill Sans MT" w:cs="Arial"/>
          <w:color w:val="0000FF"/>
          <w:u w:val="single"/>
        </w:rPr>
        <w:t>www.feedthefuture,gov</w:t>
      </w:r>
    </w:p>
    <w:p w14:paraId="22E0FC93" w14:textId="77777777" w:rsidR="008256CF" w:rsidRDefault="008256CF" w:rsidP="008256CF">
      <w:pPr>
        <w:pStyle w:val="DocumentNameHeadline"/>
        <w:spacing w:after="240"/>
      </w:pPr>
      <w:r w:rsidRPr="001C36F4">
        <w:lastRenderedPageBreak/>
        <w:t>Table of Contents</w:t>
      </w:r>
    </w:p>
    <w:p w14:paraId="273E6942" w14:textId="328BA528" w:rsidR="00C60878" w:rsidRDefault="00A17840">
      <w:pPr>
        <w:pStyle w:val="TOC1"/>
        <w:rPr>
          <w:rFonts w:asciiTheme="minorHAnsi" w:eastAsiaTheme="minorEastAsia" w:hAnsiTheme="minorHAnsi" w:cstheme="minorBidi"/>
          <w:noProof/>
        </w:rPr>
      </w:pPr>
      <w:r>
        <w:rPr>
          <w:color w:val="2B579A"/>
          <w:shd w:val="clear" w:color="auto" w:fill="E6E6E6"/>
        </w:rPr>
        <w:fldChar w:fldCharType="begin"/>
      </w:r>
      <w:r>
        <w:instrText xml:space="preserve"> TOC \o "1-2" \h \z \u </w:instrText>
      </w:r>
      <w:r>
        <w:rPr>
          <w:color w:val="2B579A"/>
          <w:shd w:val="clear" w:color="auto" w:fill="E6E6E6"/>
        </w:rPr>
        <w:fldChar w:fldCharType="separate"/>
      </w:r>
      <w:hyperlink w:anchor="_Toc67922061" w:history="1">
        <w:r w:rsidR="00C60878" w:rsidRPr="00F20ACF">
          <w:rPr>
            <w:rStyle w:val="Hyperlink"/>
            <w:noProof/>
          </w:rPr>
          <w:t>Introduction</w:t>
        </w:r>
        <w:r w:rsidR="00C60878">
          <w:rPr>
            <w:noProof/>
            <w:webHidden/>
          </w:rPr>
          <w:tab/>
        </w:r>
        <w:r w:rsidR="00C60878">
          <w:rPr>
            <w:noProof/>
            <w:webHidden/>
          </w:rPr>
          <w:fldChar w:fldCharType="begin"/>
        </w:r>
        <w:r w:rsidR="00C60878">
          <w:rPr>
            <w:noProof/>
            <w:webHidden/>
          </w:rPr>
          <w:instrText xml:space="preserve"> PAGEREF _Toc67922061 \h </w:instrText>
        </w:r>
        <w:r w:rsidR="00C60878">
          <w:rPr>
            <w:noProof/>
            <w:webHidden/>
          </w:rPr>
        </w:r>
        <w:r w:rsidR="00C60878">
          <w:rPr>
            <w:noProof/>
            <w:webHidden/>
          </w:rPr>
          <w:fldChar w:fldCharType="separate"/>
        </w:r>
        <w:r w:rsidR="00C60878">
          <w:rPr>
            <w:noProof/>
            <w:webHidden/>
          </w:rPr>
          <w:t>1</w:t>
        </w:r>
        <w:r w:rsidR="00C60878">
          <w:rPr>
            <w:noProof/>
            <w:webHidden/>
          </w:rPr>
          <w:fldChar w:fldCharType="end"/>
        </w:r>
      </w:hyperlink>
    </w:p>
    <w:p w14:paraId="2058C1ED" w14:textId="09778753" w:rsidR="00C60878" w:rsidRDefault="00C949B4">
      <w:pPr>
        <w:pStyle w:val="TOC1"/>
        <w:rPr>
          <w:rFonts w:asciiTheme="minorHAnsi" w:eastAsiaTheme="minorEastAsia" w:hAnsiTheme="minorHAnsi" w:cstheme="minorBidi"/>
          <w:noProof/>
        </w:rPr>
      </w:pPr>
      <w:hyperlink w:anchor="_Toc67922062" w:history="1">
        <w:r w:rsidR="00C60878" w:rsidRPr="00F20ACF">
          <w:rPr>
            <w:rStyle w:val="Hyperlink"/>
            <w:noProof/>
          </w:rPr>
          <w:t>Steps in the CAPI pretest</w:t>
        </w:r>
        <w:r w:rsidR="00C60878">
          <w:rPr>
            <w:noProof/>
            <w:webHidden/>
          </w:rPr>
          <w:tab/>
        </w:r>
        <w:r w:rsidR="00C60878">
          <w:rPr>
            <w:noProof/>
            <w:webHidden/>
          </w:rPr>
          <w:fldChar w:fldCharType="begin"/>
        </w:r>
        <w:r w:rsidR="00C60878">
          <w:rPr>
            <w:noProof/>
            <w:webHidden/>
          </w:rPr>
          <w:instrText xml:space="preserve"> PAGEREF _Toc67922062 \h </w:instrText>
        </w:r>
        <w:r w:rsidR="00C60878">
          <w:rPr>
            <w:noProof/>
            <w:webHidden/>
          </w:rPr>
        </w:r>
        <w:r w:rsidR="00C60878">
          <w:rPr>
            <w:noProof/>
            <w:webHidden/>
          </w:rPr>
          <w:fldChar w:fldCharType="separate"/>
        </w:r>
        <w:r w:rsidR="00C60878">
          <w:rPr>
            <w:noProof/>
            <w:webHidden/>
          </w:rPr>
          <w:t>1</w:t>
        </w:r>
        <w:r w:rsidR="00C60878">
          <w:rPr>
            <w:noProof/>
            <w:webHidden/>
          </w:rPr>
          <w:fldChar w:fldCharType="end"/>
        </w:r>
      </w:hyperlink>
    </w:p>
    <w:p w14:paraId="08145660" w14:textId="62AA4C85" w:rsidR="00C60878" w:rsidRDefault="00C949B4">
      <w:pPr>
        <w:pStyle w:val="TOC2"/>
        <w:rPr>
          <w:rFonts w:asciiTheme="minorHAnsi" w:eastAsiaTheme="minorEastAsia" w:hAnsiTheme="minorHAnsi" w:cstheme="minorBidi"/>
          <w:noProof/>
        </w:rPr>
      </w:pPr>
      <w:hyperlink w:anchor="_Toc67922063" w:history="1">
        <w:r w:rsidR="00C60878" w:rsidRPr="00F20ACF">
          <w:rPr>
            <w:rStyle w:val="Hyperlink"/>
            <w:noProof/>
          </w:rPr>
          <w:t>Step1: Select the CAPI pretest location and sample</w:t>
        </w:r>
        <w:r w:rsidR="00C60878">
          <w:rPr>
            <w:noProof/>
            <w:webHidden/>
          </w:rPr>
          <w:tab/>
        </w:r>
        <w:r w:rsidR="00C60878">
          <w:rPr>
            <w:noProof/>
            <w:webHidden/>
          </w:rPr>
          <w:fldChar w:fldCharType="begin"/>
        </w:r>
        <w:r w:rsidR="00C60878">
          <w:rPr>
            <w:noProof/>
            <w:webHidden/>
          </w:rPr>
          <w:instrText xml:space="preserve"> PAGEREF _Toc67922063 \h </w:instrText>
        </w:r>
        <w:r w:rsidR="00C60878">
          <w:rPr>
            <w:noProof/>
            <w:webHidden/>
          </w:rPr>
        </w:r>
        <w:r w:rsidR="00C60878">
          <w:rPr>
            <w:noProof/>
            <w:webHidden/>
          </w:rPr>
          <w:fldChar w:fldCharType="separate"/>
        </w:r>
        <w:r w:rsidR="00C60878">
          <w:rPr>
            <w:noProof/>
            <w:webHidden/>
          </w:rPr>
          <w:t>2</w:t>
        </w:r>
        <w:r w:rsidR="00C60878">
          <w:rPr>
            <w:noProof/>
            <w:webHidden/>
          </w:rPr>
          <w:fldChar w:fldCharType="end"/>
        </w:r>
      </w:hyperlink>
    </w:p>
    <w:p w14:paraId="0F4259F9" w14:textId="6E1D07B2" w:rsidR="00C60878" w:rsidRDefault="00C949B4">
      <w:pPr>
        <w:pStyle w:val="TOC2"/>
        <w:rPr>
          <w:rFonts w:asciiTheme="minorHAnsi" w:eastAsiaTheme="minorEastAsia" w:hAnsiTheme="minorHAnsi" w:cstheme="minorBidi"/>
          <w:noProof/>
        </w:rPr>
      </w:pPr>
      <w:hyperlink w:anchor="_Toc67922064" w:history="1">
        <w:r w:rsidR="00C60878" w:rsidRPr="00F20ACF">
          <w:rPr>
            <w:rStyle w:val="Hyperlink"/>
            <w:noProof/>
          </w:rPr>
          <w:t>Step 2: Conduct classroom training and practice</w:t>
        </w:r>
        <w:r w:rsidR="00C60878">
          <w:rPr>
            <w:noProof/>
            <w:webHidden/>
          </w:rPr>
          <w:tab/>
        </w:r>
        <w:r w:rsidR="00C60878">
          <w:rPr>
            <w:noProof/>
            <w:webHidden/>
          </w:rPr>
          <w:fldChar w:fldCharType="begin"/>
        </w:r>
        <w:r w:rsidR="00C60878">
          <w:rPr>
            <w:noProof/>
            <w:webHidden/>
          </w:rPr>
          <w:instrText xml:space="preserve"> PAGEREF _Toc67922064 \h </w:instrText>
        </w:r>
        <w:r w:rsidR="00C60878">
          <w:rPr>
            <w:noProof/>
            <w:webHidden/>
          </w:rPr>
        </w:r>
        <w:r w:rsidR="00C60878">
          <w:rPr>
            <w:noProof/>
            <w:webHidden/>
          </w:rPr>
          <w:fldChar w:fldCharType="separate"/>
        </w:r>
        <w:r w:rsidR="00C60878">
          <w:rPr>
            <w:noProof/>
            <w:webHidden/>
          </w:rPr>
          <w:t>2</w:t>
        </w:r>
        <w:r w:rsidR="00C60878">
          <w:rPr>
            <w:noProof/>
            <w:webHidden/>
          </w:rPr>
          <w:fldChar w:fldCharType="end"/>
        </w:r>
      </w:hyperlink>
    </w:p>
    <w:p w14:paraId="7F8268AA" w14:textId="089BA346" w:rsidR="00C60878" w:rsidRDefault="00C949B4">
      <w:pPr>
        <w:pStyle w:val="TOC2"/>
        <w:rPr>
          <w:rFonts w:asciiTheme="minorHAnsi" w:eastAsiaTheme="minorEastAsia" w:hAnsiTheme="minorHAnsi" w:cstheme="minorBidi"/>
          <w:noProof/>
        </w:rPr>
      </w:pPr>
      <w:hyperlink w:anchor="_Toc67922065" w:history="1">
        <w:r w:rsidR="00C60878" w:rsidRPr="00F20ACF">
          <w:rPr>
            <w:rStyle w:val="Hyperlink"/>
            <w:noProof/>
          </w:rPr>
          <w:t>Step 3: Conduct data collection using tablets</w:t>
        </w:r>
        <w:r w:rsidR="00C60878">
          <w:rPr>
            <w:noProof/>
            <w:webHidden/>
          </w:rPr>
          <w:tab/>
        </w:r>
        <w:r w:rsidR="00C60878">
          <w:rPr>
            <w:noProof/>
            <w:webHidden/>
          </w:rPr>
          <w:fldChar w:fldCharType="begin"/>
        </w:r>
        <w:r w:rsidR="00C60878">
          <w:rPr>
            <w:noProof/>
            <w:webHidden/>
          </w:rPr>
          <w:instrText xml:space="preserve"> PAGEREF _Toc67922065 \h </w:instrText>
        </w:r>
        <w:r w:rsidR="00C60878">
          <w:rPr>
            <w:noProof/>
            <w:webHidden/>
          </w:rPr>
        </w:r>
        <w:r w:rsidR="00C60878">
          <w:rPr>
            <w:noProof/>
            <w:webHidden/>
          </w:rPr>
          <w:fldChar w:fldCharType="separate"/>
        </w:r>
        <w:r w:rsidR="00C60878">
          <w:rPr>
            <w:noProof/>
            <w:webHidden/>
          </w:rPr>
          <w:t>3</w:t>
        </w:r>
        <w:r w:rsidR="00C60878">
          <w:rPr>
            <w:noProof/>
            <w:webHidden/>
          </w:rPr>
          <w:fldChar w:fldCharType="end"/>
        </w:r>
      </w:hyperlink>
    </w:p>
    <w:p w14:paraId="48F63F56" w14:textId="6688D05A" w:rsidR="00C60878" w:rsidRDefault="00C949B4">
      <w:pPr>
        <w:pStyle w:val="TOC2"/>
        <w:rPr>
          <w:rFonts w:asciiTheme="minorHAnsi" w:eastAsiaTheme="minorEastAsia" w:hAnsiTheme="minorHAnsi" w:cstheme="minorBidi"/>
          <w:noProof/>
        </w:rPr>
      </w:pPr>
      <w:hyperlink w:anchor="_Toc67922066" w:history="1">
        <w:r w:rsidR="00C60878" w:rsidRPr="00F20ACF">
          <w:rPr>
            <w:rStyle w:val="Hyperlink"/>
            <w:noProof/>
          </w:rPr>
          <w:t>Step 4: Hold a debriefing on issues encountered and possible solutions</w:t>
        </w:r>
        <w:r w:rsidR="00C60878">
          <w:rPr>
            <w:noProof/>
            <w:webHidden/>
          </w:rPr>
          <w:tab/>
        </w:r>
        <w:r w:rsidR="00C60878">
          <w:rPr>
            <w:noProof/>
            <w:webHidden/>
          </w:rPr>
          <w:fldChar w:fldCharType="begin"/>
        </w:r>
        <w:r w:rsidR="00C60878">
          <w:rPr>
            <w:noProof/>
            <w:webHidden/>
          </w:rPr>
          <w:instrText xml:space="preserve"> PAGEREF _Toc67922066 \h </w:instrText>
        </w:r>
        <w:r w:rsidR="00C60878">
          <w:rPr>
            <w:noProof/>
            <w:webHidden/>
          </w:rPr>
        </w:r>
        <w:r w:rsidR="00C60878">
          <w:rPr>
            <w:noProof/>
            <w:webHidden/>
          </w:rPr>
          <w:fldChar w:fldCharType="separate"/>
        </w:r>
        <w:r w:rsidR="00C60878">
          <w:rPr>
            <w:noProof/>
            <w:webHidden/>
          </w:rPr>
          <w:t>3</w:t>
        </w:r>
        <w:r w:rsidR="00C60878">
          <w:rPr>
            <w:noProof/>
            <w:webHidden/>
          </w:rPr>
          <w:fldChar w:fldCharType="end"/>
        </w:r>
      </w:hyperlink>
    </w:p>
    <w:p w14:paraId="29E8B091" w14:textId="453BB9B6" w:rsidR="00C60878" w:rsidRDefault="00C949B4">
      <w:pPr>
        <w:pStyle w:val="TOC2"/>
        <w:rPr>
          <w:rFonts w:asciiTheme="minorHAnsi" w:eastAsiaTheme="minorEastAsia" w:hAnsiTheme="minorHAnsi" w:cstheme="minorBidi"/>
          <w:noProof/>
        </w:rPr>
      </w:pPr>
      <w:hyperlink w:anchor="_Toc67922067" w:history="1">
        <w:r w:rsidR="00C60878" w:rsidRPr="00F20ACF">
          <w:rPr>
            <w:rStyle w:val="Hyperlink"/>
            <w:noProof/>
          </w:rPr>
          <w:t>Step 5: Revise the questionnaire and tablet program</w:t>
        </w:r>
        <w:r w:rsidR="00C60878">
          <w:rPr>
            <w:noProof/>
            <w:webHidden/>
          </w:rPr>
          <w:tab/>
        </w:r>
        <w:r w:rsidR="00C60878">
          <w:rPr>
            <w:noProof/>
            <w:webHidden/>
          </w:rPr>
          <w:fldChar w:fldCharType="begin"/>
        </w:r>
        <w:r w:rsidR="00C60878">
          <w:rPr>
            <w:noProof/>
            <w:webHidden/>
          </w:rPr>
          <w:instrText xml:space="preserve"> PAGEREF _Toc67922067 \h </w:instrText>
        </w:r>
        <w:r w:rsidR="00C60878">
          <w:rPr>
            <w:noProof/>
            <w:webHidden/>
          </w:rPr>
        </w:r>
        <w:r w:rsidR="00C60878">
          <w:rPr>
            <w:noProof/>
            <w:webHidden/>
          </w:rPr>
          <w:fldChar w:fldCharType="separate"/>
        </w:r>
        <w:r w:rsidR="00C60878">
          <w:rPr>
            <w:noProof/>
            <w:webHidden/>
          </w:rPr>
          <w:t>4</w:t>
        </w:r>
        <w:r w:rsidR="00C60878">
          <w:rPr>
            <w:noProof/>
            <w:webHidden/>
          </w:rPr>
          <w:fldChar w:fldCharType="end"/>
        </w:r>
      </w:hyperlink>
    </w:p>
    <w:p w14:paraId="5ECA7AD9" w14:textId="35CD3DF7" w:rsidR="00C60878" w:rsidRDefault="00C949B4">
      <w:pPr>
        <w:pStyle w:val="TOC1"/>
        <w:rPr>
          <w:rFonts w:asciiTheme="minorHAnsi" w:eastAsiaTheme="minorEastAsia" w:hAnsiTheme="minorHAnsi" w:cstheme="minorBidi"/>
          <w:noProof/>
        </w:rPr>
      </w:pPr>
      <w:hyperlink w:anchor="_Toc67922068" w:history="1">
        <w:r w:rsidR="00C60878" w:rsidRPr="00F20ACF">
          <w:rPr>
            <w:rStyle w:val="Hyperlink"/>
            <w:noProof/>
          </w:rPr>
          <w:t>Appendix 1: CAPI pretest feedback form</w:t>
        </w:r>
        <w:r w:rsidR="00C60878">
          <w:rPr>
            <w:noProof/>
            <w:webHidden/>
          </w:rPr>
          <w:tab/>
        </w:r>
        <w:r w:rsidR="00C60878">
          <w:rPr>
            <w:noProof/>
            <w:webHidden/>
          </w:rPr>
          <w:fldChar w:fldCharType="begin"/>
        </w:r>
        <w:r w:rsidR="00C60878">
          <w:rPr>
            <w:noProof/>
            <w:webHidden/>
          </w:rPr>
          <w:instrText xml:space="preserve"> PAGEREF _Toc67922068 \h </w:instrText>
        </w:r>
        <w:r w:rsidR="00C60878">
          <w:rPr>
            <w:noProof/>
            <w:webHidden/>
          </w:rPr>
        </w:r>
        <w:r w:rsidR="00C60878">
          <w:rPr>
            <w:noProof/>
            <w:webHidden/>
          </w:rPr>
          <w:fldChar w:fldCharType="separate"/>
        </w:r>
        <w:r w:rsidR="00C60878">
          <w:rPr>
            <w:noProof/>
            <w:webHidden/>
          </w:rPr>
          <w:t>5</w:t>
        </w:r>
        <w:r w:rsidR="00C60878">
          <w:rPr>
            <w:noProof/>
            <w:webHidden/>
          </w:rPr>
          <w:fldChar w:fldCharType="end"/>
        </w:r>
      </w:hyperlink>
    </w:p>
    <w:p w14:paraId="18D7BE50" w14:textId="69279A41" w:rsidR="00C60878" w:rsidRDefault="00C949B4">
      <w:pPr>
        <w:pStyle w:val="TOC1"/>
        <w:rPr>
          <w:rFonts w:asciiTheme="minorHAnsi" w:eastAsiaTheme="minorEastAsia" w:hAnsiTheme="minorHAnsi" w:cstheme="minorBidi"/>
          <w:noProof/>
        </w:rPr>
      </w:pPr>
      <w:hyperlink w:anchor="_Toc67922069" w:history="1">
        <w:r w:rsidR="00C60878" w:rsidRPr="00F20ACF">
          <w:rPr>
            <w:rStyle w:val="Hyperlink"/>
            <w:noProof/>
          </w:rPr>
          <w:t>Appendix 2: CAPI pretest debriefing report form</w:t>
        </w:r>
        <w:r w:rsidR="00C60878">
          <w:rPr>
            <w:noProof/>
            <w:webHidden/>
          </w:rPr>
          <w:tab/>
        </w:r>
        <w:r w:rsidR="00C60878">
          <w:rPr>
            <w:noProof/>
            <w:webHidden/>
          </w:rPr>
          <w:fldChar w:fldCharType="begin"/>
        </w:r>
        <w:r w:rsidR="00C60878">
          <w:rPr>
            <w:noProof/>
            <w:webHidden/>
          </w:rPr>
          <w:instrText xml:space="preserve"> PAGEREF _Toc67922069 \h </w:instrText>
        </w:r>
        <w:r w:rsidR="00C60878">
          <w:rPr>
            <w:noProof/>
            <w:webHidden/>
          </w:rPr>
        </w:r>
        <w:r w:rsidR="00C60878">
          <w:rPr>
            <w:noProof/>
            <w:webHidden/>
          </w:rPr>
          <w:fldChar w:fldCharType="separate"/>
        </w:r>
        <w:r w:rsidR="00C60878">
          <w:rPr>
            <w:noProof/>
            <w:webHidden/>
          </w:rPr>
          <w:t>7</w:t>
        </w:r>
        <w:r w:rsidR="00C60878">
          <w:rPr>
            <w:noProof/>
            <w:webHidden/>
          </w:rPr>
          <w:fldChar w:fldCharType="end"/>
        </w:r>
      </w:hyperlink>
    </w:p>
    <w:p w14:paraId="4101652C" w14:textId="27ACB09F" w:rsidR="00B95093" w:rsidRDefault="00A17840" w:rsidP="00A17840">
      <w:pPr>
        <w:pStyle w:val="BodyText1"/>
      </w:pPr>
      <w:r>
        <w:rPr>
          <w:color w:val="2B579A"/>
          <w:shd w:val="clear" w:color="auto" w:fill="E6E6E6"/>
        </w:rPr>
        <w:fldChar w:fldCharType="end"/>
      </w:r>
    </w:p>
    <w:p w14:paraId="4B99056E" w14:textId="77777777" w:rsidR="00B95093" w:rsidRDefault="00B95093" w:rsidP="00B95093">
      <w:pPr>
        <w:spacing w:after="0" w:line="240" w:lineRule="auto"/>
        <w:jc w:val="center"/>
        <w:rPr>
          <w:rFonts w:ascii="Gill Sans MT" w:eastAsia="Times New Roman" w:hAnsi="Gill Sans MT"/>
          <w:caps/>
          <w:color w:val="4799B5"/>
          <w:sz w:val="44"/>
          <w:szCs w:val="36"/>
        </w:rPr>
        <w:sectPr w:rsidR="00B95093" w:rsidSect="00B95093">
          <w:headerReference w:type="default" r:id="rId16"/>
          <w:footerReference w:type="default" r:id="rId17"/>
          <w:headerReference w:type="first" r:id="rId18"/>
          <w:footerReference w:type="first" r:id="rId19"/>
          <w:pgSz w:w="12240" w:h="15840" w:code="1"/>
          <w:pgMar w:top="1440" w:right="1440" w:bottom="1440" w:left="1440" w:header="720" w:footer="720" w:gutter="0"/>
          <w:pgNumType w:fmt="lowerRoman" w:start="1"/>
          <w:cols w:space="720"/>
          <w:docGrid w:linePitch="360"/>
        </w:sectPr>
      </w:pPr>
    </w:p>
    <w:p w14:paraId="3E7A9F1C" w14:textId="77777777" w:rsidR="00074554" w:rsidRPr="008256CF" w:rsidRDefault="00074554" w:rsidP="008256CF">
      <w:pPr>
        <w:pStyle w:val="Heading1"/>
      </w:pPr>
      <w:bookmarkStart w:id="8" w:name="_Toc67922061"/>
      <w:r w:rsidRPr="008256CF">
        <w:lastRenderedPageBreak/>
        <w:t>Introduction</w:t>
      </w:r>
      <w:bookmarkEnd w:id="8"/>
    </w:p>
    <w:p w14:paraId="26DB37E7" w14:textId="6FC031FE" w:rsidR="00E12414" w:rsidRDefault="009E27C2" w:rsidP="00610934">
      <w:pPr>
        <w:pStyle w:val="BodyText1"/>
        <w:rPr>
          <w:rFonts w:cs="Arial"/>
        </w:rPr>
      </w:pPr>
      <w:r>
        <w:rPr>
          <w:noProof/>
          <w:color w:val="2B579A"/>
          <w:shd w:val="clear" w:color="auto" w:fill="E6E6E6"/>
        </w:rPr>
        <mc:AlternateContent>
          <mc:Choice Requires="wpg">
            <w:drawing>
              <wp:anchor distT="0" distB="0" distL="114300" distR="114300" simplePos="0" relativeHeight="251658240" behindDoc="0" locked="0" layoutInCell="1" allowOverlap="1" wp14:anchorId="5AA7F69E" wp14:editId="07777777">
                <wp:simplePos x="0" y="0"/>
                <wp:positionH relativeFrom="margin">
                  <wp:align>right</wp:align>
                </wp:positionH>
                <wp:positionV relativeFrom="paragraph">
                  <wp:posOffset>3175</wp:posOffset>
                </wp:positionV>
                <wp:extent cx="2362200" cy="3006872"/>
                <wp:effectExtent l="0" t="0" r="0" b="3175"/>
                <wp:wrapSquare wrapText="bothSides"/>
                <wp:docPr id="1" name="Group 1"/>
                <wp:cNvGraphicFramePr/>
                <a:graphic xmlns:a="http://schemas.openxmlformats.org/drawingml/2006/main">
                  <a:graphicData uri="http://schemas.microsoft.com/office/word/2010/wordprocessingGroup">
                    <wpg:wgp>
                      <wpg:cNvGrpSpPr/>
                      <wpg:grpSpPr>
                        <a:xfrm>
                          <a:off x="0" y="0"/>
                          <a:ext cx="2362200" cy="3006872"/>
                          <a:chOff x="0" y="0"/>
                          <a:chExt cx="2362200" cy="3006872"/>
                        </a:xfrm>
                      </wpg:grpSpPr>
                      <wps:wsp>
                        <wps:cNvPr id="4" name="Text Box 2"/>
                        <wps:cNvSpPr txBox="1">
                          <a:spLocks noChangeArrowheads="1"/>
                        </wps:cNvSpPr>
                        <wps:spPr bwMode="auto">
                          <a:xfrm>
                            <a:off x="0" y="0"/>
                            <a:ext cx="2362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14:paraId="1299C43A" w14:textId="77777777" w:rsidR="005A0BBA" w:rsidRPr="00BF1B95" w:rsidRDefault="005A0BBA" w:rsidP="00CB5BC5">
                              <w:pPr>
                                <w:rPr>
                                  <w:rFonts w:ascii="Gill Sans MT" w:hAnsi="Gill Sans MT" w:cs="Arial"/>
                                  <w:i/>
                                  <w:sz w:val="18"/>
                                  <w:szCs w:val="18"/>
                                </w:rPr>
                              </w:pPr>
                            </w:p>
                          </w:txbxContent>
                        </wps:txbx>
                        <wps:bodyPr rot="0" vert="horz" wrap="square" lIns="91440" tIns="45720" rIns="91440" bIns="45720" anchor="t" anchorCtr="0" upright="1">
                          <a:noAutofit/>
                        </wps:bodyPr>
                      </wps:wsp>
                      <pic:pic xmlns:pic="http://schemas.openxmlformats.org/drawingml/2006/picture">
                        <pic:nvPicPr>
                          <pic:cNvPr id="36" name="Picture 36" descr="Screenshot_20170418-10465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8954" y="234462"/>
                            <a:ext cx="2103120" cy="2772410"/>
                          </a:xfrm>
                          <a:prstGeom prst="rect">
                            <a:avLst/>
                          </a:prstGeom>
                          <a:noFill/>
                          <a:ln>
                            <a:noFill/>
                          </a:ln>
                        </pic:spPr>
                      </pic:pic>
                    </wpg:wgp>
                  </a:graphicData>
                </a:graphic>
              </wp:anchor>
            </w:drawing>
          </mc:Choice>
          <mc:Fallback>
            <w:pict>
              <v:group w14:anchorId="5AA7F69E" id="Group 1" o:spid="_x0000_s1026" style="position:absolute;margin-left:134.8pt;margin-top:.25pt;width:186pt;height:236.75pt;z-index:251658240;mso-position-horizontal:right;mso-position-horizontal-relative:margin" coordsize="23622,3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">
                <v:shapetype id="_x0000_t202" coordsize="21600,21600" o:spt="202" path="m,l,21600r21600,l21600,xe">
                  <v:stroke joinstyle="miter"/>
                  <v:path gradientshapeok="t" o:connecttype="rect"/>
                </v:shapetype>
                <v:shape id="Text Box 2" o:spid="_x0000_s1027" type="#_x0000_t202" style="position:absolute;width:23622;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D15137A" w14:textId="77777777"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14:paraId="1299C43A" w14:textId="77777777" w:rsidR="005A0BBA" w:rsidRPr="00BF1B95" w:rsidRDefault="005A0BBA" w:rsidP="00CB5BC5">
                        <w:pPr>
                          <w:rPr>
                            <w:rFonts w:ascii="Gill Sans MT" w:hAnsi="Gill Sans MT" w:cs="Arial"/>
                            <w:i/>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Screenshot_20170418-104650" style="position:absolute;left:1289;top:2344;width:21031;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">
                  <v:imagedata r:id="rId21" o:title="Screenshot_20170418-104650"/>
                </v:shape>
                <w10:wrap type="square" anchorx="margin"/>
              </v:group>
            </w:pict>
          </mc:Fallback>
        </mc:AlternateContent>
      </w:r>
      <w:r w:rsidR="00D637EF" w:rsidRPr="00D637EF">
        <w:rPr>
          <w:rFonts w:cs="Arial"/>
        </w:rPr>
        <w:t xml:space="preserve">Feed the </w:t>
      </w:r>
      <w:r w:rsidR="00D637EF">
        <w:rPr>
          <w:rFonts w:cs="Arial"/>
        </w:rPr>
        <w:t xml:space="preserve">Future </w:t>
      </w:r>
      <w:r w:rsidR="00D637EF" w:rsidRPr="00D637EF">
        <w:t>Z</w:t>
      </w:r>
      <w:r w:rsidR="00D637EF">
        <w:t xml:space="preserve">one </w:t>
      </w:r>
      <w:r w:rsidR="00D637EF" w:rsidRPr="00D637EF">
        <w:t>of I</w:t>
      </w:r>
      <w:r w:rsidR="00D637EF">
        <w:t>nfluence</w:t>
      </w:r>
      <w:r w:rsidR="00D637EF" w:rsidRPr="00D637EF">
        <w:t xml:space="preserve"> </w:t>
      </w:r>
      <w:r w:rsidR="00CC593D">
        <w:t xml:space="preserve">(ZOI) </w:t>
      </w:r>
      <w:r w:rsidR="00CA66FB">
        <w:t xml:space="preserve">Midline </w:t>
      </w:r>
      <w:r w:rsidR="00D637EF" w:rsidRPr="00D637EF">
        <w:t>Survey</w:t>
      </w:r>
      <w:r w:rsidR="00CC593D">
        <w:t>s</w:t>
      </w:r>
      <w:r w:rsidR="00D637EF" w:rsidRPr="00D637EF">
        <w:t xml:space="preserve"> use</w:t>
      </w:r>
      <w:r>
        <w:t xml:space="preserve"> hand</w:t>
      </w:r>
      <w:r>
        <w:noBreakHyphen/>
      </w:r>
      <w:r w:rsidR="00D637EF" w:rsidRPr="00D637EF">
        <w:t>held, battery</w:t>
      </w:r>
      <w:r w:rsidR="00E12414">
        <w:t>-</w:t>
      </w:r>
      <w:r w:rsidR="00D637EF" w:rsidRPr="00D637EF">
        <w:t>charged</w:t>
      </w:r>
      <w:r w:rsidR="00E12414">
        <w:t xml:space="preserve"> Android</w:t>
      </w:r>
      <w:r w:rsidR="00D637EF" w:rsidRPr="00D637EF">
        <w:t xml:space="preserve"> tablet computers</w:t>
      </w:r>
      <w:r>
        <w:t xml:space="preserve"> (Figure </w:t>
      </w:r>
      <w:r w:rsidR="003822A0">
        <w:t>1)</w:t>
      </w:r>
      <w:r w:rsidR="00D637EF" w:rsidRPr="00D637EF">
        <w:t xml:space="preserve"> </w:t>
      </w:r>
      <w:r w:rsidR="00E12414">
        <w:t xml:space="preserve">programmed with the </w:t>
      </w:r>
      <w:r w:rsidR="006D6526">
        <w:t>country-adapted</w:t>
      </w:r>
      <w:r w:rsidR="00E12414">
        <w:t xml:space="preserve"> </w:t>
      </w:r>
      <w:r w:rsidR="00E12414">
        <w:t xml:space="preserve">questionnaire using </w:t>
      </w:r>
      <w:r w:rsidR="00040B04" w:rsidRPr="00040B04">
        <w:t xml:space="preserve">Census and Survey Processing System </w:t>
      </w:r>
      <w:r w:rsidR="00040B04">
        <w:t>(</w:t>
      </w:r>
      <w:proofErr w:type="spellStart"/>
      <w:r w:rsidR="00E12414">
        <w:t>CSPro</w:t>
      </w:r>
      <w:proofErr w:type="spellEnd"/>
      <w:r w:rsidR="00040B04">
        <w:t>)</w:t>
      </w:r>
      <w:r w:rsidR="00E12414">
        <w:t xml:space="preserve"> software</w:t>
      </w:r>
      <w:r w:rsidR="003822A0" w:rsidRPr="003822A0">
        <w:rPr>
          <w:rFonts w:cs="Arial"/>
        </w:rPr>
        <w:t xml:space="preserve"> </w:t>
      </w:r>
      <w:r w:rsidR="003822A0">
        <w:rPr>
          <w:rFonts w:cs="Arial"/>
        </w:rPr>
        <w:t>to capture</w:t>
      </w:r>
      <w:r w:rsidR="004B322D">
        <w:rPr>
          <w:rFonts w:cs="Arial"/>
        </w:rPr>
        <w:t xml:space="preserve"> interview</w:t>
      </w:r>
      <w:r w:rsidR="003822A0">
        <w:rPr>
          <w:rFonts w:cs="Arial"/>
        </w:rPr>
        <w:t xml:space="preserve"> data and transmit </w:t>
      </w:r>
      <w:r w:rsidR="006D3E6F">
        <w:rPr>
          <w:rFonts w:cs="Arial"/>
        </w:rPr>
        <w:t xml:space="preserve">them </w:t>
      </w:r>
      <w:r w:rsidR="003822A0">
        <w:rPr>
          <w:rFonts w:cs="Arial"/>
        </w:rPr>
        <w:t xml:space="preserve">to the </w:t>
      </w:r>
      <w:r w:rsidR="003F18B1">
        <w:rPr>
          <w:rFonts w:cs="Arial"/>
        </w:rPr>
        <w:t>C</w:t>
      </w:r>
      <w:r w:rsidR="003822A0">
        <w:rPr>
          <w:rFonts w:cs="Arial"/>
        </w:rPr>
        <w:t xml:space="preserve">entral </w:t>
      </w:r>
      <w:r w:rsidR="003F18B1">
        <w:rPr>
          <w:rFonts w:cs="Arial"/>
        </w:rPr>
        <w:t>O</w:t>
      </w:r>
      <w:r w:rsidR="003822A0">
        <w:rPr>
          <w:rFonts w:cs="Arial"/>
        </w:rPr>
        <w:t>ffice.</w:t>
      </w:r>
    </w:p>
    <w:p w14:paraId="5C76F570" w14:textId="40B541C0" w:rsidR="003822A0" w:rsidRDefault="00E12414" w:rsidP="00610934">
      <w:pPr>
        <w:pStyle w:val="BodyText1"/>
        <w:rPr>
          <w:rFonts w:cs="Arial"/>
        </w:rPr>
      </w:pPr>
      <w:r>
        <w:rPr>
          <w:rFonts w:cs="Arial"/>
        </w:rPr>
        <w:t xml:space="preserve">To ensure smooth survey </w:t>
      </w:r>
      <w:r w:rsidR="003822A0">
        <w:rPr>
          <w:rFonts w:cs="Arial"/>
        </w:rPr>
        <w:t>operations</w:t>
      </w:r>
      <w:r>
        <w:rPr>
          <w:rFonts w:cs="Arial"/>
        </w:rPr>
        <w:t xml:space="preserve">, it is essential to </w:t>
      </w:r>
      <w:r w:rsidR="003822A0">
        <w:rPr>
          <w:rFonts w:cs="Arial"/>
        </w:rPr>
        <w:t>implement</w:t>
      </w:r>
      <w:r>
        <w:rPr>
          <w:rFonts w:cs="Arial"/>
        </w:rPr>
        <w:t xml:space="preserve"> survey</w:t>
      </w:r>
      <w:r w:rsidR="001F5D68">
        <w:rPr>
          <w:rFonts w:cs="Arial"/>
        </w:rPr>
        <w:t xml:space="preserve"> </w:t>
      </w:r>
      <w:r w:rsidR="00074554">
        <w:rPr>
          <w:rFonts w:cs="Arial"/>
        </w:rPr>
        <w:t>pretest</w:t>
      </w:r>
      <w:r w:rsidR="003822A0">
        <w:rPr>
          <w:rFonts w:cs="Arial"/>
        </w:rPr>
        <w:t>ing in the field</w:t>
      </w:r>
      <w:r w:rsidR="00074554">
        <w:rPr>
          <w:rFonts w:cs="Arial"/>
        </w:rPr>
        <w:t xml:space="preserve"> </w:t>
      </w:r>
      <w:r>
        <w:rPr>
          <w:rFonts w:cs="Arial"/>
        </w:rPr>
        <w:t>that incorporates use of</w:t>
      </w:r>
      <w:r w:rsidR="00D637EF">
        <w:rPr>
          <w:rFonts w:cs="Arial"/>
        </w:rPr>
        <w:t xml:space="preserve"> the</w:t>
      </w:r>
      <w:r w:rsidR="00074554">
        <w:rPr>
          <w:rFonts w:cs="Arial"/>
        </w:rPr>
        <w:t xml:space="preserve"> tablet computer</w:t>
      </w:r>
      <w:r w:rsidR="00A67CEB">
        <w:rPr>
          <w:rFonts w:cs="Arial"/>
        </w:rPr>
        <w:t>s</w:t>
      </w:r>
      <w:r w:rsidR="00D637EF">
        <w:rPr>
          <w:rFonts w:cs="Arial"/>
        </w:rPr>
        <w:t xml:space="preserve"> and</w:t>
      </w:r>
      <w:r>
        <w:rPr>
          <w:rFonts w:cs="Arial"/>
        </w:rPr>
        <w:t xml:space="preserve"> rehearses</w:t>
      </w:r>
      <w:r w:rsidR="00D637EF">
        <w:rPr>
          <w:rFonts w:cs="Arial"/>
        </w:rPr>
        <w:t xml:space="preserve"> data transmission</w:t>
      </w:r>
      <w:r>
        <w:rPr>
          <w:rFonts w:cs="Arial"/>
        </w:rPr>
        <w:t xml:space="preserve"> procedures as part of</w:t>
      </w:r>
      <w:r w:rsidR="00936A76">
        <w:rPr>
          <w:rFonts w:cs="Arial"/>
        </w:rPr>
        <w:t xml:space="preserve"> </w:t>
      </w:r>
      <w:r>
        <w:rPr>
          <w:rFonts w:cs="Arial"/>
        </w:rPr>
        <w:t xml:space="preserve">the </w:t>
      </w:r>
      <w:r w:rsidR="00936A76">
        <w:rPr>
          <w:rFonts w:cs="Arial"/>
        </w:rPr>
        <w:t xml:space="preserve">training and quality control </w:t>
      </w:r>
      <w:r w:rsidR="00D637EF">
        <w:rPr>
          <w:rFonts w:cs="Arial"/>
        </w:rPr>
        <w:t>activities</w:t>
      </w:r>
      <w:r w:rsidR="001F5D68">
        <w:rPr>
          <w:rFonts w:cs="Arial"/>
        </w:rPr>
        <w:t xml:space="preserve"> for Feed the </w:t>
      </w:r>
      <w:r w:rsidR="008256CF">
        <w:rPr>
          <w:rFonts w:cs="Arial"/>
        </w:rPr>
        <w:t xml:space="preserve">Future ZOI </w:t>
      </w:r>
      <w:r w:rsidR="00CA66FB">
        <w:rPr>
          <w:rFonts w:cs="Arial"/>
        </w:rPr>
        <w:t xml:space="preserve">Midline </w:t>
      </w:r>
      <w:r w:rsidR="008256CF">
        <w:rPr>
          <w:rFonts w:cs="Arial"/>
        </w:rPr>
        <w:t>S</w:t>
      </w:r>
      <w:r w:rsidR="001F5D68">
        <w:rPr>
          <w:rFonts w:cs="Arial"/>
        </w:rPr>
        <w:t>urveys</w:t>
      </w:r>
      <w:r w:rsidR="00D637EF">
        <w:rPr>
          <w:rFonts w:cs="Arial"/>
        </w:rPr>
        <w:t xml:space="preserve">. </w:t>
      </w:r>
    </w:p>
    <w:p w14:paraId="1C5020F1" w14:textId="4378F00E" w:rsidR="00936A76" w:rsidRDefault="00404595" w:rsidP="00610934">
      <w:pPr>
        <w:pStyle w:val="BodyText1"/>
        <w:rPr>
          <w:rFonts w:cs="Arial"/>
        </w:rPr>
      </w:pPr>
      <w:r>
        <w:rPr>
          <w:rFonts w:cs="Arial"/>
        </w:rPr>
        <w:t xml:space="preserve">Although </w:t>
      </w:r>
      <w:r w:rsidR="003D16D1">
        <w:rPr>
          <w:rFonts w:cs="Arial"/>
        </w:rPr>
        <w:t>the survey contractor</w:t>
      </w:r>
      <w:r>
        <w:rPr>
          <w:rFonts w:cs="Arial"/>
        </w:rPr>
        <w:t xml:space="preserve"> has tested the </w:t>
      </w:r>
      <w:r w:rsidR="00D74028">
        <w:rPr>
          <w:rFonts w:cs="Arial"/>
        </w:rPr>
        <w:t>computer-assisted personal interviewing (</w:t>
      </w:r>
      <w:r w:rsidR="00040B04">
        <w:rPr>
          <w:rFonts w:cs="Arial"/>
        </w:rPr>
        <w:t>CAPI</w:t>
      </w:r>
      <w:r w:rsidR="00D74028">
        <w:rPr>
          <w:rFonts w:cs="Arial"/>
        </w:rPr>
        <w:t>)</w:t>
      </w:r>
      <w:r w:rsidR="00040B04">
        <w:rPr>
          <w:rFonts w:cs="Arial"/>
        </w:rPr>
        <w:t xml:space="preserve"> </w:t>
      </w:r>
      <w:r>
        <w:rPr>
          <w:rFonts w:cs="Arial"/>
        </w:rPr>
        <w:t>data entry system</w:t>
      </w:r>
      <w:r w:rsidR="001F5D68">
        <w:rPr>
          <w:rFonts w:cs="Arial"/>
        </w:rPr>
        <w:t xml:space="preserve"> </w:t>
      </w:r>
      <w:r w:rsidR="00F17FD2">
        <w:rPr>
          <w:rFonts w:cs="Arial"/>
        </w:rPr>
        <w:t xml:space="preserve">and </w:t>
      </w:r>
      <w:r w:rsidR="009A2A45">
        <w:rPr>
          <w:rFonts w:cs="Arial"/>
        </w:rPr>
        <w:t xml:space="preserve">resolved </w:t>
      </w:r>
      <w:r w:rsidR="00F2674C">
        <w:rPr>
          <w:rFonts w:cs="Arial"/>
        </w:rPr>
        <w:t>all known</w:t>
      </w:r>
      <w:r w:rsidR="001F5D68">
        <w:rPr>
          <w:rFonts w:cs="Arial"/>
        </w:rPr>
        <w:t xml:space="preserve"> errors</w:t>
      </w:r>
      <w:r>
        <w:rPr>
          <w:rFonts w:cs="Arial"/>
        </w:rPr>
        <w:t>, th</w:t>
      </w:r>
      <w:r w:rsidR="003822A0">
        <w:rPr>
          <w:rFonts w:cs="Arial"/>
        </w:rPr>
        <w:t>is</w:t>
      </w:r>
      <w:r>
        <w:rPr>
          <w:rFonts w:cs="Arial"/>
        </w:rPr>
        <w:t xml:space="preserve"> </w:t>
      </w:r>
      <w:r w:rsidR="001F5D68">
        <w:rPr>
          <w:rFonts w:cs="Arial"/>
        </w:rPr>
        <w:t>field</w:t>
      </w:r>
      <w:r w:rsidR="003822A0">
        <w:rPr>
          <w:rFonts w:cs="Arial"/>
        </w:rPr>
        <w:t>-based</w:t>
      </w:r>
      <w:r w:rsidR="00936A76">
        <w:rPr>
          <w:rFonts w:cs="Arial"/>
        </w:rPr>
        <w:t xml:space="preserve"> pretest</w:t>
      </w:r>
      <w:r w:rsidR="001F5D68">
        <w:rPr>
          <w:rFonts w:cs="Arial"/>
        </w:rPr>
        <w:t xml:space="preserve"> </w:t>
      </w:r>
      <w:r>
        <w:rPr>
          <w:rFonts w:cs="Arial"/>
        </w:rPr>
        <w:t xml:space="preserve">is </w:t>
      </w:r>
      <w:r w:rsidR="003849A8">
        <w:rPr>
          <w:rFonts w:cs="Arial"/>
        </w:rPr>
        <w:t xml:space="preserve">the first </w:t>
      </w:r>
      <w:r w:rsidR="00703D5D">
        <w:rPr>
          <w:rFonts w:cs="Arial"/>
        </w:rPr>
        <w:t xml:space="preserve">opportunity to test the </w:t>
      </w:r>
      <w:proofErr w:type="spellStart"/>
      <w:r w:rsidR="001F5D68">
        <w:rPr>
          <w:rFonts w:cs="Arial"/>
        </w:rPr>
        <w:t>CSPro</w:t>
      </w:r>
      <w:proofErr w:type="spellEnd"/>
      <w:r w:rsidR="001F5D68">
        <w:rPr>
          <w:rFonts w:cs="Arial"/>
        </w:rPr>
        <w:t xml:space="preserve"> software </w:t>
      </w:r>
      <w:r w:rsidR="00703D5D">
        <w:rPr>
          <w:rFonts w:cs="Arial"/>
        </w:rPr>
        <w:t>program</w:t>
      </w:r>
      <w:r w:rsidR="003849A8">
        <w:rPr>
          <w:rFonts w:cs="Arial"/>
        </w:rPr>
        <w:t xml:space="preserve"> under field conditions. </w:t>
      </w:r>
      <w:r w:rsidR="00811AD3">
        <w:rPr>
          <w:rFonts w:cs="Arial"/>
        </w:rPr>
        <w:t xml:space="preserve">The </w:t>
      </w:r>
      <w:r w:rsidR="00114D92">
        <w:rPr>
          <w:rFonts w:cs="Arial"/>
        </w:rPr>
        <w:t xml:space="preserve">CAPI </w:t>
      </w:r>
      <w:r w:rsidR="003849A8">
        <w:rPr>
          <w:rFonts w:cs="Arial"/>
        </w:rPr>
        <w:t>pretest aim</w:t>
      </w:r>
      <w:r w:rsidR="001F5D68">
        <w:rPr>
          <w:rFonts w:cs="Arial"/>
        </w:rPr>
        <w:t>s</w:t>
      </w:r>
      <w:r w:rsidR="003849A8">
        <w:rPr>
          <w:rFonts w:cs="Arial"/>
        </w:rPr>
        <w:t xml:space="preserve"> to</w:t>
      </w:r>
      <w:r w:rsidR="003822A0">
        <w:rPr>
          <w:rFonts w:cs="Arial"/>
        </w:rPr>
        <w:t xml:space="preserve"> </w:t>
      </w:r>
      <w:r w:rsidR="008256CF">
        <w:rPr>
          <w:rFonts w:cs="Arial"/>
        </w:rPr>
        <w:t>(</w:t>
      </w:r>
      <w:r w:rsidR="003822A0">
        <w:rPr>
          <w:rFonts w:cs="Arial"/>
        </w:rPr>
        <w:t>1)</w:t>
      </w:r>
      <w:r w:rsidR="00703D5D">
        <w:rPr>
          <w:rFonts w:cs="Arial"/>
        </w:rPr>
        <w:t xml:space="preserve"> identify </w:t>
      </w:r>
      <w:r w:rsidR="003849A8">
        <w:rPr>
          <w:rFonts w:cs="Arial"/>
        </w:rPr>
        <w:t xml:space="preserve">any programming </w:t>
      </w:r>
      <w:r w:rsidR="00703D5D">
        <w:rPr>
          <w:rFonts w:cs="Arial"/>
        </w:rPr>
        <w:t>issues</w:t>
      </w:r>
      <w:r w:rsidR="003849A8">
        <w:rPr>
          <w:rFonts w:cs="Arial"/>
        </w:rPr>
        <w:t xml:space="preserve"> </w:t>
      </w:r>
      <w:r w:rsidR="003822A0">
        <w:rPr>
          <w:rFonts w:cs="Arial"/>
        </w:rPr>
        <w:t>or</w:t>
      </w:r>
      <w:r w:rsidR="00CD5C52">
        <w:rPr>
          <w:rFonts w:cs="Arial"/>
        </w:rPr>
        <w:t xml:space="preserve"> </w:t>
      </w:r>
      <w:r w:rsidR="00F2674C">
        <w:rPr>
          <w:rFonts w:cs="Arial"/>
        </w:rPr>
        <w:t xml:space="preserve">errors in the </w:t>
      </w:r>
      <w:r w:rsidR="00703D5D">
        <w:rPr>
          <w:rFonts w:cs="Arial"/>
        </w:rPr>
        <w:t>quality control mechanisms</w:t>
      </w:r>
      <w:r w:rsidR="00CD5C52">
        <w:rPr>
          <w:rFonts w:cs="Arial"/>
        </w:rPr>
        <w:t xml:space="preserve"> in the data entry system</w:t>
      </w:r>
      <w:r w:rsidR="00703D5D">
        <w:rPr>
          <w:rFonts w:cs="Arial"/>
        </w:rPr>
        <w:t xml:space="preserve">, </w:t>
      </w:r>
      <w:r w:rsidR="008256CF">
        <w:rPr>
          <w:rFonts w:cs="Arial"/>
        </w:rPr>
        <w:t>(</w:t>
      </w:r>
      <w:r w:rsidR="009E27C2">
        <w:rPr>
          <w:rFonts w:cs="Arial"/>
        </w:rPr>
        <w:t>2) </w:t>
      </w:r>
      <w:r w:rsidR="00F2674C">
        <w:rPr>
          <w:rFonts w:cs="Arial"/>
        </w:rPr>
        <w:t xml:space="preserve">test </w:t>
      </w:r>
      <w:r w:rsidR="00703D5D">
        <w:rPr>
          <w:rFonts w:cs="Arial"/>
        </w:rPr>
        <w:t xml:space="preserve">usability of </w:t>
      </w:r>
      <w:r w:rsidR="00811AD3">
        <w:rPr>
          <w:rFonts w:cs="Arial"/>
        </w:rPr>
        <w:t xml:space="preserve">the </w:t>
      </w:r>
      <w:r w:rsidR="00703D5D">
        <w:rPr>
          <w:rFonts w:cs="Arial"/>
        </w:rPr>
        <w:t>i</w:t>
      </w:r>
      <w:r w:rsidR="001E6B0E">
        <w:rPr>
          <w:rFonts w:cs="Arial"/>
        </w:rPr>
        <w:t xml:space="preserve">nterviewing interface, and </w:t>
      </w:r>
      <w:r w:rsidR="008256CF">
        <w:rPr>
          <w:rFonts w:cs="Arial"/>
        </w:rPr>
        <w:t>(</w:t>
      </w:r>
      <w:r w:rsidR="003822A0">
        <w:rPr>
          <w:rFonts w:cs="Arial"/>
        </w:rPr>
        <w:t xml:space="preserve">3) </w:t>
      </w:r>
      <w:r w:rsidR="00D459E2">
        <w:rPr>
          <w:rFonts w:cs="Arial"/>
        </w:rPr>
        <w:t xml:space="preserve">ensure </w:t>
      </w:r>
      <w:r w:rsidR="001E6B0E">
        <w:rPr>
          <w:rFonts w:cs="Arial"/>
        </w:rPr>
        <w:t>data transmission</w:t>
      </w:r>
      <w:r w:rsidR="00AA10E8">
        <w:rPr>
          <w:rFonts w:cs="Arial"/>
        </w:rPr>
        <w:t xml:space="preserve"> and</w:t>
      </w:r>
      <w:r w:rsidR="00F17FD2">
        <w:rPr>
          <w:rFonts w:cs="Arial"/>
        </w:rPr>
        <w:t xml:space="preserve"> connectivity </w:t>
      </w:r>
      <w:r w:rsidR="001E6B0E">
        <w:rPr>
          <w:rFonts w:cs="Arial"/>
        </w:rPr>
        <w:t xml:space="preserve">among </w:t>
      </w:r>
      <w:r w:rsidR="00F2674C">
        <w:rPr>
          <w:rFonts w:cs="Arial"/>
        </w:rPr>
        <w:t xml:space="preserve">the </w:t>
      </w:r>
      <w:r w:rsidR="001E6B0E">
        <w:rPr>
          <w:rFonts w:cs="Arial"/>
        </w:rPr>
        <w:t>survey team</w:t>
      </w:r>
      <w:r w:rsidR="00811AD3">
        <w:rPr>
          <w:rFonts w:cs="Arial"/>
        </w:rPr>
        <w:t xml:space="preserve"> members</w:t>
      </w:r>
      <w:r w:rsidR="001E6B0E">
        <w:rPr>
          <w:rFonts w:cs="Arial"/>
        </w:rPr>
        <w:t>—</w:t>
      </w:r>
      <w:r w:rsidR="00756524">
        <w:rPr>
          <w:rFonts w:cs="Arial"/>
        </w:rPr>
        <w:t>I</w:t>
      </w:r>
      <w:r w:rsidR="001E6B0E">
        <w:rPr>
          <w:rFonts w:cs="Arial"/>
        </w:rPr>
        <w:t xml:space="preserve">nterviewers, </w:t>
      </w:r>
      <w:r w:rsidR="00756524">
        <w:rPr>
          <w:rFonts w:cs="Arial"/>
        </w:rPr>
        <w:t>F</w:t>
      </w:r>
      <w:r w:rsidR="002A5338">
        <w:rPr>
          <w:rFonts w:cs="Arial"/>
        </w:rPr>
        <w:t xml:space="preserve">ield </w:t>
      </w:r>
      <w:r w:rsidR="00756524">
        <w:rPr>
          <w:rFonts w:cs="Arial"/>
        </w:rPr>
        <w:t>S</w:t>
      </w:r>
      <w:r w:rsidR="001E6B0E">
        <w:rPr>
          <w:rFonts w:cs="Arial"/>
        </w:rPr>
        <w:t xml:space="preserve">upervisors, </w:t>
      </w:r>
      <w:r w:rsidR="00756524">
        <w:rPr>
          <w:rFonts w:cs="Arial"/>
        </w:rPr>
        <w:t>F</w:t>
      </w:r>
      <w:r w:rsidR="00AA10E8">
        <w:rPr>
          <w:rFonts w:cs="Arial"/>
        </w:rPr>
        <w:t xml:space="preserve">ield </w:t>
      </w:r>
      <w:r w:rsidR="00756524">
        <w:rPr>
          <w:rFonts w:cs="Arial"/>
        </w:rPr>
        <w:t>M</w:t>
      </w:r>
      <w:r w:rsidR="00AA10E8">
        <w:rPr>
          <w:rFonts w:cs="Arial"/>
        </w:rPr>
        <w:t xml:space="preserve">anager, </w:t>
      </w:r>
      <w:r w:rsidR="00EC3352">
        <w:rPr>
          <w:rFonts w:cs="Arial"/>
        </w:rPr>
        <w:t>Q</w:t>
      </w:r>
      <w:r w:rsidR="001E6B0E">
        <w:rPr>
          <w:rFonts w:cs="Arial"/>
        </w:rPr>
        <w:t xml:space="preserve">uality </w:t>
      </w:r>
      <w:r w:rsidR="00EC3352">
        <w:rPr>
          <w:rFonts w:cs="Arial"/>
        </w:rPr>
        <w:t>C</w:t>
      </w:r>
      <w:r w:rsidR="001E6B0E">
        <w:rPr>
          <w:rFonts w:cs="Arial"/>
        </w:rPr>
        <w:t xml:space="preserve">ontrol </w:t>
      </w:r>
      <w:r w:rsidR="007A1E8E">
        <w:rPr>
          <w:rFonts w:cs="Arial"/>
        </w:rPr>
        <w:t xml:space="preserve">and </w:t>
      </w:r>
      <w:r w:rsidR="00EC3352">
        <w:rPr>
          <w:rFonts w:cs="Arial"/>
        </w:rPr>
        <w:t>S</w:t>
      </w:r>
      <w:r w:rsidR="007A1E8E">
        <w:rPr>
          <w:rFonts w:cs="Arial"/>
        </w:rPr>
        <w:t xml:space="preserve">upport </w:t>
      </w:r>
      <w:r w:rsidR="00EC3352">
        <w:rPr>
          <w:rFonts w:cs="Arial"/>
        </w:rPr>
        <w:t>T</w:t>
      </w:r>
      <w:r w:rsidR="007A1E8E">
        <w:rPr>
          <w:rFonts w:cs="Arial"/>
        </w:rPr>
        <w:t>eams</w:t>
      </w:r>
      <w:r w:rsidR="001E6B0E">
        <w:rPr>
          <w:rFonts w:cs="Arial"/>
        </w:rPr>
        <w:t xml:space="preserve">, and </w:t>
      </w:r>
      <w:r w:rsidR="00884F4F">
        <w:rPr>
          <w:rFonts w:cs="Arial"/>
        </w:rPr>
        <w:t xml:space="preserve">the </w:t>
      </w:r>
      <w:r w:rsidR="00D70229">
        <w:rPr>
          <w:rFonts w:cs="Arial"/>
        </w:rPr>
        <w:t>C</w:t>
      </w:r>
      <w:r w:rsidR="001E6B0E">
        <w:rPr>
          <w:rFonts w:cs="Arial"/>
        </w:rPr>
        <w:t xml:space="preserve">entral </w:t>
      </w:r>
      <w:r w:rsidR="00D70229">
        <w:rPr>
          <w:rFonts w:cs="Arial"/>
        </w:rPr>
        <w:t>O</w:t>
      </w:r>
      <w:r w:rsidR="001E6B0E">
        <w:rPr>
          <w:rFonts w:cs="Arial"/>
        </w:rPr>
        <w:t>ffice.</w:t>
      </w:r>
    </w:p>
    <w:p w14:paraId="6243EADD" w14:textId="6EDA8315" w:rsidR="00957D60" w:rsidRDefault="00D459E2" w:rsidP="00610934">
      <w:pPr>
        <w:pStyle w:val="BodyText1"/>
        <w:rPr>
          <w:rFonts w:cs="Arial"/>
        </w:rPr>
      </w:pPr>
      <w:r w:rsidRPr="00D459E2">
        <w:t xml:space="preserve">The </w:t>
      </w:r>
      <w:r w:rsidR="00114D92">
        <w:rPr>
          <w:rFonts w:cs="Arial"/>
        </w:rPr>
        <w:t xml:space="preserve">CAPI </w:t>
      </w:r>
      <w:r w:rsidR="00D27052">
        <w:rPr>
          <w:rFonts w:cs="Arial"/>
        </w:rPr>
        <w:t xml:space="preserve">pretest </w:t>
      </w:r>
      <w:r w:rsidR="00D42C59">
        <w:rPr>
          <w:rFonts w:cs="Arial"/>
        </w:rPr>
        <w:t>is to</w:t>
      </w:r>
      <w:r w:rsidR="00D27052">
        <w:rPr>
          <w:rFonts w:cs="Arial"/>
        </w:rPr>
        <w:t xml:space="preserve"> be conducted at the end of</w:t>
      </w:r>
      <w:r w:rsidR="003822A0">
        <w:rPr>
          <w:rFonts w:cs="Arial"/>
        </w:rPr>
        <w:t xml:space="preserve"> the</w:t>
      </w:r>
      <w:r w:rsidR="00D27052">
        <w:rPr>
          <w:rFonts w:cs="Arial"/>
        </w:rPr>
        <w:t xml:space="preserve"> </w:t>
      </w:r>
      <w:r w:rsidR="00410F49">
        <w:rPr>
          <w:rFonts w:cs="Arial"/>
        </w:rPr>
        <w:t>t</w:t>
      </w:r>
      <w:r w:rsidR="00D27052">
        <w:rPr>
          <w:rFonts w:cs="Arial"/>
        </w:rPr>
        <w:t xml:space="preserve">raining of </w:t>
      </w:r>
      <w:r w:rsidR="00410F49">
        <w:rPr>
          <w:rFonts w:cs="Arial"/>
        </w:rPr>
        <w:t>t</w:t>
      </w:r>
      <w:r w:rsidR="00D27052">
        <w:rPr>
          <w:rFonts w:cs="Arial"/>
        </w:rPr>
        <w:t>rainers</w:t>
      </w:r>
      <w:r w:rsidR="000B5CB7">
        <w:rPr>
          <w:rFonts w:cs="Arial"/>
        </w:rPr>
        <w:t xml:space="preserve"> (TOT)</w:t>
      </w:r>
      <w:r>
        <w:rPr>
          <w:rFonts w:cs="Arial"/>
        </w:rPr>
        <w:t xml:space="preserve"> </w:t>
      </w:r>
      <w:r w:rsidR="00062CE5">
        <w:rPr>
          <w:rFonts w:cs="Arial"/>
        </w:rPr>
        <w:t xml:space="preserve">to </w:t>
      </w:r>
      <w:r w:rsidR="003822A0">
        <w:rPr>
          <w:rFonts w:cs="Arial"/>
        </w:rPr>
        <w:t xml:space="preserve">test the data entry system and </w:t>
      </w:r>
      <w:r w:rsidR="00062CE5">
        <w:rPr>
          <w:rFonts w:cs="Arial"/>
        </w:rPr>
        <w:t xml:space="preserve">provide training experience for the </w:t>
      </w:r>
      <w:r w:rsidR="00567E08">
        <w:rPr>
          <w:rFonts w:cs="Arial"/>
        </w:rPr>
        <w:t>senior</w:t>
      </w:r>
      <w:r w:rsidR="00062CE5">
        <w:rPr>
          <w:rFonts w:cs="Arial"/>
        </w:rPr>
        <w:t xml:space="preserve"> field staff</w:t>
      </w:r>
      <w:r w:rsidR="003822A0">
        <w:rPr>
          <w:rFonts w:cs="Arial"/>
        </w:rPr>
        <w:t>, who</w:t>
      </w:r>
      <w:r w:rsidR="00567E08">
        <w:rPr>
          <w:rFonts w:cs="Arial"/>
        </w:rPr>
        <w:t xml:space="preserve"> will </w:t>
      </w:r>
      <w:r w:rsidR="000B5CB7">
        <w:rPr>
          <w:rFonts w:cs="Arial"/>
        </w:rPr>
        <w:t xml:space="preserve">subsequently </w:t>
      </w:r>
      <w:r w:rsidR="00567E08">
        <w:rPr>
          <w:rFonts w:cs="Arial"/>
        </w:rPr>
        <w:t xml:space="preserve">serve as trainers during the </w:t>
      </w:r>
      <w:r w:rsidR="00A30F12">
        <w:rPr>
          <w:rFonts w:cs="Arial"/>
        </w:rPr>
        <w:t xml:space="preserve">interviewer </w:t>
      </w:r>
      <w:r w:rsidR="00567E08">
        <w:rPr>
          <w:rFonts w:cs="Arial"/>
        </w:rPr>
        <w:t xml:space="preserve">training. </w:t>
      </w:r>
      <w:r w:rsidR="00CF590B">
        <w:rPr>
          <w:rFonts w:cs="Arial"/>
        </w:rPr>
        <w:t xml:space="preserve">At the end of an extensive </w:t>
      </w:r>
      <w:r w:rsidR="00A67FE6">
        <w:rPr>
          <w:rFonts w:cs="Arial"/>
        </w:rPr>
        <w:t xml:space="preserve">classroom training, each </w:t>
      </w:r>
      <w:r w:rsidR="000B5CB7">
        <w:rPr>
          <w:rFonts w:cs="Arial"/>
        </w:rPr>
        <w:t xml:space="preserve">TOT </w:t>
      </w:r>
      <w:r w:rsidR="007121E7">
        <w:rPr>
          <w:rFonts w:cs="Arial"/>
        </w:rPr>
        <w:t>team member</w:t>
      </w:r>
      <w:r w:rsidR="00A67FE6">
        <w:rPr>
          <w:rFonts w:cs="Arial"/>
        </w:rPr>
        <w:t xml:space="preserve"> </w:t>
      </w:r>
      <w:r w:rsidR="00062CE5">
        <w:rPr>
          <w:rFonts w:cs="Arial"/>
        </w:rPr>
        <w:t>will</w:t>
      </w:r>
      <w:r w:rsidR="00A67FE6">
        <w:rPr>
          <w:rFonts w:cs="Arial"/>
        </w:rPr>
        <w:t xml:space="preserve"> </w:t>
      </w:r>
      <w:r w:rsidR="00FB0B22">
        <w:rPr>
          <w:rFonts w:cs="Arial"/>
        </w:rPr>
        <w:t>complete at least two</w:t>
      </w:r>
      <w:r w:rsidR="007121E7">
        <w:rPr>
          <w:rFonts w:cs="Arial"/>
        </w:rPr>
        <w:t xml:space="preserve"> </w:t>
      </w:r>
      <w:r w:rsidR="00114D92">
        <w:rPr>
          <w:rFonts w:cs="Arial"/>
        </w:rPr>
        <w:t xml:space="preserve">household </w:t>
      </w:r>
      <w:r>
        <w:rPr>
          <w:rFonts w:cs="Arial"/>
        </w:rPr>
        <w:t>questionnaires</w:t>
      </w:r>
      <w:r w:rsidR="00A67FE6">
        <w:rPr>
          <w:rFonts w:cs="Arial"/>
        </w:rPr>
        <w:t xml:space="preserve"> under field conditions</w:t>
      </w:r>
      <w:r w:rsidR="00693EEB">
        <w:rPr>
          <w:rFonts w:cs="Arial"/>
        </w:rPr>
        <w:t>, transfer the</w:t>
      </w:r>
      <w:r w:rsidR="007121E7">
        <w:rPr>
          <w:rFonts w:cs="Arial"/>
        </w:rPr>
        <w:t xml:space="preserve"> data to the </w:t>
      </w:r>
      <w:r w:rsidR="00947AF1">
        <w:rPr>
          <w:rFonts w:cs="Arial"/>
        </w:rPr>
        <w:t>F</w:t>
      </w:r>
      <w:r>
        <w:rPr>
          <w:rFonts w:cs="Arial"/>
        </w:rPr>
        <w:t xml:space="preserve">ield </w:t>
      </w:r>
      <w:r w:rsidR="00947AF1">
        <w:rPr>
          <w:rFonts w:cs="Arial"/>
        </w:rPr>
        <w:t>S</w:t>
      </w:r>
      <w:r w:rsidR="007121E7">
        <w:rPr>
          <w:rFonts w:cs="Arial"/>
        </w:rPr>
        <w:t>upervisors, and compile the data for checking</w:t>
      </w:r>
      <w:r w:rsidR="00A67FE6">
        <w:rPr>
          <w:rFonts w:cs="Arial"/>
        </w:rPr>
        <w:t>.</w:t>
      </w:r>
      <w:r w:rsidR="007121E7">
        <w:rPr>
          <w:rFonts w:cs="Arial"/>
        </w:rPr>
        <w:t xml:space="preserve"> In addition, </w:t>
      </w:r>
      <w:r>
        <w:rPr>
          <w:rFonts w:cs="Arial"/>
        </w:rPr>
        <w:t xml:space="preserve">the process will be tested from start to finish to ensure that all senior staff and </w:t>
      </w:r>
      <w:r w:rsidR="006F4EEA">
        <w:rPr>
          <w:rFonts w:cs="Arial"/>
        </w:rPr>
        <w:t>I</w:t>
      </w:r>
      <w:r>
        <w:rPr>
          <w:rFonts w:cs="Arial"/>
        </w:rPr>
        <w:t xml:space="preserve">nterviewers thoroughly understand the field procedures and that the </w:t>
      </w:r>
      <w:r w:rsidR="007121E7">
        <w:rPr>
          <w:rFonts w:cs="Arial"/>
        </w:rPr>
        <w:t xml:space="preserve">data </w:t>
      </w:r>
      <w:r>
        <w:rPr>
          <w:rFonts w:cs="Arial"/>
        </w:rPr>
        <w:t xml:space="preserve">collection and </w:t>
      </w:r>
      <w:r w:rsidR="007121E7">
        <w:rPr>
          <w:rFonts w:cs="Arial"/>
        </w:rPr>
        <w:t>transfer</w:t>
      </w:r>
      <w:r w:rsidR="00D42C59">
        <w:rPr>
          <w:rFonts w:cs="Arial"/>
        </w:rPr>
        <w:t>s</w:t>
      </w:r>
      <w:r w:rsidR="007121E7">
        <w:rPr>
          <w:rFonts w:cs="Arial"/>
        </w:rPr>
        <w:t xml:space="preserve"> from the field teams to the </w:t>
      </w:r>
      <w:r w:rsidR="006F4EEA">
        <w:rPr>
          <w:rFonts w:cs="Arial"/>
        </w:rPr>
        <w:t>C</w:t>
      </w:r>
      <w:r w:rsidR="007121E7">
        <w:rPr>
          <w:rFonts w:cs="Arial"/>
        </w:rPr>
        <w:t xml:space="preserve">entral </w:t>
      </w:r>
      <w:r w:rsidR="006F4EEA">
        <w:rPr>
          <w:rFonts w:cs="Arial"/>
        </w:rPr>
        <w:t>O</w:t>
      </w:r>
      <w:r w:rsidR="007121E7">
        <w:rPr>
          <w:rFonts w:cs="Arial"/>
        </w:rPr>
        <w:t>ffice</w:t>
      </w:r>
      <w:r w:rsidR="00D42C59" w:rsidRPr="00D42C59">
        <w:rPr>
          <w:rFonts w:cs="Arial"/>
        </w:rPr>
        <w:t xml:space="preserve"> </w:t>
      </w:r>
      <w:r w:rsidR="00D42C59">
        <w:rPr>
          <w:rFonts w:cs="Arial"/>
        </w:rPr>
        <w:t>work properly</w:t>
      </w:r>
      <w:r w:rsidR="007121E7">
        <w:rPr>
          <w:rFonts w:cs="Arial"/>
        </w:rPr>
        <w:t>.</w:t>
      </w:r>
      <w:r w:rsidR="00A67FE6">
        <w:rPr>
          <w:rFonts w:cs="Arial"/>
        </w:rPr>
        <w:t xml:space="preserve"> </w:t>
      </w:r>
      <w:r w:rsidR="007C32C0">
        <w:rPr>
          <w:rFonts w:cs="Arial"/>
        </w:rPr>
        <w:t xml:space="preserve">After </w:t>
      </w:r>
      <w:r w:rsidR="003A38F6">
        <w:rPr>
          <w:rFonts w:cs="Arial"/>
        </w:rPr>
        <w:t xml:space="preserve">the </w:t>
      </w:r>
      <w:r w:rsidR="009A4D12">
        <w:rPr>
          <w:rFonts w:cs="Arial"/>
        </w:rPr>
        <w:t xml:space="preserve">CAPI </w:t>
      </w:r>
      <w:r w:rsidR="003A38F6">
        <w:rPr>
          <w:rFonts w:cs="Arial"/>
        </w:rPr>
        <w:t>pretest</w:t>
      </w:r>
      <w:r w:rsidR="00811AD3">
        <w:rPr>
          <w:rFonts w:cs="Arial"/>
        </w:rPr>
        <w:t xml:space="preserve"> is completed</w:t>
      </w:r>
      <w:r w:rsidR="003A38F6">
        <w:rPr>
          <w:rFonts w:cs="Arial"/>
        </w:rPr>
        <w:t xml:space="preserve">, </w:t>
      </w:r>
      <w:r w:rsidR="005B4AB7">
        <w:rPr>
          <w:rFonts w:cs="Arial"/>
        </w:rPr>
        <w:t xml:space="preserve">the local survey implementing organization </w:t>
      </w:r>
      <w:r w:rsidR="003A38F6">
        <w:rPr>
          <w:rFonts w:cs="Arial"/>
        </w:rPr>
        <w:t xml:space="preserve">will </w:t>
      </w:r>
      <w:r w:rsidR="007C32C0">
        <w:rPr>
          <w:rFonts w:cs="Arial"/>
        </w:rPr>
        <w:t xml:space="preserve">hold an all-day </w:t>
      </w:r>
      <w:r w:rsidR="003A38F6">
        <w:rPr>
          <w:rFonts w:cs="Arial"/>
        </w:rPr>
        <w:t xml:space="preserve">debriefing session to consolidate feedback from </w:t>
      </w:r>
      <w:r w:rsidR="00186E35">
        <w:rPr>
          <w:rFonts w:cs="Arial"/>
        </w:rPr>
        <w:t>I</w:t>
      </w:r>
      <w:r w:rsidR="003A38F6">
        <w:rPr>
          <w:rFonts w:cs="Arial"/>
        </w:rPr>
        <w:t>nterviewers</w:t>
      </w:r>
      <w:r w:rsidR="007C32C0">
        <w:rPr>
          <w:rFonts w:cs="Arial"/>
        </w:rPr>
        <w:t xml:space="preserve"> and </w:t>
      </w:r>
      <w:r w:rsidR="00186E35">
        <w:rPr>
          <w:rFonts w:cs="Arial"/>
        </w:rPr>
        <w:t>Field S</w:t>
      </w:r>
      <w:r w:rsidR="007C32C0">
        <w:rPr>
          <w:rFonts w:cs="Arial"/>
        </w:rPr>
        <w:t>upervisors</w:t>
      </w:r>
      <w:r w:rsidR="003A38F6">
        <w:rPr>
          <w:rFonts w:cs="Arial"/>
        </w:rPr>
        <w:t xml:space="preserve"> </w:t>
      </w:r>
      <w:r w:rsidR="00A67FE6">
        <w:rPr>
          <w:rFonts w:cs="Arial"/>
        </w:rPr>
        <w:t>and</w:t>
      </w:r>
      <w:r w:rsidR="003A38F6">
        <w:rPr>
          <w:rFonts w:cs="Arial"/>
        </w:rPr>
        <w:t xml:space="preserve"> propose revisions </w:t>
      </w:r>
      <w:r w:rsidR="007C32C0">
        <w:rPr>
          <w:rFonts w:cs="Arial"/>
        </w:rPr>
        <w:t>to</w:t>
      </w:r>
      <w:r w:rsidR="00257FC4">
        <w:rPr>
          <w:rFonts w:cs="Arial"/>
        </w:rPr>
        <w:t xml:space="preserve"> the survey questionnaire or</w:t>
      </w:r>
      <w:r w:rsidR="007C32C0">
        <w:rPr>
          <w:rFonts w:cs="Arial"/>
        </w:rPr>
        <w:t xml:space="preserve"> </w:t>
      </w:r>
      <w:r w:rsidR="003A38F6">
        <w:rPr>
          <w:rFonts w:cs="Arial"/>
        </w:rPr>
        <w:t xml:space="preserve">the </w:t>
      </w:r>
      <w:proofErr w:type="spellStart"/>
      <w:r w:rsidR="0043048E">
        <w:rPr>
          <w:rFonts w:cs="Arial"/>
        </w:rPr>
        <w:t>CSPro</w:t>
      </w:r>
      <w:proofErr w:type="spellEnd"/>
      <w:r w:rsidR="0043048E">
        <w:rPr>
          <w:rFonts w:cs="Arial"/>
        </w:rPr>
        <w:t xml:space="preserve"> </w:t>
      </w:r>
      <w:r w:rsidR="003A38F6">
        <w:rPr>
          <w:rFonts w:cs="Arial"/>
        </w:rPr>
        <w:t>program</w:t>
      </w:r>
      <w:r w:rsidR="00257FC4">
        <w:rPr>
          <w:rFonts w:cs="Arial"/>
        </w:rPr>
        <w:t>, if needed</w:t>
      </w:r>
      <w:r w:rsidR="003A38F6">
        <w:rPr>
          <w:rFonts w:cs="Arial"/>
        </w:rPr>
        <w:t xml:space="preserve">. </w:t>
      </w:r>
      <w:r w:rsidR="003D16D1">
        <w:rPr>
          <w:rFonts w:cs="Arial"/>
        </w:rPr>
        <w:t>The survey contractor</w:t>
      </w:r>
      <w:r w:rsidR="0043048E">
        <w:rPr>
          <w:rFonts w:cs="Arial"/>
        </w:rPr>
        <w:t xml:space="preserve"> </w:t>
      </w:r>
      <w:r w:rsidR="003A38F6">
        <w:rPr>
          <w:rFonts w:cs="Arial"/>
        </w:rPr>
        <w:t>will</w:t>
      </w:r>
      <w:r w:rsidR="0043048E">
        <w:rPr>
          <w:rFonts w:cs="Arial"/>
        </w:rPr>
        <w:t xml:space="preserve"> carefully</w:t>
      </w:r>
      <w:r w:rsidR="003A38F6">
        <w:rPr>
          <w:rFonts w:cs="Arial"/>
        </w:rPr>
        <w:t xml:space="preserve"> review the </w:t>
      </w:r>
      <w:r w:rsidR="009A4D12">
        <w:rPr>
          <w:rFonts w:cs="Arial"/>
        </w:rPr>
        <w:t xml:space="preserve">CAPI </w:t>
      </w:r>
      <w:r w:rsidR="0043048E">
        <w:rPr>
          <w:rFonts w:cs="Arial"/>
        </w:rPr>
        <w:t xml:space="preserve">pretest </w:t>
      </w:r>
      <w:r w:rsidR="003A38F6">
        <w:rPr>
          <w:rFonts w:cs="Arial"/>
        </w:rPr>
        <w:t xml:space="preserve">findings and make necessary adjustments </w:t>
      </w:r>
      <w:r w:rsidR="007121E7">
        <w:rPr>
          <w:rFonts w:cs="Arial"/>
        </w:rPr>
        <w:t>to</w:t>
      </w:r>
      <w:r w:rsidR="003A38F6">
        <w:rPr>
          <w:rFonts w:cs="Arial"/>
        </w:rPr>
        <w:t xml:space="preserve"> the </w:t>
      </w:r>
      <w:r w:rsidR="007121E7">
        <w:rPr>
          <w:rFonts w:cs="Arial"/>
        </w:rPr>
        <w:t xml:space="preserve">data collection </w:t>
      </w:r>
      <w:r w:rsidR="003A38F6">
        <w:rPr>
          <w:rFonts w:cs="Arial"/>
        </w:rPr>
        <w:t xml:space="preserve">program </w:t>
      </w:r>
      <w:r w:rsidR="0043048E">
        <w:rPr>
          <w:rFonts w:cs="Arial"/>
        </w:rPr>
        <w:t xml:space="preserve">and </w:t>
      </w:r>
      <w:r w:rsidR="003A38F6">
        <w:rPr>
          <w:rFonts w:cs="Arial"/>
        </w:rPr>
        <w:t>clarify</w:t>
      </w:r>
      <w:r w:rsidR="0043048E">
        <w:rPr>
          <w:rFonts w:cs="Arial"/>
        </w:rPr>
        <w:t xml:space="preserve"> other</w:t>
      </w:r>
      <w:r w:rsidR="00D42C59">
        <w:rPr>
          <w:rFonts w:cs="Arial"/>
        </w:rPr>
        <w:t xml:space="preserve"> issues prior to</w:t>
      </w:r>
      <w:r w:rsidR="003A38F6">
        <w:rPr>
          <w:rFonts w:cs="Arial"/>
        </w:rPr>
        <w:t xml:space="preserve"> </w:t>
      </w:r>
      <w:r w:rsidR="0043048E">
        <w:rPr>
          <w:rFonts w:cs="Arial"/>
        </w:rPr>
        <w:t xml:space="preserve">the </w:t>
      </w:r>
      <w:r w:rsidR="003A38F6">
        <w:rPr>
          <w:rFonts w:cs="Arial"/>
        </w:rPr>
        <w:t xml:space="preserve">main training. </w:t>
      </w:r>
    </w:p>
    <w:p w14:paraId="0408FA8A" w14:textId="22838C37" w:rsidR="00E12414" w:rsidRPr="00D42C59" w:rsidRDefault="00E12414" w:rsidP="00610934">
      <w:pPr>
        <w:pStyle w:val="BodyText1"/>
      </w:pPr>
      <w:r w:rsidRPr="00D637EF">
        <w:t>This protocol explains the testing</w:t>
      </w:r>
      <w:r w:rsidR="00D42C59">
        <w:t xml:space="preserve"> to be</w:t>
      </w:r>
      <w:r w:rsidRPr="00D637EF">
        <w:t xml:space="preserve"> </w:t>
      </w:r>
      <w:r>
        <w:t>implement</w:t>
      </w:r>
      <w:r w:rsidRPr="00D637EF">
        <w:t xml:space="preserve">ed before </w:t>
      </w:r>
      <w:r w:rsidR="00891974">
        <w:t xml:space="preserve">the </w:t>
      </w:r>
      <w:r w:rsidR="0070412E">
        <w:t xml:space="preserve">interviewer </w:t>
      </w:r>
      <w:r w:rsidRPr="00D637EF">
        <w:t>training begins</w:t>
      </w:r>
      <w:r w:rsidR="00D42C59">
        <w:t>.</w:t>
      </w:r>
    </w:p>
    <w:p w14:paraId="507C0067" w14:textId="2BA6CDC2" w:rsidR="00CB5BC5" w:rsidRPr="00074554" w:rsidRDefault="00936A76" w:rsidP="008256CF">
      <w:pPr>
        <w:pStyle w:val="Heading1"/>
      </w:pPr>
      <w:bookmarkStart w:id="9" w:name="_Toc67922062"/>
      <w:r>
        <w:t xml:space="preserve">Steps in </w:t>
      </w:r>
      <w:r w:rsidR="00A94305">
        <w:t xml:space="preserve">the </w:t>
      </w:r>
      <w:r w:rsidR="0041345F">
        <w:t xml:space="preserve">CAPI </w:t>
      </w:r>
      <w:r w:rsidR="008256CF">
        <w:t>p</w:t>
      </w:r>
      <w:r>
        <w:t>retest</w:t>
      </w:r>
      <w:bookmarkEnd w:id="9"/>
    </w:p>
    <w:p w14:paraId="276B464C" w14:textId="6192E7B2" w:rsidR="00936A76" w:rsidRDefault="002943B7" w:rsidP="00610934">
      <w:pPr>
        <w:pStyle w:val="BodyText1"/>
      </w:pPr>
      <w:r>
        <w:t>The objective</w:t>
      </w:r>
      <w:r w:rsidR="00200860">
        <w:t xml:space="preserve"> of </w:t>
      </w:r>
      <w:r w:rsidR="003518A0">
        <w:t xml:space="preserve">the </w:t>
      </w:r>
      <w:r w:rsidR="0041345F">
        <w:t xml:space="preserve">CAPI </w:t>
      </w:r>
      <w:r w:rsidR="001E6B0E">
        <w:t xml:space="preserve">pretest </w:t>
      </w:r>
      <w:r w:rsidR="00200860">
        <w:t xml:space="preserve">is to ensure that CAPI programming is aligned with the final </w:t>
      </w:r>
      <w:r w:rsidR="00D147A3">
        <w:t>Feed the Future</w:t>
      </w:r>
      <w:r w:rsidR="001A1445">
        <w:t xml:space="preserve"> ZOI </w:t>
      </w:r>
      <w:r w:rsidR="003D2912">
        <w:t xml:space="preserve">Midline </w:t>
      </w:r>
      <w:r w:rsidR="001A1445">
        <w:t>S</w:t>
      </w:r>
      <w:r w:rsidR="00200860">
        <w:t>urvey questionnaire and</w:t>
      </w:r>
      <w:r w:rsidR="00A94305">
        <w:t xml:space="preserve"> to seamlessly embed </w:t>
      </w:r>
      <w:r w:rsidR="00200860">
        <w:t xml:space="preserve">quality control mechanisms in the CAPI </w:t>
      </w:r>
      <w:r w:rsidR="003518A0">
        <w:t>technique</w:t>
      </w:r>
      <w:r w:rsidR="00200860">
        <w:t xml:space="preserve">. </w:t>
      </w:r>
      <w:r w:rsidR="00D27052">
        <w:t xml:space="preserve">The following </w:t>
      </w:r>
      <w:r w:rsidR="003518A0">
        <w:t xml:space="preserve">steps </w:t>
      </w:r>
      <w:r w:rsidR="00D27052">
        <w:t xml:space="preserve">describe the </w:t>
      </w:r>
      <w:r w:rsidR="0070412E">
        <w:t xml:space="preserve">CAPI </w:t>
      </w:r>
      <w:r w:rsidR="00D27052">
        <w:t>pretest</w:t>
      </w:r>
      <w:r w:rsidR="00635F8A">
        <w:t xml:space="preserve"> protocol</w:t>
      </w:r>
      <w:r w:rsidR="003518A0">
        <w:t>:</w:t>
      </w:r>
    </w:p>
    <w:p w14:paraId="5B700C5C" w14:textId="41C921F2" w:rsidR="00E231A7" w:rsidRDefault="00D27052" w:rsidP="005B33B3">
      <w:pPr>
        <w:keepNext/>
        <w:numPr>
          <w:ilvl w:val="0"/>
          <w:numId w:val="19"/>
        </w:numPr>
        <w:spacing w:after="0"/>
        <w:rPr>
          <w:rFonts w:ascii="Gill Sans MT" w:hAnsi="Gill Sans MT" w:cs="Arial"/>
        </w:rPr>
      </w:pPr>
      <w:r>
        <w:rPr>
          <w:rFonts w:ascii="Gill Sans MT" w:hAnsi="Gill Sans MT" w:cs="Arial"/>
        </w:rPr>
        <w:lastRenderedPageBreak/>
        <w:t xml:space="preserve">Select </w:t>
      </w:r>
      <w:r w:rsidR="00E628BB">
        <w:rPr>
          <w:rFonts w:ascii="Gill Sans MT" w:hAnsi="Gill Sans MT" w:cs="Arial"/>
        </w:rPr>
        <w:t xml:space="preserve">the </w:t>
      </w:r>
      <w:r w:rsidR="0041345F">
        <w:rPr>
          <w:rFonts w:ascii="Gill Sans MT" w:hAnsi="Gill Sans MT" w:cs="Arial"/>
        </w:rPr>
        <w:t xml:space="preserve">CAPI </w:t>
      </w:r>
      <w:r w:rsidR="00E231A7">
        <w:rPr>
          <w:rFonts w:ascii="Gill Sans MT" w:hAnsi="Gill Sans MT" w:cs="Arial"/>
        </w:rPr>
        <w:t xml:space="preserve">pretest </w:t>
      </w:r>
      <w:r>
        <w:rPr>
          <w:rFonts w:ascii="Gill Sans MT" w:hAnsi="Gill Sans MT" w:cs="Arial"/>
        </w:rPr>
        <w:t>location a</w:t>
      </w:r>
      <w:r w:rsidR="00E231A7">
        <w:rPr>
          <w:rFonts w:ascii="Gill Sans MT" w:hAnsi="Gill Sans MT" w:cs="Arial"/>
        </w:rPr>
        <w:t>nd sample</w:t>
      </w:r>
      <w:r w:rsidR="00811AD3">
        <w:rPr>
          <w:rFonts w:ascii="Gill Sans MT" w:hAnsi="Gill Sans MT" w:cs="Arial"/>
        </w:rPr>
        <w:t>.</w:t>
      </w:r>
    </w:p>
    <w:p w14:paraId="7FED2079" w14:textId="77777777" w:rsidR="00E231A7" w:rsidRDefault="00811AD3" w:rsidP="008256CF">
      <w:pPr>
        <w:numPr>
          <w:ilvl w:val="0"/>
          <w:numId w:val="19"/>
        </w:numPr>
        <w:spacing w:after="0"/>
        <w:rPr>
          <w:rFonts w:ascii="Gill Sans MT" w:hAnsi="Gill Sans MT" w:cs="Arial"/>
        </w:rPr>
      </w:pPr>
      <w:r>
        <w:rPr>
          <w:rFonts w:ascii="Gill Sans MT" w:hAnsi="Gill Sans MT" w:cs="Arial"/>
        </w:rPr>
        <w:t>Conduct c</w:t>
      </w:r>
      <w:r w:rsidR="00693EEB">
        <w:rPr>
          <w:rFonts w:ascii="Gill Sans MT" w:hAnsi="Gill Sans MT" w:cs="Arial"/>
        </w:rPr>
        <w:t>lassroom training and practice</w:t>
      </w:r>
      <w:r>
        <w:rPr>
          <w:rFonts w:ascii="Gill Sans MT" w:hAnsi="Gill Sans MT" w:cs="Arial"/>
        </w:rPr>
        <w:t>.</w:t>
      </w:r>
    </w:p>
    <w:p w14:paraId="0F3F8790" w14:textId="77777777" w:rsidR="00E231A7" w:rsidRDefault="00D27052" w:rsidP="008256CF">
      <w:pPr>
        <w:numPr>
          <w:ilvl w:val="0"/>
          <w:numId w:val="19"/>
        </w:numPr>
        <w:spacing w:after="0"/>
        <w:rPr>
          <w:rFonts w:ascii="Gill Sans MT" w:hAnsi="Gill Sans MT" w:cs="Arial"/>
        </w:rPr>
      </w:pPr>
      <w:r w:rsidRPr="00E231A7">
        <w:rPr>
          <w:rFonts w:ascii="Gill Sans MT" w:hAnsi="Gill Sans MT" w:cs="Arial"/>
        </w:rPr>
        <w:t xml:space="preserve">Conduct </w:t>
      </w:r>
      <w:r w:rsidR="00D2686C">
        <w:rPr>
          <w:rFonts w:ascii="Gill Sans MT" w:hAnsi="Gill Sans MT" w:cs="Arial"/>
        </w:rPr>
        <w:t>data collection using</w:t>
      </w:r>
      <w:r w:rsidR="005E7414" w:rsidRPr="00E231A7">
        <w:rPr>
          <w:rFonts w:ascii="Gill Sans MT" w:hAnsi="Gill Sans MT" w:cs="Arial"/>
        </w:rPr>
        <w:t xml:space="preserve"> tablet</w:t>
      </w:r>
      <w:r w:rsidR="00D2686C">
        <w:rPr>
          <w:rFonts w:ascii="Gill Sans MT" w:hAnsi="Gill Sans MT" w:cs="Arial"/>
        </w:rPr>
        <w:t>s</w:t>
      </w:r>
      <w:r w:rsidR="00811AD3">
        <w:rPr>
          <w:rFonts w:ascii="Gill Sans MT" w:hAnsi="Gill Sans MT" w:cs="Arial"/>
        </w:rPr>
        <w:t>.</w:t>
      </w:r>
    </w:p>
    <w:p w14:paraId="1DF3B2E0" w14:textId="50414BD9" w:rsidR="00E231A7" w:rsidRDefault="00811AD3" w:rsidP="008256CF">
      <w:pPr>
        <w:numPr>
          <w:ilvl w:val="0"/>
          <w:numId w:val="19"/>
        </w:numPr>
        <w:spacing w:after="0"/>
        <w:rPr>
          <w:rFonts w:ascii="Gill Sans MT" w:hAnsi="Gill Sans MT" w:cs="Arial"/>
        </w:rPr>
      </w:pPr>
      <w:r>
        <w:rPr>
          <w:rFonts w:ascii="Gill Sans MT" w:hAnsi="Gill Sans MT" w:cs="Arial"/>
        </w:rPr>
        <w:t xml:space="preserve">Hold </w:t>
      </w:r>
      <w:r w:rsidR="00BC1467">
        <w:rPr>
          <w:rFonts w:ascii="Gill Sans MT" w:hAnsi="Gill Sans MT" w:cs="Arial"/>
        </w:rPr>
        <w:t>a</w:t>
      </w:r>
      <w:r>
        <w:rPr>
          <w:rFonts w:ascii="Gill Sans MT" w:hAnsi="Gill Sans MT" w:cs="Arial"/>
        </w:rPr>
        <w:t xml:space="preserve"> </w:t>
      </w:r>
      <w:r>
        <w:rPr>
          <w:rFonts w:ascii="Gill Sans MT" w:hAnsi="Gill Sans MT" w:cs="Arial"/>
        </w:rPr>
        <w:t>d</w:t>
      </w:r>
      <w:r w:rsidR="009C4BFD" w:rsidRPr="00E231A7">
        <w:rPr>
          <w:rFonts w:ascii="Gill Sans MT" w:hAnsi="Gill Sans MT" w:cs="Arial"/>
        </w:rPr>
        <w:t>ebrief</w:t>
      </w:r>
      <w:r w:rsidR="001B5B43">
        <w:rPr>
          <w:rFonts w:ascii="Gill Sans MT" w:hAnsi="Gill Sans MT" w:cs="Arial"/>
        </w:rPr>
        <w:t>ing</w:t>
      </w:r>
      <w:r w:rsidR="009C4BFD" w:rsidRPr="00E231A7">
        <w:rPr>
          <w:rFonts w:ascii="Gill Sans MT" w:hAnsi="Gill Sans MT" w:cs="Arial"/>
        </w:rPr>
        <w:t xml:space="preserve"> </w:t>
      </w:r>
      <w:r w:rsidR="00D2686C">
        <w:rPr>
          <w:rFonts w:ascii="Gill Sans MT" w:hAnsi="Gill Sans MT" w:cs="Arial"/>
        </w:rPr>
        <w:t xml:space="preserve">on </w:t>
      </w:r>
      <w:r w:rsidR="009C4BFD" w:rsidRPr="00E231A7">
        <w:rPr>
          <w:rFonts w:ascii="Gill Sans MT" w:hAnsi="Gill Sans MT" w:cs="Arial"/>
        </w:rPr>
        <w:t>issues encountered and possible solutions</w:t>
      </w:r>
      <w:r>
        <w:rPr>
          <w:rFonts w:ascii="Gill Sans MT" w:hAnsi="Gill Sans MT" w:cs="Arial"/>
        </w:rPr>
        <w:t>.</w:t>
      </w:r>
    </w:p>
    <w:p w14:paraId="50B047CE" w14:textId="77777777" w:rsidR="009C4BFD" w:rsidRPr="00E231A7" w:rsidRDefault="009C4BFD" w:rsidP="00610934">
      <w:pPr>
        <w:numPr>
          <w:ilvl w:val="0"/>
          <w:numId w:val="19"/>
        </w:numPr>
        <w:spacing w:after="220"/>
        <w:rPr>
          <w:rFonts w:ascii="Gill Sans MT" w:hAnsi="Gill Sans MT" w:cs="Arial"/>
        </w:rPr>
      </w:pPr>
      <w:r w:rsidRPr="00E231A7">
        <w:rPr>
          <w:rFonts w:ascii="Gill Sans MT" w:hAnsi="Gill Sans MT" w:cs="Arial"/>
        </w:rPr>
        <w:t>Revis</w:t>
      </w:r>
      <w:r w:rsidR="00D2686C">
        <w:rPr>
          <w:rFonts w:ascii="Gill Sans MT" w:hAnsi="Gill Sans MT" w:cs="Arial"/>
        </w:rPr>
        <w:t>e</w:t>
      </w:r>
      <w:r w:rsidRPr="00E231A7">
        <w:rPr>
          <w:rFonts w:ascii="Gill Sans MT" w:hAnsi="Gill Sans MT" w:cs="Arial"/>
        </w:rPr>
        <w:t xml:space="preserve"> </w:t>
      </w:r>
      <w:r w:rsidR="00A94305">
        <w:rPr>
          <w:rFonts w:ascii="Gill Sans MT" w:hAnsi="Gill Sans MT" w:cs="Arial"/>
        </w:rPr>
        <w:t>the questionnaire and tablet program</w:t>
      </w:r>
      <w:r w:rsidR="00811AD3">
        <w:rPr>
          <w:rFonts w:ascii="Gill Sans MT" w:hAnsi="Gill Sans MT" w:cs="Arial"/>
        </w:rPr>
        <w:t>.</w:t>
      </w:r>
    </w:p>
    <w:p w14:paraId="5E126A2A" w14:textId="4030087C" w:rsidR="00CB5BC5" w:rsidRPr="008256CF" w:rsidRDefault="00715CFA" w:rsidP="008256CF">
      <w:pPr>
        <w:pStyle w:val="Heading2"/>
      </w:pPr>
      <w:bookmarkStart w:id="10" w:name="_Toc67922063"/>
      <w:r w:rsidRPr="008256CF">
        <w:t>Step1</w:t>
      </w:r>
      <w:r w:rsidR="005E7414" w:rsidRPr="008256CF">
        <w:t>: Select</w:t>
      </w:r>
      <w:r w:rsidR="00006F00" w:rsidRPr="008256CF">
        <w:t xml:space="preserve"> </w:t>
      </w:r>
      <w:r w:rsidR="00D42C59" w:rsidRPr="008256CF">
        <w:t xml:space="preserve">the </w:t>
      </w:r>
      <w:r w:rsidR="0041345F">
        <w:t xml:space="preserve">CAPI </w:t>
      </w:r>
      <w:r w:rsidR="00006F00" w:rsidRPr="008256CF">
        <w:t xml:space="preserve">pretest location and </w:t>
      </w:r>
      <w:proofErr w:type="gramStart"/>
      <w:r w:rsidR="00006F00" w:rsidRPr="008256CF">
        <w:t>sample</w:t>
      </w:r>
      <w:bookmarkEnd w:id="10"/>
      <w:proofErr w:type="gramEnd"/>
    </w:p>
    <w:p w14:paraId="6C0BACD7" w14:textId="5C28294A" w:rsidR="00CB69FF" w:rsidRDefault="00ED52AB" w:rsidP="00610934">
      <w:pPr>
        <w:pStyle w:val="BodyText1"/>
      </w:pPr>
      <w:r>
        <w:t xml:space="preserve">The </w:t>
      </w:r>
      <w:r w:rsidR="003D16D1">
        <w:t>local survey implementing organization</w:t>
      </w:r>
      <w:r>
        <w:t xml:space="preserve"> will select </w:t>
      </w:r>
      <w:r w:rsidR="003518A0">
        <w:t xml:space="preserve">an </w:t>
      </w:r>
      <w:r w:rsidR="00CB69FF">
        <w:t>appropriate</w:t>
      </w:r>
      <w:r>
        <w:t xml:space="preserve"> </w:t>
      </w:r>
      <w:r w:rsidR="00BF356A">
        <w:t xml:space="preserve">location </w:t>
      </w:r>
      <w:r>
        <w:t xml:space="preserve">for the </w:t>
      </w:r>
      <w:r w:rsidR="0041345F">
        <w:t xml:space="preserve">CAPI </w:t>
      </w:r>
      <w:r>
        <w:t xml:space="preserve">pretest. </w:t>
      </w:r>
      <w:r w:rsidR="001877AE">
        <w:t>T</w:t>
      </w:r>
      <w:r w:rsidR="00CB69FF">
        <w:t xml:space="preserve">he </w:t>
      </w:r>
      <w:r w:rsidR="0041345F">
        <w:t xml:space="preserve">CAPI </w:t>
      </w:r>
      <w:r w:rsidR="00CB69FF">
        <w:t>pretest communiti</w:t>
      </w:r>
      <w:r w:rsidR="0087587A">
        <w:t>es should speak the same languages</w:t>
      </w:r>
      <w:r w:rsidR="00CB69FF">
        <w:t xml:space="preserve"> </w:t>
      </w:r>
      <w:r w:rsidR="00AA77A5">
        <w:t>as the sample</w:t>
      </w:r>
      <w:r w:rsidR="000378CF">
        <w:t>d</w:t>
      </w:r>
      <w:r w:rsidR="00AA77A5">
        <w:t xml:space="preserve"> ZOI communities </w:t>
      </w:r>
      <w:r w:rsidR="00CB69FF">
        <w:t xml:space="preserve">and </w:t>
      </w:r>
      <w:r w:rsidR="0087587A">
        <w:t xml:space="preserve">share similar </w:t>
      </w:r>
      <w:r w:rsidR="00AA77A5">
        <w:t>contextual factors</w:t>
      </w:r>
      <w:r w:rsidR="00CB69FF">
        <w:t xml:space="preserve">; however, the </w:t>
      </w:r>
      <w:r w:rsidR="0041345F">
        <w:t xml:space="preserve">CAPI </w:t>
      </w:r>
      <w:r w:rsidR="00CB69FF">
        <w:t xml:space="preserve">pretest cannot take place in </w:t>
      </w:r>
      <w:r w:rsidR="00AA77A5">
        <w:t>areas already identified for the survey as sample</w:t>
      </w:r>
      <w:r w:rsidR="005B1D39">
        <w:t>d</w:t>
      </w:r>
      <w:r w:rsidR="00CB69FF">
        <w:t xml:space="preserve"> ZOI communities. </w:t>
      </w:r>
      <w:r w:rsidR="00D42C59">
        <w:t>T</w:t>
      </w:r>
      <w:r w:rsidR="00CB69FF">
        <w:t xml:space="preserve">he </w:t>
      </w:r>
      <w:r w:rsidR="0041345F">
        <w:t xml:space="preserve">CAPI </w:t>
      </w:r>
      <w:r w:rsidR="00CB69FF">
        <w:t>pret</w:t>
      </w:r>
      <w:r w:rsidR="00D42C59">
        <w:t>est communities should be rural</w:t>
      </w:r>
      <w:r w:rsidR="00CB69FF">
        <w:t xml:space="preserve"> </w:t>
      </w:r>
      <w:r w:rsidR="00AA77A5">
        <w:t xml:space="preserve">and populated </w:t>
      </w:r>
      <w:r w:rsidR="00D42C59">
        <w:t xml:space="preserve">primarily </w:t>
      </w:r>
      <w:r w:rsidR="00CB69FF">
        <w:t xml:space="preserve">with residents who </w:t>
      </w:r>
      <w:r w:rsidR="00D42C59">
        <w:t>have agriculture-related livelihoods</w:t>
      </w:r>
      <w:r w:rsidR="00CB69FF">
        <w:t>.</w:t>
      </w:r>
    </w:p>
    <w:p w14:paraId="4736BB44" w14:textId="1655A7EC" w:rsidR="00A73813" w:rsidRPr="00ED52AB" w:rsidRDefault="007E104A" w:rsidP="00610934">
      <w:pPr>
        <w:pStyle w:val="BodyText1"/>
      </w:pPr>
      <w:r>
        <w:rPr>
          <w:noProof/>
          <w:color w:val="2B579A"/>
          <w:shd w:val="clear" w:color="auto" w:fill="E6E6E6"/>
        </w:rPr>
        <mc:AlternateContent>
          <mc:Choice Requires="wps">
            <w:drawing>
              <wp:anchor distT="137160" distB="137160" distL="182880" distR="182880" simplePos="0" relativeHeight="251658241" behindDoc="1" locked="0" layoutInCell="1" allowOverlap="1" wp14:anchorId="3D2EB10A" wp14:editId="6CC0408C">
                <wp:simplePos x="0" y="0"/>
                <wp:positionH relativeFrom="margin">
                  <wp:posOffset>3216800</wp:posOffset>
                </wp:positionH>
                <wp:positionV relativeFrom="paragraph">
                  <wp:posOffset>165735</wp:posOffset>
                </wp:positionV>
                <wp:extent cx="2705100" cy="2789555"/>
                <wp:effectExtent l="0" t="0" r="19050" b="10795"/>
                <wp:wrapSquare wrapText="bothSides"/>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89555"/>
                        </a:xfrm>
                        <a:prstGeom prst="rect">
                          <a:avLst/>
                        </a:prstGeom>
                        <a:solidFill>
                          <a:srgbClr val="4799B5">
                            <a:alpha val="20000"/>
                          </a:srgbClr>
                        </a:solidFill>
                        <a:ln>
                          <a:solidFill>
                            <a:srgbClr val="4799B5"/>
                          </a:solidFill>
                        </a:ln>
                      </wps:spPr>
                      <wps:txbx>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wps:txbx>
                      <wps:bodyPr rot="0" vert="horz" wrap="square" lIns="91440" tIns="91440" rIns="9144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2EB10A" id="Text Box 37" o:spid="_x0000_s1029" type="#_x0000_t202" style="position:absolute;margin-left:253.3pt;margin-top:13.05pt;width:213pt;height:219.65pt;z-index:-251658239;visibility:visible;mso-wrap-style:square;mso-width-percent:0;mso-height-percent:0;mso-wrap-distance-left:14.4pt;mso-wrap-distance-top:10.8pt;mso-wrap-distance-right:14.4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" fillcolor="#4799b5" strokecolor="#4799b5">
                <v:fill opacity="13107f"/>
                <v:textbox inset=",7.2pt,,0">
                  <w:txbxContent>
                    <w:p w14:paraId="453A8D80" w14:textId="77777777"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14:paraId="30E608F8" w14:textId="5777201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p>
                    <w:p w14:paraId="444F6DDA" w14:textId="101713C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p>
                    <w:p w14:paraId="77A0070B" w14:textId="605DC78D"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p>
                    <w:p w14:paraId="4D4FA1DA" w14:textId="08BD506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 xml:space="preserve">mplementation </w:t>
                      </w:r>
                    </w:p>
                    <w:p w14:paraId="1FAF40BD" w14:textId="61C253A3"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p>
                    <w:p w14:paraId="46D396F2" w14:textId="770F7458"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 xml:space="preserve">nstructions </w:t>
                      </w:r>
                    </w:p>
                    <w:p w14:paraId="4209E7F7" w14:textId="26EF55E5"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p>
                    <w:p w14:paraId="59F0F5C3" w14:textId="46BF0AD5"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p>
                    <w:p w14:paraId="63E8063D" w14:textId="2A0F62A6"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p>
                    <w:p w14:paraId="788DF122" w14:textId="2B4848E8"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v:textbox>
                <w10:wrap type="square" anchorx="margin"/>
              </v:shape>
            </w:pict>
          </mc:Fallback>
        </mc:AlternateContent>
      </w:r>
      <w:r w:rsidR="003D7631">
        <w:t>T</w:t>
      </w:r>
      <w:r w:rsidR="00ED52AB" w:rsidRPr="00ED52AB">
        <w:t xml:space="preserve">he </w:t>
      </w:r>
      <w:r w:rsidR="0041345F">
        <w:t xml:space="preserve">CAPI </w:t>
      </w:r>
      <w:r w:rsidR="00AC72C5">
        <w:t xml:space="preserve">pretest team </w:t>
      </w:r>
      <w:r w:rsidR="00ED52AB" w:rsidRPr="00ED52AB">
        <w:t>will identify and interview respondents</w:t>
      </w:r>
      <w:r w:rsidR="001D24CF">
        <w:t xml:space="preserve"> </w:t>
      </w:r>
      <w:r w:rsidR="003D7631">
        <w:t xml:space="preserve">in the </w:t>
      </w:r>
      <w:r w:rsidR="0041345F">
        <w:t xml:space="preserve">CAPI </w:t>
      </w:r>
      <w:r w:rsidR="003D7631">
        <w:t xml:space="preserve">pretest communities </w:t>
      </w:r>
      <w:r w:rsidR="001D24CF">
        <w:t>using a convenience sample</w:t>
      </w:r>
      <w:r w:rsidR="00ED52AB" w:rsidRPr="00AA77A5">
        <w:t>.</w:t>
      </w:r>
      <w:r w:rsidR="001D24CF" w:rsidRPr="00AA77A5">
        <w:t xml:space="preserve"> </w:t>
      </w:r>
      <w:r w:rsidR="00AA77A5" w:rsidRPr="00AA77A5">
        <w:t xml:space="preserve">Unlike the procedures used in the actual survey, the </w:t>
      </w:r>
      <w:r w:rsidR="0041345F">
        <w:t xml:space="preserve">CAPI </w:t>
      </w:r>
      <w:r w:rsidR="00AA77A5" w:rsidRPr="00AA77A5">
        <w:t>pretest sample will not be preselected</w:t>
      </w:r>
      <w:r w:rsidR="00856265">
        <w:t>;</w:t>
      </w:r>
      <w:r w:rsidR="00AA77A5">
        <w:t xml:space="preserve"> </w:t>
      </w:r>
      <w:r w:rsidR="001D24CF">
        <w:t>rather</w:t>
      </w:r>
      <w:r w:rsidR="00856265">
        <w:t>,</w:t>
      </w:r>
      <w:r w:rsidR="001D24CF">
        <w:t xml:space="preserve"> </w:t>
      </w:r>
      <w:r w:rsidR="003F18B1">
        <w:t>I</w:t>
      </w:r>
      <w:r w:rsidR="001D24CF">
        <w:t xml:space="preserve">nterviewers will </w:t>
      </w:r>
      <w:r w:rsidR="00AA77A5">
        <w:t>identify</w:t>
      </w:r>
      <w:r w:rsidR="001D24CF">
        <w:t xml:space="preserve"> households with </w:t>
      </w:r>
      <w:proofErr w:type="gramStart"/>
      <w:r w:rsidR="001D24CF">
        <w:t>sufficient numbers of</w:t>
      </w:r>
      <w:proofErr w:type="gramEnd"/>
      <w:r w:rsidR="001D24CF">
        <w:t xml:space="preserve"> respondents.</w:t>
      </w:r>
      <w:r w:rsidR="00ED52AB" w:rsidRPr="00ED52AB">
        <w:t xml:space="preserve"> </w:t>
      </w:r>
      <w:r w:rsidR="00AA77A5">
        <w:t>Although</w:t>
      </w:r>
      <w:r w:rsidR="001D24CF">
        <w:t xml:space="preserve"> t</w:t>
      </w:r>
      <w:r w:rsidR="00ED52AB" w:rsidRPr="00ED52AB">
        <w:t>hese respondents do not need to be selected randomly, they do need to be native speakers of the</w:t>
      </w:r>
      <w:r w:rsidR="00AA77A5">
        <w:t xml:space="preserve"> translated questionnaire</w:t>
      </w:r>
      <w:r w:rsidR="00ED52AB" w:rsidRPr="00ED52AB">
        <w:t xml:space="preserve"> languages </w:t>
      </w:r>
      <w:r w:rsidR="001D24CF">
        <w:t xml:space="preserve">and </w:t>
      </w:r>
      <w:r w:rsidR="00ED52AB" w:rsidRPr="00ED52AB">
        <w:t xml:space="preserve">have characteristics </w:t>
      </w:r>
      <w:proofErr w:type="gramStart"/>
      <w:r w:rsidR="00F17FD2">
        <w:t>similar to</w:t>
      </w:r>
      <w:proofErr w:type="gramEnd"/>
      <w:r w:rsidR="00ED52AB" w:rsidRPr="00ED52AB">
        <w:t xml:space="preserve"> the population </w:t>
      </w:r>
      <w:r w:rsidR="00F17FD2">
        <w:t>that will be</w:t>
      </w:r>
      <w:r w:rsidR="00ED52AB" w:rsidRPr="00ED52AB">
        <w:t xml:space="preserve"> sampled </w:t>
      </w:r>
      <w:r w:rsidR="00F17FD2">
        <w:t>for</w:t>
      </w:r>
      <w:r w:rsidR="00F17FD2" w:rsidRPr="00ED52AB">
        <w:t xml:space="preserve"> </w:t>
      </w:r>
      <w:r w:rsidR="001A1445">
        <w:t xml:space="preserve">the ZOI </w:t>
      </w:r>
      <w:r w:rsidR="005B1D39">
        <w:t xml:space="preserve">Midline </w:t>
      </w:r>
      <w:r w:rsidR="001A1445">
        <w:t>S</w:t>
      </w:r>
      <w:r w:rsidR="00ED52AB" w:rsidRPr="00ED52AB">
        <w:t>urvey.</w:t>
      </w:r>
      <w:r w:rsidR="00CB69FF">
        <w:t xml:space="preserve"> To</w:t>
      </w:r>
      <w:r w:rsidR="00CF590B">
        <w:t xml:space="preserve"> </w:t>
      </w:r>
      <w:r w:rsidR="00CB69FF">
        <w:t xml:space="preserve">test the </w:t>
      </w:r>
      <w:r w:rsidR="00E231A7">
        <w:t xml:space="preserve">CAPI </w:t>
      </w:r>
      <w:r w:rsidR="00CB69FF">
        <w:t xml:space="preserve">programming, it is </w:t>
      </w:r>
      <w:r w:rsidR="00E231A7">
        <w:t xml:space="preserve">recommended </w:t>
      </w:r>
      <w:r w:rsidR="00CB69FF">
        <w:t xml:space="preserve">that </w:t>
      </w:r>
      <w:r w:rsidR="00C145B5">
        <w:t xml:space="preserve">the </w:t>
      </w:r>
      <w:r w:rsidR="003D16D1">
        <w:t>local survey implementing organization</w:t>
      </w:r>
      <w:r w:rsidR="00CB69FF">
        <w:t xml:space="preserve"> </w:t>
      </w:r>
      <w:r w:rsidR="001D24CF">
        <w:t xml:space="preserve">set guidelines for the number of eligible respondents each person should interview and the number of modules to complete. Therefore, </w:t>
      </w:r>
      <w:r w:rsidR="00911582">
        <w:t>I</w:t>
      </w:r>
      <w:r w:rsidR="001D24CF">
        <w:t>nterviewers should p</w:t>
      </w:r>
      <w:r w:rsidR="00CB69FF">
        <w:t>urpos</w:t>
      </w:r>
      <w:r w:rsidR="001D24CF">
        <w:t>e</w:t>
      </w:r>
      <w:r w:rsidR="00CB69FF">
        <w:t xml:space="preserve">ly select households with multiple eligible respondents for each module. </w:t>
      </w:r>
      <w:r w:rsidR="001877AE">
        <w:t>T</w:t>
      </w:r>
      <w:r w:rsidR="00CB69FF">
        <w:t xml:space="preserve">his </w:t>
      </w:r>
      <w:r w:rsidR="00E23F85">
        <w:t xml:space="preserve">selection process will require that </w:t>
      </w:r>
      <w:r w:rsidR="00911582">
        <w:t>F</w:t>
      </w:r>
      <w:r w:rsidR="00E23F85">
        <w:t xml:space="preserve">ield </w:t>
      </w:r>
      <w:r w:rsidR="00911582">
        <w:t>S</w:t>
      </w:r>
      <w:r w:rsidR="00E23F85">
        <w:t xml:space="preserve">upervisors visit </w:t>
      </w:r>
      <w:r w:rsidR="00CB69FF">
        <w:t xml:space="preserve">community </w:t>
      </w:r>
      <w:r w:rsidR="00E231A7">
        <w:t xml:space="preserve">leaders </w:t>
      </w:r>
      <w:r w:rsidR="00E23F85">
        <w:t xml:space="preserve">to </w:t>
      </w:r>
      <w:proofErr w:type="gramStart"/>
      <w:r w:rsidR="00E23F85">
        <w:t>make arrangements</w:t>
      </w:r>
      <w:proofErr w:type="gramEnd"/>
      <w:r w:rsidR="00E23F85">
        <w:t xml:space="preserve"> before </w:t>
      </w:r>
      <w:r w:rsidR="00CB69FF">
        <w:t xml:space="preserve">the </w:t>
      </w:r>
      <w:r w:rsidR="00240AD4">
        <w:t xml:space="preserve">CAPI </w:t>
      </w:r>
      <w:r w:rsidR="00E23F85">
        <w:t>pretest team’s visit</w:t>
      </w:r>
      <w:r w:rsidR="00CB69FF">
        <w:t>.</w:t>
      </w:r>
    </w:p>
    <w:p w14:paraId="0EA9CB86" w14:textId="77777777" w:rsidR="002C4AF7" w:rsidRPr="00E76D6E" w:rsidRDefault="00715CFA" w:rsidP="008256CF">
      <w:pPr>
        <w:pStyle w:val="Heading2"/>
      </w:pPr>
      <w:bookmarkStart w:id="11" w:name="_Toc67922064"/>
      <w:r w:rsidRPr="00E76D6E">
        <w:t>Step 2</w:t>
      </w:r>
      <w:r w:rsidR="00E231A7">
        <w:t>:</w:t>
      </w:r>
      <w:r w:rsidR="00062CE5">
        <w:t xml:space="preserve"> </w:t>
      </w:r>
      <w:r w:rsidR="002C4AF7" w:rsidRPr="00E76D6E">
        <w:t>C</w:t>
      </w:r>
      <w:r w:rsidR="00E23F85">
        <w:t>onduct c</w:t>
      </w:r>
      <w:r w:rsidR="00567E08">
        <w:t>lassroom training and practice</w:t>
      </w:r>
      <w:bookmarkEnd w:id="11"/>
    </w:p>
    <w:p w14:paraId="51A9AE4E" w14:textId="0736BEB4" w:rsidR="00693EEB" w:rsidRDefault="00567E08" w:rsidP="00610934">
      <w:pPr>
        <w:pStyle w:val="BodyText1"/>
      </w:pPr>
      <w:r>
        <w:t xml:space="preserve">The </w:t>
      </w:r>
      <w:r w:rsidR="00A10122">
        <w:t xml:space="preserve">TOT </w:t>
      </w:r>
      <w:r w:rsidR="003D16D1">
        <w:t xml:space="preserve">is conducted with </w:t>
      </w:r>
      <w:r w:rsidR="00693EEB">
        <w:t xml:space="preserve">15 to 20 experienced </w:t>
      </w:r>
      <w:r w:rsidR="005B5024">
        <w:t>S</w:t>
      </w:r>
      <w:r w:rsidR="00CF7ADB">
        <w:t xml:space="preserve">enior </w:t>
      </w:r>
      <w:r w:rsidR="005B5024">
        <w:t>I</w:t>
      </w:r>
      <w:r w:rsidR="00693EEB">
        <w:t xml:space="preserve">nterviewers and </w:t>
      </w:r>
      <w:r w:rsidR="005B5024">
        <w:t>Field S</w:t>
      </w:r>
      <w:r w:rsidR="00693EEB">
        <w:t xml:space="preserve">upervisors. The </w:t>
      </w:r>
      <w:r w:rsidR="00DA2C3E">
        <w:t>in</w:t>
      </w:r>
      <w:r w:rsidR="005B5024">
        <w:noBreakHyphen/>
      </w:r>
      <w:r w:rsidR="00DA2C3E">
        <w:t>depth</w:t>
      </w:r>
      <w:r w:rsidR="00E23F85">
        <w:t xml:space="preserve"> </w:t>
      </w:r>
      <w:r w:rsidR="00693EEB">
        <w:t>classroom training will provide a clear understanding of the</w:t>
      </w:r>
      <w:r w:rsidR="00E23F85">
        <w:t xml:space="preserve"> questionnaire</w:t>
      </w:r>
      <w:r w:rsidR="00693EEB">
        <w:t xml:space="preserve"> </w:t>
      </w:r>
      <w:r w:rsidR="00E23F85">
        <w:t xml:space="preserve">and </w:t>
      </w:r>
      <w:r w:rsidR="00693EEB">
        <w:t xml:space="preserve">its implementation </w:t>
      </w:r>
      <w:r w:rsidR="00E23F85">
        <w:t>in</w:t>
      </w:r>
      <w:r w:rsidR="00693EEB">
        <w:t xml:space="preserve"> </w:t>
      </w:r>
      <w:r w:rsidR="00C145B5">
        <w:t>both</w:t>
      </w:r>
      <w:r w:rsidR="00693EEB">
        <w:t xml:space="preserve"> paper</w:t>
      </w:r>
      <w:r w:rsidR="00E23F85">
        <w:t>-and-pencil</w:t>
      </w:r>
      <w:r w:rsidR="00693EEB">
        <w:t xml:space="preserve"> </w:t>
      </w:r>
      <w:r w:rsidR="00C145B5">
        <w:t>as well as</w:t>
      </w:r>
      <w:r w:rsidR="00693EEB">
        <w:t xml:space="preserve"> </w:t>
      </w:r>
      <w:r w:rsidR="00962C85">
        <w:t xml:space="preserve">CAPI </w:t>
      </w:r>
      <w:r w:rsidR="003518A0">
        <w:t>form</w:t>
      </w:r>
      <w:r w:rsidR="00C145B5">
        <w:t>at</w:t>
      </w:r>
      <w:r w:rsidR="003518A0">
        <w:t>s</w:t>
      </w:r>
      <w:r w:rsidR="00CF7ADB">
        <w:t xml:space="preserve">. The </w:t>
      </w:r>
      <w:r w:rsidR="005B5024">
        <w:t>S</w:t>
      </w:r>
      <w:r w:rsidR="00CF7ADB">
        <w:t xml:space="preserve">enior </w:t>
      </w:r>
      <w:r w:rsidR="005B5024">
        <w:t>I</w:t>
      </w:r>
      <w:r w:rsidR="00693EEB">
        <w:t xml:space="preserve">nterviewers and </w:t>
      </w:r>
      <w:r w:rsidR="005B5024">
        <w:t>Field S</w:t>
      </w:r>
      <w:r w:rsidR="00693EEB">
        <w:t xml:space="preserve">upervisors will be trained in questionnaire content, </w:t>
      </w:r>
      <w:r w:rsidR="003518A0">
        <w:t>the</w:t>
      </w:r>
      <w:r w:rsidR="00693EEB">
        <w:t xml:space="preserve"> use</w:t>
      </w:r>
      <w:r w:rsidR="003518A0">
        <w:t xml:space="preserve"> of the</w:t>
      </w:r>
      <w:r w:rsidR="00693EEB">
        <w:t xml:space="preserve"> tablets for collecting data, and field procedures so they can t</w:t>
      </w:r>
      <w:r w:rsidR="004A4111">
        <w:t>each</w:t>
      </w:r>
      <w:r w:rsidR="00693EEB">
        <w:t xml:space="preserve"> the</w:t>
      </w:r>
      <w:r w:rsidR="004A4111">
        <w:t xml:space="preserve"> trainee</w:t>
      </w:r>
      <w:r w:rsidR="00693EEB">
        <w:t xml:space="preserve"> </w:t>
      </w:r>
      <w:r w:rsidR="00DF05B6">
        <w:t>I</w:t>
      </w:r>
      <w:r w:rsidR="00856265">
        <w:t>nterviewer</w:t>
      </w:r>
      <w:r w:rsidR="00693EEB">
        <w:t>s during the main training.</w:t>
      </w:r>
    </w:p>
    <w:p w14:paraId="527865DC" w14:textId="64F5DA91" w:rsidR="005200A4" w:rsidRDefault="002C4AF7" w:rsidP="00610934">
      <w:pPr>
        <w:pStyle w:val="BodyText1"/>
      </w:pPr>
      <w:r>
        <w:t>To ensure th</w:t>
      </w:r>
      <w:r w:rsidR="00E23F85">
        <w:t xml:space="preserve">at </w:t>
      </w:r>
      <w:r w:rsidR="00962C85">
        <w:t xml:space="preserve">CAPI </w:t>
      </w:r>
      <w:r w:rsidR="00E23F85">
        <w:t>programming aligns</w:t>
      </w:r>
      <w:r>
        <w:t xml:space="preserve"> with the paper questionnaire, </w:t>
      </w:r>
      <w:r w:rsidR="00240AD4">
        <w:t xml:space="preserve">CAPI </w:t>
      </w:r>
      <w:r w:rsidR="00D45CF0">
        <w:t xml:space="preserve">pretest </w:t>
      </w:r>
      <w:r w:rsidR="00F24C75">
        <w:t>I</w:t>
      </w:r>
      <w:r>
        <w:t>nterviewers will</w:t>
      </w:r>
      <w:r w:rsidR="00D45CF0">
        <w:t xml:space="preserve"> practice</w:t>
      </w:r>
      <w:r>
        <w:t xml:space="preserve"> conduct</w:t>
      </w:r>
      <w:r w:rsidR="00D45CF0">
        <w:t xml:space="preserve">ing </w:t>
      </w:r>
      <w:r w:rsidR="00CB69FF">
        <w:t>interview</w:t>
      </w:r>
      <w:r w:rsidR="00D45CF0">
        <w:t>s</w:t>
      </w:r>
      <w:r w:rsidR="00CB69FF">
        <w:t xml:space="preserve"> </w:t>
      </w:r>
      <w:r w:rsidR="00E23F85">
        <w:t>using</w:t>
      </w:r>
      <w:r w:rsidR="0006775D">
        <w:t xml:space="preserve"> the</w:t>
      </w:r>
      <w:r w:rsidR="00D45CF0">
        <w:t xml:space="preserve"> </w:t>
      </w:r>
      <w:r w:rsidRPr="00E76D6E">
        <w:t>paper questionnaire</w:t>
      </w:r>
      <w:r w:rsidR="00D45CF0">
        <w:t>.</w:t>
      </w:r>
      <w:r w:rsidR="00D45CF0" w:rsidRPr="00D45CF0">
        <w:t xml:space="preserve"> </w:t>
      </w:r>
      <w:r w:rsidR="003518A0">
        <w:t>Later</w:t>
      </w:r>
      <w:r w:rsidR="0006775D">
        <w:t>,</w:t>
      </w:r>
      <w:r w:rsidR="00D45CF0">
        <w:t xml:space="preserve"> the </w:t>
      </w:r>
      <w:r w:rsidR="00F24C75">
        <w:t>I</w:t>
      </w:r>
      <w:r w:rsidR="00D45CF0">
        <w:t>nterviewers</w:t>
      </w:r>
      <w:r w:rsidR="00D45CF0" w:rsidRPr="002118B9">
        <w:t xml:space="preserve"> will </w:t>
      </w:r>
      <w:r w:rsidR="007F3B5C">
        <w:t xml:space="preserve">enter </w:t>
      </w:r>
      <w:r w:rsidR="00E23F85">
        <w:t xml:space="preserve">the </w:t>
      </w:r>
      <w:r w:rsidR="007F3B5C">
        <w:t xml:space="preserve">paper </w:t>
      </w:r>
      <w:r w:rsidR="00E23F85">
        <w:t>questionnaire data i</w:t>
      </w:r>
      <w:r w:rsidR="00D45CF0">
        <w:t xml:space="preserve">nto their tablets. </w:t>
      </w:r>
      <w:r w:rsidR="001333A0">
        <w:t>This will enable the</w:t>
      </w:r>
      <w:r w:rsidR="004D5466">
        <w:t xml:space="preserve"> </w:t>
      </w:r>
      <w:r w:rsidR="00F24C75">
        <w:t>I</w:t>
      </w:r>
      <w:r w:rsidR="004D5466">
        <w:t>nterviewer</w:t>
      </w:r>
      <w:r w:rsidR="00D45CF0">
        <w:t>s</w:t>
      </w:r>
      <w:r w:rsidR="004D5466">
        <w:t xml:space="preserve"> to cross</w:t>
      </w:r>
      <w:r w:rsidR="008D1DCD">
        <w:t>-</w:t>
      </w:r>
      <w:r w:rsidR="004D5466">
        <w:t xml:space="preserve">check </w:t>
      </w:r>
      <w:r w:rsidR="00A101EA">
        <w:t>whether</w:t>
      </w:r>
      <w:r w:rsidR="004D5466">
        <w:t xml:space="preserve"> </w:t>
      </w:r>
      <w:r w:rsidR="004D5466">
        <w:lastRenderedPageBreak/>
        <w:t xml:space="preserve">there </w:t>
      </w:r>
      <w:r w:rsidR="001333A0">
        <w:t>is</w:t>
      </w:r>
      <w:r w:rsidR="004D5466">
        <w:t xml:space="preserve"> any discrepancy </w:t>
      </w:r>
      <w:r w:rsidR="001333A0">
        <w:t>between the</w:t>
      </w:r>
      <w:r w:rsidR="004D5466">
        <w:t xml:space="preserve"> paper </w:t>
      </w:r>
      <w:r w:rsidR="001333A0">
        <w:t xml:space="preserve">questionnaire and the </w:t>
      </w:r>
      <w:r w:rsidR="007A1862">
        <w:t xml:space="preserve">CAPI </w:t>
      </w:r>
      <w:r w:rsidR="004D5466">
        <w:t>data entry</w:t>
      </w:r>
      <w:r w:rsidR="001333A0">
        <w:t xml:space="preserve"> system</w:t>
      </w:r>
      <w:r w:rsidR="004D5466">
        <w:t xml:space="preserve">. </w:t>
      </w:r>
      <w:r w:rsidR="00E23F85">
        <w:t>D</w:t>
      </w:r>
      <w:r w:rsidR="004D5466">
        <w:t xml:space="preserve">iscrepancies </w:t>
      </w:r>
      <w:r w:rsidR="00E23F85">
        <w:t>could</w:t>
      </w:r>
      <w:r w:rsidR="001333A0">
        <w:t xml:space="preserve"> reflect</w:t>
      </w:r>
      <w:r w:rsidR="0006775D">
        <w:t xml:space="preserve"> </w:t>
      </w:r>
      <w:r w:rsidR="00E23F85">
        <w:t xml:space="preserve">unresolved </w:t>
      </w:r>
      <w:r w:rsidR="004D5466">
        <w:t xml:space="preserve">programming </w:t>
      </w:r>
      <w:r w:rsidR="00E23F85">
        <w:t>errors</w:t>
      </w:r>
      <w:r w:rsidR="004D5466">
        <w:t xml:space="preserve">. </w:t>
      </w:r>
    </w:p>
    <w:p w14:paraId="0ADF79BB" w14:textId="1CCC69D9" w:rsidR="0006775D" w:rsidRDefault="00E23F85" w:rsidP="00610934">
      <w:pPr>
        <w:pStyle w:val="BodyText1"/>
      </w:pPr>
      <w:r>
        <w:t xml:space="preserve">As </w:t>
      </w:r>
      <w:r w:rsidR="00240AD4">
        <w:t xml:space="preserve">CAPI </w:t>
      </w:r>
      <w:r>
        <w:t xml:space="preserve">pretest </w:t>
      </w:r>
      <w:r w:rsidR="00F24C75">
        <w:t>I</w:t>
      </w:r>
      <w:r>
        <w:t xml:space="preserve">nterviewers transfer the information from the paper </w:t>
      </w:r>
      <w:r w:rsidR="00D773A2">
        <w:t xml:space="preserve">questionnaire </w:t>
      </w:r>
      <w:r>
        <w:t xml:space="preserve">to </w:t>
      </w:r>
      <w:r w:rsidR="00567E08">
        <w:t>the tablet, the</w:t>
      </w:r>
      <w:r>
        <w:t>y</w:t>
      </w:r>
      <w:r w:rsidR="00567E08">
        <w:t xml:space="preserve"> will keep a running log </w:t>
      </w:r>
      <w:r w:rsidR="008D1DCD">
        <w:t xml:space="preserve">on the </w:t>
      </w:r>
      <w:r w:rsidR="008D1DCD" w:rsidRPr="005B33B3">
        <w:t>Tablet Pretest Feedback Form</w:t>
      </w:r>
      <w:r w:rsidR="008D1DCD">
        <w:t xml:space="preserve"> (A</w:t>
      </w:r>
      <w:r w:rsidR="005B4AB7">
        <w:t>ppendix</w:t>
      </w:r>
      <w:r w:rsidR="008D1DCD">
        <w:t xml:space="preserve"> 1) </w:t>
      </w:r>
      <w:r>
        <w:t xml:space="preserve">to list </w:t>
      </w:r>
      <w:r w:rsidR="00567E08">
        <w:t>questionnaire or programming</w:t>
      </w:r>
      <w:r>
        <w:t xml:space="preserve"> problems</w:t>
      </w:r>
      <w:r w:rsidR="008D1DCD">
        <w:t>, such as</w:t>
      </w:r>
      <w:r w:rsidR="00567E08">
        <w:t xml:space="preserve"> </w:t>
      </w:r>
      <w:r w:rsidR="0032534D">
        <w:t xml:space="preserve">with </w:t>
      </w:r>
      <w:r w:rsidR="00567E08">
        <w:t xml:space="preserve">tablet navigation, skips, </w:t>
      </w:r>
      <w:r w:rsidR="00E95D0E">
        <w:t>or questions</w:t>
      </w:r>
      <w:r w:rsidR="006F4075">
        <w:t xml:space="preserve"> appearing appropriately and at the correct time on the tablet screens</w:t>
      </w:r>
      <w:r w:rsidR="00567E08">
        <w:t xml:space="preserve">. </w:t>
      </w:r>
      <w:r w:rsidR="0006775D">
        <w:t xml:space="preserve">Interviewers should also report any problems </w:t>
      </w:r>
      <w:r w:rsidR="000577A2">
        <w:t xml:space="preserve">related to </w:t>
      </w:r>
      <w:r w:rsidR="008A3E3A">
        <w:t xml:space="preserve">respondent </w:t>
      </w:r>
      <w:r w:rsidR="0006775D">
        <w:t xml:space="preserve">comprehension </w:t>
      </w:r>
      <w:r w:rsidR="008A3E3A">
        <w:t xml:space="preserve">of </w:t>
      </w:r>
      <w:r w:rsidR="0006775D">
        <w:t>questions, response categories, or instructions; see the Questionnaire Pretest Protocol for further information on this topic.</w:t>
      </w:r>
    </w:p>
    <w:p w14:paraId="2ED1F165" w14:textId="77777777" w:rsidR="00451595" w:rsidRPr="00715CFA" w:rsidRDefault="00715CFA" w:rsidP="008256CF">
      <w:pPr>
        <w:pStyle w:val="Heading2"/>
        <w:rPr>
          <w:u w:val="single"/>
        </w:rPr>
      </w:pPr>
      <w:bookmarkStart w:id="12" w:name="_Toc67922065"/>
      <w:r w:rsidRPr="00980CA3">
        <w:t>Step 3</w:t>
      </w:r>
      <w:r w:rsidR="00E231A7" w:rsidRPr="00980CA3">
        <w:t>:</w:t>
      </w:r>
      <w:r w:rsidR="00062CE5">
        <w:t xml:space="preserve"> </w:t>
      </w:r>
      <w:r w:rsidR="00A10D2D" w:rsidRPr="00980CA3">
        <w:t xml:space="preserve">Conduct </w:t>
      </w:r>
      <w:r w:rsidR="00062CE5">
        <w:t>data collection using</w:t>
      </w:r>
      <w:r w:rsidR="00A10D2D" w:rsidRPr="00980CA3">
        <w:t xml:space="preserve"> </w:t>
      </w:r>
      <w:proofErr w:type="gramStart"/>
      <w:r w:rsidR="00A10D2D" w:rsidRPr="00980CA3">
        <w:t>tablet</w:t>
      </w:r>
      <w:r w:rsidR="00062CE5">
        <w:t>s</w:t>
      </w:r>
      <w:bookmarkEnd w:id="12"/>
      <w:proofErr w:type="gramEnd"/>
    </w:p>
    <w:p w14:paraId="475E9021" w14:textId="3435EC26" w:rsidR="00567E08" w:rsidRDefault="00567E08" w:rsidP="00A97106">
      <w:pPr>
        <w:pStyle w:val="BodyText1"/>
        <w:rPr>
          <w:rFonts w:cs="Arial"/>
        </w:rPr>
      </w:pPr>
      <w:r>
        <w:rPr>
          <w:rFonts w:cs="Arial"/>
        </w:rPr>
        <w:t xml:space="preserve">To obtain sufficient feedback on programming for all modules, each </w:t>
      </w:r>
      <w:r w:rsidR="00E779D5">
        <w:rPr>
          <w:rFonts w:cs="Arial"/>
        </w:rPr>
        <w:t xml:space="preserve">CAPI </w:t>
      </w:r>
      <w:r>
        <w:rPr>
          <w:rFonts w:cs="Arial"/>
        </w:rPr>
        <w:t xml:space="preserve">pretest </w:t>
      </w:r>
      <w:r w:rsidR="00C258B8">
        <w:rPr>
          <w:rFonts w:cs="Arial"/>
        </w:rPr>
        <w:t>I</w:t>
      </w:r>
      <w:r>
        <w:rPr>
          <w:rFonts w:cs="Arial"/>
        </w:rPr>
        <w:t xml:space="preserve">nterviewer will conduct a minimum of two </w:t>
      </w:r>
      <w:r w:rsidR="00007F3B">
        <w:rPr>
          <w:rFonts w:cs="Arial"/>
        </w:rPr>
        <w:t xml:space="preserve">household </w:t>
      </w:r>
      <w:r>
        <w:rPr>
          <w:rFonts w:cs="Arial"/>
        </w:rPr>
        <w:t>interviews. For each translated language, at least 10 male and 10 female</w:t>
      </w:r>
      <w:r w:rsidR="00007F3B">
        <w:rPr>
          <w:rFonts w:cs="Arial"/>
        </w:rPr>
        <w:t xml:space="preserve"> respondents will be</w:t>
      </w:r>
      <w:r>
        <w:rPr>
          <w:rFonts w:cs="Arial"/>
        </w:rPr>
        <w:t xml:space="preserve"> interview</w:t>
      </w:r>
      <w:r w:rsidR="00007F3B">
        <w:rPr>
          <w:rFonts w:cs="Arial"/>
        </w:rPr>
        <w:t>ed</w:t>
      </w:r>
      <w:r>
        <w:rPr>
          <w:rFonts w:cs="Arial"/>
        </w:rPr>
        <w:t xml:space="preserve">. </w:t>
      </w:r>
    </w:p>
    <w:p w14:paraId="305A7641" w14:textId="1097DD49" w:rsidR="00567E08" w:rsidRPr="005200A4" w:rsidRDefault="00567E08" w:rsidP="00A97106">
      <w:pPr>
        <w:pStyle w:val="BodyText1"/>
        <w:rPr>
          <w:rFonts w:cs="Arial"/>
        </w:rPr>
      </w:pPr>
      <w:r>
        <w:t xml:space="preserve">Before </w:t>
      </w:r>
      <w:r w:rsidR="00E95D0E">
        <w:t>an</w:t>
      </w:r>
      <w:r>
        <w:t xml:space="preserve"> </w:t>
      </w:r>
      <w:r w:rsidR="00573466">
        <w:t>I</w:t>
      </w:r>
      <w:r>
        <w:t>nterview</w:t>
      </w:r>
      <w:r w:rsidR="00E95D0E">
        <w:t xml:space="preserve">er begins </w:t>
      </w:r>
      <w:proofErr w:type="spellStart"/>
      <w:proofErr w:type="gramStart"/>
      <w:r w:rsidR="00E95D0E">
        <w:t>a</w:t>
      </w:r>
      <w:proofErr w:type="spellEnd"/>
      <w:proofErr w:type="gramEnd"/>
      <w:r w:rsidR="00E95D0E">
        <w:t xml:space="preserve"> interview</w:t>
      </w:r>
      <w:r>
        <w:t xml:space="preserve">, </w:t>
      </w:r>
      <w:r w:rsidR="00E95D0E">
        <w:t>he or she</w:t>
      </w:r>
      <w:r>
        <w:t xml:space="preserve"> should explain the purpose of the </w:t>
      </w:r>
      <w:r w:rsidR="00E95D0E">
        <w:t xml:space="preserve">ZOI </w:t>
      </w:r>
      <w:r w:rsidR="00573466">
        <w:t xml:space="preserve">Midline </w:t>
      </w:r>
      <w:r w:rsidR="001A1445">
        <w:t>S</w:t>
      </w:r>
      <w:r w:rsidR="008D1DCD">
        <w:t xml:space="preserve">urvey and </w:t>
      </w:r>
      <w:r w:rsidR="00E95D0E">
        <w:t xml:space="preserve">why </w:t>
      </w:r>
      <w:r w:rsidR="008D1DCD">
        <w:t xml:space="preserve">the </w:t>
      </w:r>
      <w:r>
        <w:t xml:space="preserve">pretest </w:t>
      </w:r>
      <w:r w:rsidR="00E95D0E">
        <w:t>is being conducted</w:t>
      </w:r>
      <w:r w:rsidR="00C145B5">
        <w:t>,</w:t>
      </w:r>
      <w:r w:rsidR="00E95D0E">
        <w:t xml:space="preserve"> </w:t>
      </w:r>
      <w:r>
        <w:t xml:space="preserve">and </w:t>
      </w:r>
      <w:r w:rsidR="00E95D0E">
        <w:t xml:space="preserve">then </w:t>
      </w:r>
      <w:r>
        <w:t xml:space="preserve">obtain </w:t>
      </w:r>
      <w:r w:rsidR="00812F18">
        <w:t xml:space="preserve">the </w:t>
      </w:r>
      <w:r w:rsidR="002945FF">
        <w:t xml:space="preserve">respondent’s </w:t>
      </w:r>
      <w:r>
        <w:t>informed consent. Data will be collected for all modules</w:t>
      </w:r>
      <w:r w:rsidR="008D1DCD">
        <w:t>;</w:t>
      </w:r>
      <w:r>
        <w:t xml:space="preserve"> however, </w:t>
      </w:r>
      <w:commentRangeStart w:id="13"/>
      <w:r>
        <w:t xml:space="preserve">the children’s nutrition module will </w:t>
      </w:r>
      <w:r w:rsidR="00335488">
        <w:t xml:space="preserve">not </w:t>
      </w:r>
      <w:r>
        <w:t>be administered to a male respondent</w:t>
      </w:r>
      <w:commentRangeEnd w:id="13"/>
      <w:r w:rsidR="005B33B3">
        <w:rPr>
          <w:rStyle w:val="CommentReference"/>
          <w:rFonts w:ascii="Calibri" w:hAnsi="Calibri"/>
        </w:rPr>
        <w:commentReference w:id="13"/>
      </w:r>
      <w:r>
        <w:t xml:space="preserve">. </w:t>
      </w:r>
    </w:p>
    <w:p w14:paraId="51522368" w14:textId="711A1F78" w:rsidR="00801428" w:rsidRDefault="00112AE0" w:rsidP="00A97106">
      <w:pPr>
        <w:pStyle w:val="BodyText1"/>
      </w:pPr>
      <w:r>
        <w:rPr>
          <w:rFonts w:cs="Arial"/>
        </w:rPr>
        <w:t xml:space="preserve">Interviewers will practice assigning modules to other </w:t>
      </w:r>
      <w:r w:rsidR="002E5114">
        <w:rPr>
          <w:rFonts w:cs="Arial"/>
        </w:rPr>
        <w:t>I</w:t>
      </w:r>
      <w:r>
        <w:rPr>
          <w:rFonts w:cs="Arial"/>
        </w:rPr>
        <w:t>nterviewers, just as in main fieldwork procedures.</w:t>
      </w:r>
      <w:r w:rsidR="00CA0042">
        <w:rPr>
          <w:rFonts w:cs="Arial"/>
        </w:rPr>
        <w:t xml:space="preserve"> </w:t>
      </w:r>
      <w:r w:rsidR="00F50845">
        <w:rPr>
          <w:rFonts w:cs="Arial"/>
        </w:rPr>
        <w:t>I</w:t>
      </w:r>
      <w:r w:rsidR="00801428">
        <w:t xml:space="preserve">nterviewers will also transmit the completed questionnaires to the </w:t>
      </w:r>
      <w:r w:rsidR="002E5114">
        <w:t>F</w:t>
      </w:r>
      <w:r w:rsidR="00801428">
        <w:t xml:space="preserve">ield </w:t>
      </w:r>
      <w:r w:rsidR="002E5114">
        <w:t>C</w:t>
      </w:r>
      <w:r w:rsidR="00801428">
        <w:t xml:space="preserve">oordinators, acting as </w:t>
      </w:r>
      <w:r w:rsidR="002E5114">
        <w:t>F</w:t>
      </w:r>
      <w:r w:rsidR="00D041A7">
        <w:t xml:space="preserve">ield </w:t>
      </w:r>
      <w:r w:rsidR="002E5114">
        <w:t>S</w:t>
      </w:r>
      <w:r w:rsidR="00801428">
        <w:t xml:space="preserve">upervisors for the </w:t>
      </w:r>
      <w:r w:rsidR="00FC0D9D">
        <w:t xml:space="preserve">CAPI </w:t>
      </w:r>
      <w:r w:rsidR="00801428">
        <w:t xml:space="preserve">pretest. </w:t>
      </w:r>
      <w:r w:rsidR="004A244B">
        <w:t xml:space="preserve">The </w:t>
      </w:r>
      <w:r w:rsidR="00F9337F">
        <w:t>F</w:t>
      </w:r>
      <w:r w:rsidR="00801428">
        <w:t xml:space="preserve">ield </w:t>
      </w:r>
      <w:r w:rsidR="00F9337F">
        <w:t>C</w:t>
      </w:r>
      <w:r w:rsidR="00801428">
        <w:t xml:space="preserve">oordinators will </w:t>
      </w:r>
      <w:r w:rsidR="004A244B">
        <w:t xml:space="preserve">review the questionnaires, finalize a set of questionnaires, </w:t>
      </w:r>
      <w:r w:rsidR="008D7A23">
        <w:t>and practice</w:t>
      </w:r>
      <w:r w:rsidR="004A244B">
        <w:t xml:space="preserve"> closing a cluster before </w:t>
      </w:r>
      <w:r w:rsidR="00801428">
        <w:t>transmit</w:t>
      </w:r>
      <w:r w:rsidR="004A244B">
        <w:t xml:space="preserve">ting the </w:t>
      </w:r>
      <w:r w:rsidR="00E95D0E">
        <w:t xml:space="preserve">completed electronic </w:t>
      </w:r>
      <w:r w:rsidR="004A244B">
        <w:t>questionnaires</w:t>
      </w:r>
      <w:r w:rsidR="00801428">
        <w:t xml:space="preserve"> to the</w:t>
      </w:r>
      <w:r w:rsidR="004A244B">
        <w:t xml:space="preserve"> </w:t>
      </w:r>
      <w:r w:rsidR="00F9337F">
        <w:t>C</w:t>
      </w:r>
      <w:r w:rsidR="004A244B">
        <w:t xml:space="preserve">entral </w:t>
      </w:r>
      <w:r w:rsidR="00F9337F">
        <w:t>O</w:t>
      </w:r>
      <w:r w:rsidR="004A244B">
        <w:t xml:space="preserve">ffice. </w:t>
      </w:r>
      <w:r w:rsidR="008D1DCD">
        <w:t>Transferring</w:t>
      </w:r>
      <w:r w:rsidR="004A244B">
        <w:t xml:space="preserve"> completed questionnaires to the </w:t>
      </w:r>
      <w:r w:rsidR="00E86D3E">
        <w:t>F</w:t>
      </w:r>
      <w:r w:rsidR="005414F8">
        <w:t xml:space="preserve">ield </w:t>
      </w:r>
      <w:r w:rsidR="00E86D3E">
        <w:t>S</w:t>
      </w:r>
      <w:r w:rsidR="004A244B">
        <w:t xml:space="preserve">upervisors, closing a cluster, and </w:t>
      </w:r>
      <w:r w:rsidR="008D1DCD">
        <w:t>transmitting</w:t>
      </w:r>
      <w:r w:rsidR="004A244B">
        <w:t xml:space="preserve"> the questionnaires will test both </w:t>
      </w:r>
      <w:r w:rsidR="008D7A23">
        <w:t xml:space="preserve">communication and connectivity among field staff and </w:t>
      </w:r>
      <w:r w:rsidR="00E95D0E">
        <w:t xml:space="preserve">with </w:t>
      </w:r>
      <w:r w:rsidR="008D7A23">
        <w:t xml:space="preserve">the </w:t>
      </w:r>
      <w:r w:rsidR="00E86D3E">
        <w:t>C</w:t>
      </w:r>
      <w:r w:rsidR="008D7A23">
        <w:t xml:space="preserve">entral </w:t>
      </w:r>
      <w:r w:rsidR="00E86D3E">
        <w:t>O</w:t>
      </w:r>
      <w:r w:rsidR="008D7A23">
        <w:t>ffice</w:t>
      </w:r>
      <w:r w:rsidR="00801428">
        <w:t xml:space="preserve">, a critical component of </w:t>
      </w:r>
      <w:r w:rsidR="004A244B">
        <w:t>data collection using tablets</w:t>
      </w:r>
      <w:r w:rsidR="00801428">
        <w:t xml:space="preserve">. </w:t>
      </w:r>
      <w:r w:rsidR="00980CA3">
        <w:t>This</w:t>
      </w:r>
      <w:r w:rsidR="008D7A23">
        <w:t xml:space="preserve"> </w:t>
      </w:r>
      <w:r w:rsidR="00FC0D9D">
        <w:t xml:space="preserve">CAPI </w:t>
      </w:r>
      <w:r w:rsidR="00E95D0E">
        <w:t xml:space="preserve">pretest </w:t>
      </w:r>
      <w:r w:rsidR="008D7A23">
        <w:t xml:space="preserve">will also </w:t>
      </w:r>
      <w:r w:rsidR="00E95D0E">
        <w:t xml:space="preserve">help </w:t>
      </w:r>
      <w:r w:rsidR="008D7A23">
        <w:t xml:space="preserve">ensure that </w:t>
      </w:r>
      <w:r w:rsidR="00502BC8">
        <w:t>F</w:t>
      </w:r>
      <w:r w:rsidR="00E95D0E">
        <w:t xml:space="preserve">ield </w:t>
      </w:r>
      <w:r w:rsidR="00502BC8">
        <w:t>S</w:t>
      </w:r>
      <w:r w:rsidR="008D7A23">
        <w:t xml:space="preserve">upervisors </w:t>
      </w:r>
      <w:r w:rsidR="00E95D0E">
        <w:t>can</w:t>
      </w:r>
      <w:r w:rsidR="008D7A23">
        <w:t xml:space="preserve"> provide the requisite te</w:t>
      </w:r>
      <w:r w:rsidR="00980CA3">
        <w:t>chnical support in the event of tablet or communication failure.</w:t>
      </w:r>
    </w:p>
    <w:p w14:paraId="5C41D911" w14:textId="05745C18" w:rsidR="00567E08" w:rsidRDefault="002943B7" w:rsidP="00A97106">
      <w:pPr>
        <w:pStyle w:val="BodyText1"/>
      </w:pPr>
      <w:r>
        <w:t xml:space="preserve">Using the </w:t>
      </w:r>
      <w:r w:rsidR="00FC0D9D">
        <w:t xml:space="preserve">CAPI </w:t>
      </w:r>
      <w:r w:rsidRPr="005B33B3">
        <w:t>Pretest Feedback Form</w:t>
      </w:r>
      <w:r w:rsidR="00D54FF6">
        <w:t xml:space="preserve">, </w:t>
      </w:r>
      <w:r w:rsidR="00502BC8">
        <w:t>I</w:t>
      </w:r>
      <w:r w:rsidR="00D54FF6">
        <w:t xml:space="preserve">nterviewers </w:t>
      </w:r>
      <w:r>
        <w:t>will</w:t>
      </w:r>
      <w:r w:rsidR="00D54FF6">
        <w:t xml:space="preserve"> </w:t>
      </w:r>
      <w:r w:rsidR="00CA0042">
        <w:t>list</w:t>
      </w:r>
      <w:r w:rsidR="00D54FF6">
        <w:t xml:space="preserve"> issues</w:t>
      </w:r>
      <w:r w:rsidR="00E95D0E">
        <w:t>,</w:t>
      </w:r>
      <w:r w:rsidR="00801428">
        <w:t xml:space="preserve"> problems</w:t>
      </w:r>
      <w:r w:rsidR="00E95D0E">
        <w:t>, and observations</w:t>
      </w:r>
      <w:r w:rsidR="00D54FF6">
        <w:t xml:space="preserve"> </w:t>
      </w:r>
      <w:r w:rsidR="00801428">
        <w:t xml:space="preserve">related to </w:t>
      </w:r>
      <w:r w:rsidR="00D54FF6">
        <w:t xml:space="preserve">programming, questions, </w:t>
      </w:r>
      <w:r w:rsidR="00A34795">
        <w:t xml:space="preserve">and </w:t>
      </w:r>
      <w:r w:rsidR="00D54FF6">
        <w:t xml:space="preserve">interface design of the program. </w:t>
      </w:r>
      <w:r w:rsidR="00801428">
        <w:t>The form will be filled in during the interview</w:t>
      </w:r>
      <w:r w:rsidR="00A34795">
        <w:t>,</w:t>
      </w:r>
      <w:r w:rsidR="00801428">
        <w:t xml:space="preserve"> if possible, or </w:t>
      </w:r>
      <w:r w:rsidR="003D16D1">
        <w:t>immediately</w:t>
      </w:r>
      <w:r w:rsidR="00801428">
        <w:t xml:space="preserve"> after the interview while the </w:t>
      </w:r>
      <w:r w:rsidR="00E95D0E">
        <w:t>issues</w:t>
      </w:r>
      <w:r w:rsidR="00801428">
        <w:t xml:space="preserve"> encountered are still fresh in the </w:t>
      </w:r>
      <w:r w:rsidR="008F1625">
        <w:t>I</w:t>
      </w:r>
      <w:r w:rsidR="00801428">
        <w:t xml:space="preserve">nterviewer’s mind. </w:t>
      </w:r>
    </w:p>
    <w:p w14:paraId="7AF25589" w14:textId="2E70B4C5" w:rsidR="00567E08" w:rsidRDefault="00567E08" w:rsidP="00A97106">
      <w:pPr>
        <w:pStyle w:val="BodyText1"/>
      </w:pPr>
      <w:r>
        <w:t xml:space="preserve">After </w:t>
      </w:r>
      <w:r w:rsidRPr="002118B9">
        <w:t xml:space="preserve">completing the interview, the </w:t>
      </w:r>
      <w:r w:rsidR="008F1625">
        <w:t>I</w:t>
      </w:r>
      <w:r>
        <w:t xml:space="preserve">nterviewer </w:t>
      </w:r>
      <w:r w:rsidRPr="002118B9">
        <w:t xml:space="preserve">should thank the respondent for generously contributing his or her time to the </w:t>
      </w:r>
      <w:r w:rsidR="00A453AA">
        <w:t xml:space="preserve">CAPI </w:t>
      </w:r>
      <w:r>
        <w:t>pretest</w:t>
      </w:r>
      <w:r w:rsidRPr="002118B9">
        <w:t>.</w:t>
      </w:r>
    </w:p>
    <w:p w14:paraId="736100F6" w14:textId="77777777" w:rsidR="006C60F5" w:rsidRPr="00980CA3" w:rsidRDefault="006C60F5" w:rsidP="008256CF">
      <w:pPr>
        <w:pStyle w:val="Heading2"/>
      </w:pPr>
      <w:bookmarkStart w:id="14" w:name="_Toc67922066"/>
      <w:r w:rsidRPr="00980CA3">
        <w:t>Step 4</w:t>
      </w:r>
      <w:r w:rsidR="00E231A7" w:rsidRPr="00980CA3">
        <w:t>:</w:t>
      </w:r>
      <w:r w:rsidR="001B5B43">
        <w:t xml:space="preserve"> </w:t>
      </w:r>
      <w:r w:rsidR="00192C25">
        <w:t>Hold a d</w:t>
      </w:r>
      <w:r w:rsidRPr="00980CA3">
        <w:t>ebriefing</w:t>
      </w:r>
      <w:r w:rsidR="001B5B43">
        <w:t xml:space="preserve"> on</w:t>
      </w:r>
      <w:r w:rsidRPr="00980CA3">
        <w:t xml:space="preserve"> issues encountered and possible </w:t>
      </w:r>
      <w:proofErr w:type="gramStart"/>
      <w:r w:rsidRPr="00980CA3">
        <w:t>solutions</w:t>
      </w:r>
      <w:bookmarkEnd w:id="14"/>
      <w:proofErr w:type="gramEnd"/>
    </w:p>
    <w:p w14:paraId="1D42A7F5" w14:textId="6D696F1D" w:rsidR="0058070D" w:rsidRDefault="001B5B43" w:rsidP="00A97106">
      <w:pPr>
        <w:pStyle w:val="BodyText1"/>
      </w:pPr>
      <w:r>
        <w:t>Based on the observations</w:t>
      </w:r>
      <w:r w:rsidR="00192C25">
        <w:t xml:space="preserve"> gained during the </w:t>
      </w:r>
      <w:r w:rsidR="00A453AA">
        <w:t xml:space="preserve">CAPI </w:t>
      </w:r>
      <w:r>
        <w:t xml:space="preserve">pretest, problems and errors encountered in the field with the </w:t>
      </w:r>
      <w:r w:rsidR="00112AE0">
        <w:t>data collection programs</w:t>
      </w:r>
      <w:r>
        <w:t xml:space="preserve"> or field procedures need to be resolved. </w:t>
      </w:r>
      <w:r w:rsidR="00F04BF6">
        <w:t xml:space="preserve">The </w:t>
      </w:r>
      <w:r w:rsidR="00F04BF6">
        <w:rPr>
          <w:rFonts w:cs="Arial"/>
        </w:rPr>
        <w:t>local survey implementing organization</w:t>
      </w:r>
      <w:r>
        <w:t xml:space="preserve"> will hold a </w:t>
      </w:r>
      <w:r w:rsidR="0058070D">
        <w:t xml:space="preserve">debriefing session with all </w:t>
      </w:r>
      <w:r>
        <w:t xml:space="preserve">field staff </w:t>
      </w:r>
      <w:r w:rsidR="008F1625">
        <w:t xml:space="preserve">who </w:t>
      </w:r>
      <w:r>
        <w:t xml:space="preserve">participated </w:t>
      </w:r>
      <w:r w:rsidR="0058070D">
        <w:t xml:space="preserve">in the </w:t>
      </w:r>
      <w:r w:rsidR="00A453AA">
        <w:t xml:space="preserve">CAPI </w:t>
      </w:r>
      <w:r w:rsidR="0058070D">
        <w:t>pretest</w:t>
      </w:r>
      <w:r>
        <w:t xml:space="preserve">. </w:t>
      </w:r>
      <w:r w:rsidR="0058070D" w:rsidRPr="0058070D">
        <w:t>The team should discuss and clarify issues regarding the questionnaires, manuals, survey procedures</w:t>
      </w:r>
      <w:r w:rsidR="0058070D">
        <w:t xml:space="preserve">, </w:t>
      </w:r>
      <w:r w:rsidR="00E74700">
        <w:t>questionnaire and tablet navigation</w:t>
      </w:r>
      <w:r w:rsidR="003D16D1">
        <w:t>,</w:t>
      </w:r>
      <w:r w:rsidR="00E74700">
        <w:t xml:space="preserve"> and data transfer issues</w:t>
      </w:r>
      <w:r w:rsidR="0058070D">
        <w:t xml:space="preserve">. </w:t>
      </w:r>
    </w:p>
    <w:p w14:paraId="11112DFC" w14:textId="46AAD2CB" w:rsidR="0058070D" w:rsidRDefault="0058070D" w:rsidP="00A97106">
      <w:pPr>
        <w:pStyle w:val="BodyText1"/>
      </w:pPr>
      <w:r>
        <w:lastRenderedPageBreak/>
        <w:t xml:space="preserve">To ensure an effective and efficient </w:t>
      </w:r>
      <w:r w:rsidR="00A453AA">
        <w:t xml:space="preserve">CAPI </w:t>
      </w:r>
      <w:r>
        <w:t xml:space="preserve">pretest debriefing session, all </w:t>
      </w:r>
      <w:r w:rsidR="00243D73">
        <w:t>F</w:t>
      </w:r>
      <w:r w:rsidR="00526C3B">
        <w:t xml:space="preserve">ield </w:t>
      </w:r>
      <w:r w:rsidR="00243D73">
        <w:t>C</w:t>
      </w:r>
      <w:r w:rsidR="00881E83">
        <w:t xml:space="preserve">oordinators </w:t>
      </w:r>
      <w:r w:rsidR="00192C25">
        <w:t>need to</w:t>
      </w:r>
      <w:r>
        <w:t xml:space="preserve"> review</w:t>
      </w:r>
      <w:r w:rsidR="00192C25">
        <w:t xml:space="preserve"> the team feedback forms</w:t>
      </w:r>
      <w:r>
        <w:t xml:space="preserve"> and consolidate </w:t>
      </w:r>
      <w:r w:rsidR="00192C25">
        <w:t>the information</w:t>
      </w:r>
      <w:r w:rsidR="00B21B69">
        <w:t xml:space="preserve"> ahead of time</w:t>
      </w:r>
      <w:r>
        <w:t xml:space="preserve">. </w:t>
      </w:r>
    </w:p>
    <w:p w14:paraId="203EC3C5" w14:textId="0BECE8A2" w:rsidR="00125C64" w:rsidRDefault="00125C64" w:rsidP="00A97106">
      <w:pPr>
        <w:pStyle w:val="BodyText1"/>
      </w:pPr>
      <w:r>
        <w:t xml:space="preserve">The </w:t>
      </w:r>
      <w:r w:rsidR="005A0BBA">
        <w:t>lead</w:t>
      </w:r>
      <w:r w:rsidR="00192C25">
        <w:t xml:space="preserve"> </w:t>
      </w:r>
      <w:r w:rsidR="00A453AA">
        <w:t xml:space="preserve">CAPI </w:t>
      </w:r>
      <w:r w:rsidR="00192C25">
        <w:t>pretest</w:t>
      </w:r>
      <w:r w:rsidR="005A0BBA">
        <w:t xml:space="preserve"> trainer will coordinate the </w:t>
      </w:r>
      <w:r>
        <w:t>debriefing sessio</w:t>
      </w:r>
      <w:r w:rsidR="005A0BBA">
        <w:t>n. A</w:t>
      </w:r>
      <w:r>
        <w:t xml:space="preserve"> notetaker will </w:t>
      </w:r>
      <w:r w:rsidR="005A0BBA">
        <w:t xml:space="preserve">be </w:t>
      </w:r>
      <w:r>
        <w:t xml:space="preserve">designated to compile </w:t>
      </w:r>
      <w:r w:rsidR="00192C25">
        <w:t>a list of the issues</w:t>
      </w:r>
      <w:r>
        <w:t xml:space="preserve"> discussed</w:t>
      </w:r>
      <w:r w:rsidR="005A0BBA">
        <w:t xml:space="preserve"> during the debriefing</w:t>
      </w:r>
      <w:r>
        <w:t xml:space="preserve">. </w:t>
      </w:r>
      <w:r w:rsidR="00E910EA">
        <w:t xml:space="preserve">The </w:t>
      </w:r>
      <w:r w:rsidR="00A453AA">
        <w:t xml:space="preserve">CAPI </w:t>
      </w:r>
      <w:r w:rsidR="00E910EA">
        <w:t xml:space="preserve">pretest team will discuss issues related to </w:t>
      </w:r>
      <w:r w:rsidR="00CE1ECF">
        <w:t xml:space="preserve">survey </w:t>
      </w:r>
      <w:r w:rsidR="00E910EA">
        <w:t>procedures and</w:t>
      </w:r>
      <w:r w:rsidR="00F04BF6">
        <w:t xml:space="preserve"> develop</w:t>
      </w:r>
      <w:r w:rsidR="00E910EA">
        <w:t xml:space="preserve"> ideas to minimize and eliminate these errors in future. </w:t>
      </w:r>
      <w:r w:rsidR="00AD3A25">
        <w:t>They</w:t>
      </w:r>
      <w:r w:rsidR="009B6802">
        <w:t xml:space="preserve"> </w:t>
      </w:r>
      <w:r w:rsidR="00C86A11">
        <w:t>will also</w:t>
      </w:r>
      <w:r w:rsidR="009B6802" w:rsidRPr="0058070D">
        <w:t xml:space="preserve"> discuss and clarify issues regarding the questionnaire</w:t>
      </w:r>
      <w:r w:rsidR="00C86A11">
        <w:t xml:space="preserve"> and</w:t>
      </w:r>
      <w:r w:rsidR="009B6802" w:rsidRPr="0058070D">
        <w:t xml:space="preserve"> manuals</w:t>
      </w:r>
      <w:r w:rsidR="009B6802">
        <w:t xml:space="preserve">. </w:t>
      </w:r>
      <w:r w:rsidR="00A86C5C">
        <w:t>F</w:t>
      </w:r>
      <w:r>
        <w:t>or issue</w:t>
      </w:r>
      <w:r w:rsidR="005A0BBA">
        <w:t>s</w:t>
      </w:r>
      <w:r>
        <w:t xml:space="preserve"> that require </w:t>
      </w:r>
      <w:r w:rsidR="005A0BBA">
        <w:t xml:space="preserve">changes in </w:t>
      </w:r>
      <w:r>
        <w:t>programming,</w:t>
      </w:r>
      <w:r w:rsidR="00F04BF6">
        <w:t xml:space="preserve"> including adjustments to the questionnaire,</w:t>
      </w:r>
      <w:r>
        <w:t xml:space="preserve"> the </w:t>
      </w:r>
      <w:r w:rsidR="00F04BF6">
        <w:rPr>
          <w:rFonts w:cs="Arial"/>
        </w:rPr>
        <w:t>local survey implementing organization</w:t>
      </w:r>
      <w:r>
        <w:t xml:space="preserve"> will note the nature of the issues and the proposed actions </w:t>
      </w:r>
      <w:r w:rsidR="005A0BBA">
        <w:t xml:space="preserve">to resolve the issues </w:t>
      </w:r>
      <w:r>
        <w:t xml:space="preserve">on a consolidated </w:t>
      </w:r>
      <w:r w:rsidR="003F6DAB">
        <w:t xml:space="preserve">CAPI </w:t>
      </w:r>
      <w:r w:rsidRPr="00757C36">
        <w:t xml:space="preserve">Pretest </w:t>
      </w:r>
      <w:r w:rsidR="002943B7" w:rsidRPr="00757C36">
        <w:t>Debriefing Report</w:t>
      </w:r>
      <w:r w:rsidRPr="00757C36">
        <w:t xml:space="preserve"> Form</w:t>
      </w:r>
      <w:r w:rsidR="00AE7D4B" w:rsidRPr="00546391">
        <w:rPr>
          <w:i/>
        </w:rPr>
        <w:t xml:space="preserve"> </w:t>
      </w:r>
      <w:r w:rsidR="002943B7">
        <w:t>(A</w:t>
      </w:r>
      <w:r w:rsidR="005B4AB7">
        <w:t>ppendix</w:t>
      </w:r>
      <w:r w:rsidR="002943B7">
        <w:t xml:space="preserve"> 2)</w:t>
      </w:r>
      <w:r w:rsidR="005A0BBA">
        <w:t xml:space="preserve">. </w:t>
      </w:r>
      <w:r w:rsidR="00567E08">
        <w:t>Note that the consolidated form will also contain observations made during classroom practice</w:t>
      </w:r>
      <w:r w:rsidR="48D83FD5">
        <w:t xml:space="preserve"> by Interviewers as described in Step 2</w:t>
      </w:r>
      <w:r w:rsidR="00567E08">
        <w:t xml:space="preserve">. </w:t>
      </w:r>
      <w:r w:rsidR="005A0BBA">
        <w:t xml:space="preserve">This form will be </w:t>
      </w:r>
      <w:r>
        <w:t>submit</w:t>
      </w:r>
      <w:r w:rsidR="005A0BBA">
        <w:t>ted</w:t>
      </w:r>
      <w:r>
        <w:t xml:space="preserve"> to </w:t>
      </w:r>
      <w:r w:rsidR="00F04BF6">
        <w:t>the survey contractor</w:t>
      </w:r>
      <w:r w:rsidR="005A0BBA">
        <w:t xml:space="preserve"> </w:t>
      </w:r>
      <w:r>
        <w:t xml:space="preserve">for </w:t>
      </w:r>
      <w:r w:rsidR="005A0BBA">
        <w:t xml:space="preserve">further </w:t>
      </w:r>
      <w:r>
        <w:t>review.</w:t>
      </w:r>
    </w:p>
    <w:p w14:paraId="52C1C8A4" w14:textId="1AA54900" w:rsidR="00125C64" w:rsidRPr="00546391" w:rsidRDefault="00125C64" w:rsidP="008256CF">
      <w:pPr>
        <w:pStyle w:val="Heading2"/>
      </w:pPr>
      <w:bookmarkStart w:id="15" w:name="_Toc67922067"/>
      <w:r w:rsidRPr="00546391">
        <w:t>Step 5</w:t>
      </w:r>
      <w:r w:rsidR="00E231A7" w:rsidRPr="00546391">
        <w:t>:</w:t>
      </w:r>
      <w:r w:rsidR="001B5B43">
        <w:t xml:space="preserve"> </w:t>
      </w:r>
      <w:r w:rsidR="00B45045" w:rsidRPr="00546391">
        <w:t>Revis</w:t>
      </w:r>
      <w:r w:rsidR="001B5B43">
        <w:t>e</w:t>
      </w:r>
      <w:r w:rsidR="00B45045" w:rsidRPr="00546391">
        <w:t xml:space="preserve"> </w:t>
      </w:r>
      <w:r w:rsidR="001B5B43">
        <w:t xml:space="preserve">the questionnaire and </w:t>
      </w:r>
      <w:r w:rsidR="00834C25">
        <w:t xml:space="preserve">CAPI </w:t>
      </w:r>
      <w:proofErr w:type="gramStart"/>
      <w:r w:rsidR="00B45045" w:rsidRPr="00546391">
        <w:t>program</w:t>
      </w:r>
      <w:bookmarkEnd w:id="15"/>
      <w:proofErr w:type="gramEnd"/>
    </w:p>
    <w:p w14:paraId="43F150B2" w14:textId="552AEB58" w:rsidR="002943B7" w:rsidRDefault="00AE7D4B" w:rsidP="00A97106">
      <w:pPr>
        <w:pStyle w:val="BodyText1"/>
      </w:pPr>
      <w:r>
        <w:t>The</w:t>
      </w:r>
      <w:r w:rsidR="00BF280B">
        <w:t xml:space="preserve"> </w:t>
      </w:r>
      <w:r w:rsidR="00F04BF6">
        <w:t>survey contractor</w:t>
      </w:r>
      <w:r>
        <w:t xml:space="preserve"> </w:t>
      </w:r>
      <w:r w:rsidR="00BF280B">
        <w:t>will review</w:t>
      </w:r>
      <w:r>
        <w:t xml:space="preserve"> </w:t>
      </w:r>
      <w:r w:rsidR="00A34795">
        <w:t xml:space="preserve">the </w:t>
      </w:r>
      <w:r w:rsidR="00A46B91">
        <w:t xml:space="preserve">CAPI </w:t>
      </w:r>
      <w:r w:rsidR="00A34795" w:rsidRPr="00757C36">
        <w:t>Pretest Debriefing Report Form</w:t>
      </w:r>
      <w:r w:rsidR="00A34795" w:rsidRPr="00546391">
        <w:rPr>
          <w:i/>
        </w:rPr>
        <w:t xml:space="preserve"> </w:t>
      </w:r>
      <w:r w:rsidR="00BF280B">
        <w:t>a</w:t>
      </w:r>
      <w:r w:rsidR="003B5980">
        <w:t xml:space="preserve">nd make </w:t>
      </w:r>
      <w:r w:rsidR="00AE0798">
        <w:t xml:space="preserve">any </w:t>
      </w:r>
      <w:r w:rsidR="003B5980">
        <w:t xml:space="preserve">necessary </w:t>
      </w:r>
      <w:r w:rsidR="001B5B43">
        <w:t xml:space="preserve">changes </w:t>
      </w:r>
      <w:r w:rsidR="003B5980">
        <w:t>to</w:t>
      </w:r>
      <w:r w:rsidR="00BF280B">
        <w:t xml:space="preserve"> the </w:t>
      </w:r>
      <w:r w:rsidR="008475A9">
        <w:t xml:space="preserve">questionnaire and </w:t>
      </w:r>
      <w:r w:rsidR="0070412E">
        <w:t xml:space="preserve">CAPI </w:t>
      </w:r>
      <w:r w:rsidR="008475A9">
        <w:t>program</w:t>
      </w:r>
      <w:r w:rsidR="009C37F4">
        <w:t>ming</w:t>
      </w:r>
      <w:r w:rsidR="00BF280B">
        <w:t xml:space="preserve">. </w:t>
      </w:r>
      <w:r w:rsidR="003B5980">
        <w:t xml:space="preserve">All revisions taken in response to </w:t>
      </w:r>
      <w:r w:rsidR="00546391">
        <w:t xml:space="preserve">the </w:t>
      </w:r>
      <w:r w:rsidR="00F04BF6">
        <w:rPr>
          <w:rFonts w:cs="Arial"/>
        </w:rPr>
        <w:t>local survey implementing organization’s</w:t>
      </w:r>
      <w:r w:rsidR="00546391">
        <w:t xml:space="preserve"> </w:t>
      </w:r>
      <w:r w:rsidR="003B5980">
        <w:t xml:space="preserve">feedback will be clearly documented in </w:t>
      </w:r>
      <w:r w:rsidR="00A61531">
        <w:t>C</w:t>
      </w:r>
      <w:r w:rsidR="003B5980">
        <w:t xml:space="preserve">olumn </w:t>
      </w:r>
      <w:r w:rsidR="001B66AB">
        <w:t>E</w:t>
      </w:r>
      <w:r w:rsidR="00A536C3">
        <w:t>,</w:t>
      </w:r>
      <w:r w:rsidR="00AE0798">
        <w:t xml:space="preserve"> </w:t>
      </w:r>
      <w:r w:rsidR="001B66AB">
        <w:t>Review by</w:t>
      </w:r>
      <w:r w:rsidR="00A536C3">
        <w:t xml:space="preserve"> Data </w:t>
      </w:r>
      <w:r w:rsidR="001B66AB">
        <w:t>Process</w:t>
      </w:r>
      <w:r w:rsidR="008E3F28">
        <w:t>ing Manager</w:t>
      </w:r>
      <w:r w:rsidR="003B5980">
        <w:t xml:space="preserve">. </w:t>
      </w:r>
    </w:p>
    <w:p w14:paraId="7DD5EB59" w14:textId="15084E1E" w:rsidR="001B5B43" w:rsidRDefault="002943B7" w:rsidP="00A97106">
      <w:pPr>
        <w:pStyle w:val="BodyText1"/>
      </w:pPr>
      <w:r>
        <w:t xml:space="preserve">It is important to document </w:t>
      </w:r>
      <w:r w:rsidR="00A536C3">
        <w:t xml:space="preserve">each </w:t>
      </w:r>
      <w:r>
        <w:t>update</w:t>
      </w:r>
      <w:r w:rsidR="00A536C3">
        <w:t xml:space="preserve"> and </w:t>
      </w:r>
      <w:r>
        <w:t xml:space="preserve">revision made to the </w:t>
      </w:r>
      <w:r w:rsidR="00192C25">
        <w:t xml:space="preserve">questionnaire and </w:t>
      </w:r>
      <w:r w:rsidR="00834C25">
        <w:t xml:space="preserve">the </w:t>
      </w:r>
      <w:r w:rsidR="001277F0">
        <w:t xml:space="preserve">CAPI </w:t>
      </w:r>
      <w:r w:rsidR="00192C25">
        <w:t>programming. S</w:t>
      </w:r>
      <w:r>
        <w:t>eemingly straightforward update</w:t>
      </w:r>
      <w:r w:rsidR="00192C25">
        <w:t>s</w:t>
      </w:r>
      <w:r>
        <w:t xml:space="preserve"> can </w:t>
      </w:r>
      <w:r w:rsidR="00192C25">
        <w:t>affect</w:t>
      </w:r>
      <w:r>
        <w:t xml:space="preserve"> other component</w:t>
      </w:r>
      <w:r w:rsidR="00A536C3">
        <w:t>s</w:t>
      </w:r>
      <w:r>
        <w:t xml:space="preserve"> </w:t>
      </w:r>
      <w:r w:rsidR="00192C25">
        <w:t>in the</w:t>
      </w:r>
      <w:r>
        <w:t xml:space="preserve"> </w:t>
      </w:r>
      <w:r w:rsidR="00561285">
        <w:t>CAPI</w:t>
      </w:r>
      <w:r w:rsidR="001277F0">
        <w:t xml:space="preserve"> </w:t>
      </w:r>
      <w:r>
        <w:t>progra</w:t>
      </w:r>
      <w:r w:rsidR="00A536C3">
        <w:t>m</w:t>
      </w:r>
      <w:r>
        <w:t>ming</w:t>
      </w:r>
      <w:r w:rsidR="00A536C3">
        <w:t xml:space="preserve">. Therefore, </w:t>
      </w:r>
      <w:r w:rsidR="00A536C3" w:rsidRPr="004B322D">
        <w:t xml:space="preserve">it underscores the </w:t>
      </w:r>
      <w:r w:rsidRPr="004B322D">
        <w:t xml:space="preserve">need to document </w:t>
      </w:r>
      <w:r w:rsidR="00A536C3" w:rsidRPr="004B322D">
        <w:t xml:space="preserve">any changes to the </w:t>
      </w:r>
      <w:r w:rsidR="00192C25" w:rsidRPr="004B322D">
        <w:t xml:space="preserve">questionnaire or </w:t>
      </w:r>
      <w:r w:rsidR="00A15E7F">
        <w:t xml:space="preserve">CAPI </w:t>
      </w:r>
      <w:r w:rsidR="00A536C3" w:rsidRPr="004B322D">
        <w:t>program</w:t>
      </w:r>
      <w:r w:rsidR="005066C3">
        <w:t>ming</w:t>
      </w:r>
      <w:r w:rsidR="00A536C3" w:rsidRPr="004B322D">
        <w:t xml:space="preserve"> </w:t>
      </w:r>
      <w:r w:rsidR="003448E4" w:rsidRPr="004B322D">
        <w:t xml:space="preserve">for </w:t>
      </w:r>
      <w:r w:rsidR="00A536C3" w:rsidRPr="004B322D">
        <w:t xml:space="preserve">easy </w:t>
      </w:r>
      <w:r w:rsidR="00192C25" w:rsidRPr="004B322D">
        <w:t>reference in case a</w:t>
      </w:r>
      <w:r w:rsidR="003448E4" w:rsidRPr="004B322D">
        <w:t xml:space="preserve"> program debugging</w:t>
      </w:r>
      <w:r w:rsidR="00192C25" w:rsidRPr="004B322D">
        <w:t xml:space="preserve"> is necessary</w:t>
      </w:r>
      <w:r w:rsidR="003448E4">
        <w:t xml:space="preserve">. </w:t>
      </w:r>
      <w:r w:rsidR="00A536C3">
        <w:t xml:space="preserve">The </w:t>
      </w:r>
      <w:r w:rsidR="004B322D">
        <w:t>survey contractor</w:t>
      </w:r>
      <w:r w:rsidR="00A536C3">
        <w:t xml:space="preserve"> will share the revised program and the questionnaire</w:t>
      </w:r>
      <w:r w:rsidR="002910E6">
        <w:t xml:space="preserve"> with the </w:t>
      </w:r>
      <w:r w:rsidR="004B322D">
        <w:rPr>
          <w:rFonts w:cs="Arial"/>
        </w:rPr>
        <w:t>local survey implementing organization</w:t>
      </w:r>
      <w:r w:rsidR="00A536C3">
        <w:t xml:space="preserve">. The </w:t>
      </w:r>
      <w:r w:rsidR="004B322D">
        <w:t>survey contractor</w:t>
      </w:r>
      <w:r w:rsidR="00FF73BD">
        <w:t xml:space="preserve"> will upload the revise</w:t>
      </w:r>
      <w:r w:rsidR="004B322D">
        <w:t>d</w:t>
      </w:r>
      <w:r w:rsidR="00FF73BD">
        <w:t xml:space="preserve"> program </w:t>
      </w:r>
      <w:r w:rsidR="00AE0798">
        <w:t xml:space="preserve">onto </w:t>
      </w:r>
      <w:r w:rsidR="00A536C3">
        <w:t>the</w:t>
      </w:r>
      <w:r w:rsidR="002910E6">
        <w:t xml:space="preserve"> tablets </w:t>
      </w:r>
      <w:r w:rsidR="00FF73BD">
        <w:t>be</w:t>
      </w:r>
      <w:r w:rsidR="00AD7101">
        <w:t>for</w:t>
      </w:r>
      <w:r w:rsidR="00FF73BD">
        <w:t>e</w:t>
      </w:r>
      <w:r w:rsidR="00AD7101">
        <w:t xml:space="preserve"> the </w:t>
      </w:r>
      <w:r w:rsidR="00A454CE">
        <w:t xml:space="preserve">interviewer </w:t>
      </w:r>
      <w:r w:rsidR="00AD7101">
        <w:t xml:space="preserve">training. </w:t>
      </w:r>
    </w:p>
    <w:p w14:paraId="3461D779" w14:textId="77777777" w:rsidR="00A97106" w:rsidRDefault="00A97106" w:rsidP="00E12414">
      <w:pPr>
        <w:pStyle w:val="DocumentDate"/>
        <w:spacing w:line="276" w:lineRule="auto"/>
        <w:jc w:val="center"/>
        <w:rPr>
          <w:sz w:val="28"/>
          <w:szCs w:val="28"/>
        </w:rPr>
        <w:sectPr w:rsidR="00A97106" w:rsidSect="00B95093">
          <w:pgSz w:w="12240" w:h="15840" w:code="1"/>
          <w:pgMar w:top="1440" w:right="1440" w:bottom="1440" w:left="1440" w:header="720" w:footer="720" w:gutter="0"/>
          <w:pgNumType w:start="1"/>
          <w:cols w:space="720"/>
          <w:docGrid w:linePitch="360"/>
        </w:sectPr>
      </w:pPr>
    </w:p>
    <w:p w14:paraId="76B42FC5" w14:textId="539CCB29" w:rsidR="00BA4880" w:rsidRPr="00BA4880" w:rsidRDefault="002A607B" w:rsidP="008256CF">
      <w:pPr>
        <w:pStyle w:val="Heading1"/>
        <w:ind w:left="0" w:firstLine="0"/>
        <w:jc w:val="center"/>
      </w:pPr>
      <w:bookmarkStart w:id="16" w:name="_Toc67922068"/>
      <w:r>
        <w:lastRenderedPageBreak/>
        <w:t xml:space="preserve">Appendix </w:t>
      </w:r>
      <w:r w:rsidR="00A97106" w:rsidRPr="00BA4880">
        <w:t>1</w:t>
      </w:r>
      <w:r w:rsidR="00AE43B2">
        <w:t>:</w:t>
      </w:r>
      <w:r w:rsidR="00AE43B2">
        <w:br w:type="textWrapping" w:clear="all"/>
      </w:r>
      <w:r w:rsidR="00CA5046">
        <w:t xml:space="preserve">CAPI </w:t>
      </w:r>
      <w:r w:rsidR="008256CF">
        <w:t>pretest feedback f</w:t>
      </w:r>
      <w:r w:rsidR="00A97106" w:rsidRPr="00BA4880">
        <w:t>orm</w:t>
      </w:r>
      <w:bookmarkEnd w:id="16"/>
    </w:p>
    <w:p w14:paraId="3CF2D8B6" w14:textId="77777777" w:rsidR="00E07619" w:rsidRDefault="00E07619" w:rsidP="00E12414">
      <w:pPr>
        <w:jc w:val="center"/>
        <w:rPr>
          <w:rFonts w:ascii="Gill Sans MT" w:hAnsi="Gill Sans MT"/>
          <w:b/>
          <w:sz w:val="32"/>
          <w:szCs w:val="32"/>
        </w:rPr>
        <w:sectPr w:rsidR="00E07619" w:rsidSect="00A97106">
          <w:footerReference w:type="first" r:id="rId22"/>
          <w:pgSz w:w="12240" w:h="15840" w:code="1"/>
          <w:pgMar w:top="1440" w:right="1440" w:bottom="1440" w:left="1440" w:header="720" w:footer="720" w:gutter="0"/>
          <w:cols w:space="720"/>
          <w:vAlign w:val="center"/>
          <w:titlePg/>
          <w:docGrid w:linePitch="360"/>
        </w:sectPr>
      </w:pPr>
    </w:p>
    <w:p w14:paraId="3BD1EF32" w14:textId="412AC2AE" w:rsidR="00BA4880" w:rsidRPr="008256CF" w:rsidRDefault="00CA5046" w:rsidP="00A97106">
      <w:pPr>
        <w:rPr>
          <w:rFonts w:ascii="Gill Sans MT" w:hAnsi="Gill Sans MT"/>
          <w:b/>
          <w:color w:val="387990"/>
          <w:sz w:val="32"/>
          <w:szCs w:val="32"/>
        </w:rPr>
      </w:pPr>
      <w:r>
        <w:rPr>
          <w:rFonts w:ascii="Gill Sans MT" w:hAnsi="Gill Sans MT"/>
          <w:b/>
          <w:color w:val="387990"/>
          <w:sz w:val="32"/>
          <w:szCs w:val="32"/>
        </w:rPr>
        <w:lastRenderedPageBreak/>
        <w:t xml:space="preserve">CAPI </w:t>
      </w:r>
      <w:r w:rsidR="00A97106" w:rsidRPr="008256CF">
        <w:rPr>
          <w:rFonts w:ascii="Gill Sans MT" w:hAnsi="Gill Sans MT"/>
          <w:b/>
          <w:color w:val="387990"/>
          <w:sz w:val="32"/>
          <w:szCs w:val="32"/>
        </w:rPr>
        <w:t xml:space="preserve">Pretest Feedback Form </w:t>
      </w:r>
    </w:p>
    <w:p w14:paraId="22A2DBEC"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0E360A9" w14:textId="207B5E6F" w:rsid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A</w:t>
      </w:r>
      <w:r w:rsidR="00C145B5">
        <w:rPr>
          <w:rFonts w:ascii="Gill Sans MT" w:hAnsi="Gill Sans MT"/>
        </w:rPr>
        <w:t>)</w:t>
      </w:r>
      <w:r w:rsidR="00FF73BD">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56DCF5E4" w14:textId="37E29E45" w:rsidR="00FF73BD" w:rsidRPr="00FF73BD"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00480580">
        <w:rPr>
          <w:rFonts w:ascii="Gill Sans MT" w:hAnsi="Gill Sans MT"/>
        </w:rPr>
        <w:t>B</w:t>
      </w:r>
      <w:r w:rsidR="00C145B5">
        <w:rPr>
          <w:rFonts w:ascii="Gill Sans MT" w:hAnsi="Gill Sans MT"/>
        </w:rPr>
        <w:t>)</w:t>
      </w:r>
      <w:r w:rsidR="00FF73BD">
        <w:rPr>
          <w:rFonts w:ascii="Gill Sans MT" w:hAnsi="Gill Sans MT"/>
        </w:rPr>
        <w:t>,</w:t>
      </w:r>
      <w:r w:rsidRPr="00BA4880">
        <w:rPr>
          <w:rFonts w:ascii="Gill Sans MT" w:hAnsi="Gill Sans MT"/>
        </w:rPr>
        <w:t xml:space="preserve"> enter the </w:t>
      </w:r>
      <w:r>
        <w:rPr>
          <w:rFonts w:ascii="Gill Sans MT" w:hAnsi="Gill Sans MT"/>
        </w:rPr>
        <w:t>question number</w:t>
      </w:r>
      <w:r w:rsidR="00FF73BD" w:rsidRPr="00BA4880">
        <w:rPr>
          <w:rFonts w:ascii="Gill Sans MT" w:hAnsi="Gill Sans MT"/>
        </w:rPr>
        <w:t xml:space="preserve">. </w:t>
      </w:r>
    </w:p>
    <w:p w14:paraId="6E6402E7" w14:textId="0BDE7DA8" w:rsidR="00BA4880" w:rsidRP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sidR="00C145B5">
        <w:rPr>
          <w:rFonts w:ascii="Gill Sans MT" w:hAnsi="Gill Sans MT"/>
        </w:rPr>
        <w:t>(</w:t>
      </w:r>
      <w:r w:rsidR="00480580">
        <w:rPr>
          <w:rFonts w:ascii="Gill Sans MT" w:hAnsi="Gill Sans MT"/>
        </w:rPr>
        <w:t>C</w:t>
      </w:r>
      <w:r w:rsidR="00C145B5">
        <w:rPr>
          <w:rFonts w:ascii="Gill Sans MT" w:hAnsi="Gill Sans MT"/>
        </w:rPr>
        <w:t>)</w:t>
      </w:r>
      <w:r w:rsidR="00BA4880">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00BA4880" w:rsidRPr="00BA4880">
        <w:rPr>
          <w:rFonts w:ascii="Gill Sans MT" w:hAnsi="Gill Sans MT"/>
        </w:rPr>
        <w:t xml:space="preserve">. </w:t>
      </w:r>
    </w:p>
    <w:p w14:paraId="44734274" w14:textId="77777777" w:rsidR="00FF73BD" w:rsidRPr="00BA4880" w:rsidRDefault="00A97106" w:rsidP="00E12414">
      <w:pPr>
        <w:pStyle w:val="ListParagraph"/>
        <w:spacing w:after="0"/>
        <w:rPr>
          <w:rFonts w:ascii="Gill Sans MT" w:hAnsi="Gill Sans MT"/>
        </w:rPr>
      </w:pPr>
      <w:r w:rsidRPr="00BA4880">
        <w:rPr>
          <w:rFonts w:ascii="Gill Sans MT" w:hAnsi="Gill Sans MT"/>
          <w:b/>
        </w:rPr>
        <w:t>Note:</w:t>
      </w:r>
      <w:r w:rsidR="00BA4880" w:rsidRPr="00BA4880">
        <w:rPr>
          <w:rFonts w:ascii="Gill Sans MT" w:hAnsi="Gill Sans MT"/>
        </w:rPr>
        <w:t xml:space="preserve"> </w:t>
      </w:r>
      <w:r w:rsidR="009E27C2">
        <w:rPr>
          <w:rFonts w:ascii="Gill Sans MT" w:hAnsi="Gill Sans MT"/>
        </w:rPr>
        <w:t>O</w:t>
      </w:r>
      <w:r>
        <w:rPr>
          <w:rFonts w:ascii="Gill Sans MT" w:hAnsi="Gill Sans MT"/>
        </w:rPr>
        <w:t>bservations may include errors ass</w:t>
      </w:r>
      <w:r w:rsidRPr="00BA4880">
        <w:rPr>
          <w:rFonts w:ascii="Gill Sans MT" w:hAnsi="Gill Sans MT"/>
        </w:rPr>
        <w:t>ociated with programming, language, navigation, interface, skips, question number, spelling, instructions, data transfer, result codes</w:t>
      </w:r>
      <w:r>
        <w:rPr>
          <w:rFonts w:ascii="Gill Sans MT" w:hAnsi="Gill Sans MT"/>
        </w:rPr>
        <w:t>, and any other issues with question and instruction comprehension</w:t>
      </w:r>
      <w:r w:rsidR="00BA4880" w:rsidRPr="00BA4880">
        <w:rPr>
          <w:rFonts w:ascii="Gill Sans MT" w:hAnsi="Gill Sans MT"/>
        </w:rPr>
        <w:t xml:space="preserve">. </w:t>
      </w:r>
    </w:p>
    <w:p w14:paraId="7AE270EB" w14:textId="612DD9CC" w:rsidR="00BA4880" w:rsidRPr="00A97106" w:rsidRDefault="00A97106" w:rsidP="00196658">
      <w:pPr>
        <w:pStyle w:val="ListParagraph"/>
        <w:numPr>
          <w:ilvl w:val="0"/>
          <w:numId w:val="20"/>
        </w:numPr>
        <w:spacing w:after="0"/>
        <w:contextualSpacing w:val="0"/>
        <w:rPr>
          <w:sz w:val="24"/>
          <w:szCs w:val="24"/>
        </w:rPr>
      </w:pPr>
      <w:r>
        <w:rPr>
          <w:rFonts w:ascii="Gill Sans MT" w:hAnsi="Gill Sans MT"/>
        </w:rPr>
        <w:t>When reporting</w:t>
      </w:r>
      <w:r w:rsidRPr="00BA4880">
        <w:rPr>
          <w:rFonts w:ascii="Gill Sans MT" w:hAnsi="Gill Sans MT"/>
        </w:rPr>
        <w:t xml:space="preserve"> errors</w:t>
      </w:r>
      <w:r w:rsidR="00E40A59">
        <w:rPr>
          <w:rFonts w:ascii="Gill Sans MT" w:hAnsi="Gill Sans MT"/>
        </w:rPr>
        <w:t xml:space="preserve"> </w:t>
      </w:r>
      <w:r w:rsidRPr="00BA4880">
        <w:rPr>
          <w:rFonts w:ascii="Gill Sans MT" w:hAnsi="Gill Sans MT"/>
        </w:rPr>
        <w:t>related to data transfer</w:t>
      </w:r>
      <w:r>
        <w:rPr>
          <w:rFonts w:ascii="Gill Sans MT" w:hAnsi="Gill Sans MT"/>
        </w:rPr>
        <w:t xml:space="preserve"> or</w:t>
      </w:r>
      <w:r w:rsidRPr="00BA4880">
        <w:rPr>
          <w:rFonts w:ascii="Gill Sans MT" w:hAnsi="Gill Sans MT"/>
        </w:rPr>
        <w:t xml:space="preserve"> communication</w:t>
      </w:r>
      <w:r w:rsidR="00E40A59" w:rsidRPr="00E40A59">
        <w:rPr>
          <w:rFonts w:ascii="Gill Sans MT" w:hAnsi="Gill Sans MT"/>
        </w:rPr>
        <w:t xml:space="preserve"> </w:t>
      </w:r>
      <w:r w:rsidR="009E27C2">
        <w:rPr>
          <w:rFonts w:ascii="Gill Sans MT" w:hAnsi="Gill Sans MT"/>
        </w:rPr>
        <w:t>in C</w:t>
      </w:r>
      <w:r>
        <w:rPr>
          <w:rFonts w:ascii="Gill Sans MT" w:hAnsi="Gill Sans MT"/>
        </w:rPr>
        <w:t>olumn (</w:t>
      </w:r>
      <w:r w:rsidR="00612F34">
        <w:rPr>
          <w:rFonts w:ascii="Gill Sans MT" w:hAnsi="Gill Sans MT"/>
        </w:rPr>
        <w:t>C</w:t>
      </w:r>
      <w:r>
        <w:rPr>
          <w:rFonts w:ascii="Gill Sans MT" w:hAnsi="Gill Sans MT"/>
        </w:rPr>
        <w:t>),</w:t>
      </w:r>
      <w:r w:rsidR="00E40A59" w:rsidRPr="00E40A59">
        <w:rPr>
          <w:rFonts w:ascii="Gill Sans MT" w:hAnsi="Gill Sans MT"/>
        </w:rPr>
        <w:t xml:space="preserve"> </w:t>
      </w:r>
      <w:r w:rsidR="009E27C2">
        <w:rPr>
          <w:rFonts w:ascii="Gill Sans MT" w:hAnsi="Gill Sans MT"/>
        </w:rPr>
        <w:t>C</w:t>
      </w:r>
      <w:r>
        <w:rPr>
          <w:rFonts w:ascii="Gill Sans MT" w:hAnsi="Gill Sans MT"/>
        </w:rPr>
        <w:t>olumns (</w:t>
      </w:r>
      <w:r w:rsidR="00612F34">
        <w:rPr>
          <w:rFonts w:ascii="Gill Sans MT" w:hAnsi="Gill Sans MT"/>
        </w:rPr>
        <w:t>A</w:t>
      </w:r>
      <w:r>
        <w:rPr>
          <w:rFonts w:ascii="Gill Sans MT" w:hAnsi="Gill Sans MT"/>
        </w:rPr>
        <w:t>) and</w:t>
      </w:r>
      <w:r w:rsidR="00E40A59" w:rsidRPr="00BA4880">
        <w:rPr>
          <w:rFonts w:ascii="Gill Sans MT" w:hAnsi="Gill Sans MT"/>
        </w:rPr>
        <w:t xml:space="preserve"> </w:t>
      </w:r>
      <w:r w:rsidR="00E40A59">
        <w:rPr>
          <w:rFonts w:ascii="Gill Sans MT" w:hAnsi="Gill Sans MT"/>
        </w:rPr>
        <w:t>(</w:t>
      </w:r>
      <w:r w:rsidR="00E85899">
        <w:rPr>
          <w:rFonts w:ascii="Gill Sans MT" w:hAnsi="Gill Sans MT"/>
        </w:rPr>
        <w:t>B</w:t>
      </w:r>
      <w:r w:rsidR="00E40A59">
        <w:rPr>
          <w:rFonts w:ascii="Gill Sans MT" w:hAnsi="Gill Sans MT"/>
        </w:rPr>
        <w:t>)</w:t>
      </w:r>
      <w:r w:rsidR="00E40A59" w:rsidRPr="00BA4880">
        <w:rPr>
          <w:rFonts w:ascii="Gill Sans MT" w:hAnsi="Gill Sans MT"/>
        </w:rPr>
        <w:t xml:space="preserve"> </w:t>
      </w:r>
      <w:r>
        <w:rPr>
          <w:rFonts w:ascii="Gill Sans MT" w:hAnsi="Gill Sans MT"/>
        </w:rPr>
        <w:t>should be left blank.</w:t>
      </w:r>
    </w:p>
    <w:p w14:paraId="0FB78278" w14:textId="77777777" w:rsidR="00A97106" w:rsidRPr="0041755F" w:rsidRDefault="00A97106" w:rsidP="00A97106">
      <w:pPr>
        <w:pStyle w:val="ListParagraph"/>
        <w:spacing w:after="0"/>
        <w:contextualSpacing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30"/>
        <w:gridCol w:w="9337"/>
      </w:tblGrid>
      <w:tr w:rsidR="0074009E" w:rsidRPr="00A97106" w14:paraId="251E5AC7" w14:textId="77777777" w:rsidTr="008256CF">
        <w:tc>
          <w:tcPr>
            <w:tcW w:w="1458" w:type="dxa"/>
            <w:shd w:val="clear" w:color="auto" w:fill="387990"/>
          </w:tcPr>
          <w:p w14:paraId="5D951C72" w14:textId="77777777" w:rsidR="0074009E" w:rsidRPr="00A97106" w:rsidRDefault="00A97106"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 </w:t>
            </w:r>
            <w:r w:rsidR="0074009E" w:rsidRPr="00A97106">
              <w:rPr>
                <w:rFonts w:ascii="Gill Sans MT" w:eastAsia="SimSun" w:hAnsi="Gill Sans MT"/>
                <w:b/>
                <w:color w:val="FFFFFF"/>
                <w:sz w:val="20"/>
                <w:szCs w:val="20"/>
              </w:rPr>
              <w:t>(A)</w:t>
            </w:r>
          </w:p>
          <w:p w14:paraId="696D75E7"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Module Number</w:t>
            </w:r>
          </w:p>
        </w:tc>
        <w:tc>
          <w:tcPr>
            <w:tcW w:w="1530" w:type="dxa"/>
            <w:shd w:val="clear" w:color="auto" w:fill="387990"/>
          </w:tcPr>
          <w:p w14:paraId="0AC4FE52"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(B)</w:t>
            </w:r>
          </w:p>
          <w:p w14:paraId="64AC3A59" w14:textId="77777777"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Question Number</w:t>
            </w:r>
          </w:p>
        </w:tc>
        <w:tc>
          <w:tcPr>
            <w:tcW w:w="9337" w:type="dxa"/>
            <w:shd w:val="clear" w:color="auto" w:fill="387990"/>
          </w:tcPr>
          <w:p w14:paraId="4863200B" w14:textId="7070F2A2" w:rsidR="0074009E"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(C)</w:t>
            </w:r>
          </w:p>
          <w:p w14:paraId="381922AB" w14:textId="77777777" w:rsidR="00262AE6" w:rsidRPr="00A97106" w:rsidRDefault="00262AE6" w:rsidP="00A97106">
            <w:pPr>
              <w:spacing w:after="0"/>
              <w:rPr>
                <w:rFonts w:ascii="Gill Sans MT" w:eastAsia="SimSun" w:hAnsi="Gill Sans MT"/>
                <w:b/>
                <w:color w:val="FFFFFF"/>
                <w:sz w:val="20"/>
                <w:szCs w:val="20"/>
              </w:rPr>
            </w:pPr>
          </w:p>
          <w:p w14:paraId="1FC39945" w14:textId="289263D6" w:rsidR="0074009E" w:rsidRPr="00A97106" w:rsidRDefault="0074009E" w:rsidP="00262AE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Observations </w:t>
            </w:r>
          </w:p>
        </w:tc>
      </w:tr>
      <w:tr w:rsidR="0074009E" w:rsidRPr="00A97106" w14:paraId="0562CB0E" w14:textId="77777777" w:rsidTr="00A97106">
        <w:tc>
          <w:tcPr>
            <w:tcW w:w="1458" w:type="dxa"/>
            <w:shd w:val="clear" w:color="auto" w:fill="auto"/>
          </w:tcPr>
          <w:p w14:paraId="34CE0A4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2EBF3C5"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98A12B" w14:textId="77777777" w:rsidR="0074009E" w:rsidRPr="00A97106" w:rsidRDefault="0074009E" w:rsidP="00A97106">
            <w:pPr>
              <w:spacing w:after="0"/>
              <w:rPr>
                <w:rFonts w:ascii="Gill Sans MT" w:eastAsia="SimSun" w:hAnsi="Gill Sans MT"/>
                <w:sz w:val="20"/>
                <w:szCs w:val="20"/>
              </w:rPr>
            </w:pPr>
          </w:p>
        </w:tc>
      </w:tr>
      <w:tr w:rsidR="0074009E" w:rsidRPr="00A97106" w14:paraId="2946DB82" w14:textId="77777777" w:rsidTr="00A97106">
        <w:tc>
          <w:tcPr>
            <w:tcW w:w="1458" w:type="dxa"/>
            <w:shd w:val="clear" w:color="auto" w:fill="auto"/>
          </w:tcPr>
          <w:p w14:paraId="5997CC1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10FFD37"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99379" w14:textId="77777777" w:rsidR="0074009E" w:rsidRPr="00A97106" w:rsidRDefault="0074009E" w:rsidP="00A97106">
            <w:pPr>
              <w:spacing w:after="0"/>
              <w:rPr>
                <w:rFonts w:ascii="Gill Sans MT" w:eastAsia="SimSun" w:hAnsi="Gill Sans MT"/>
                <w:sz w:val="20"/>
                <w:szCs w:val="20"/>
              </w:rPr>
            </w:pPr>
          </w:p>
        </w:tc>
      </w:tr>
      <w:tr w:rsidR="0074009E" w:rsidRPr="00A97106" w14:paraId="3FE9F23F" w14:textId="77777777" w:rsidTr="00A97106">
        <w:tc>
          <w:tcPr>
            <w:tcW w:w="1458" w:type="dxa"/>
            <w:shd w:val="clear" w:color="auto" w:fill="auto"/>
          </w:tcPr>
          <w:p w14:paraId="1F72F64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08CE6F9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1CDCEAD" w14:textId="77777777" w:rsidR="0074009E" w:rsidRPr="00A97106" w:rsidRDefault="0074009E" w:rsidP="00A97106">
            <w:pPr>
              <w:spacing w:after="0"/>
              <w:rPr>
                <w:rFonts w:ascii="Gill Sans MT" w:eastAsia="SimSun" w:hAnsi="Gill Sans MT"/>
                <w:sz w:val="20"/>
                <w:szCs w:val="20"/>
              </w:rPr>
            </w:pPr>
          </w:p>
        </w:tc>
      </w:tr>
      <w:tr w:rsidR="0074009E" w:rsidRPr="00A97106" w14:paraId="6BB9E253" w14:textId="77777777" w:rsidTr="00A97106">
        <w:tc>
          <w:tcPr>
            <w:tcW w:w="1458" w:type="dxa"/>
            <w:shd w:val="clear" w:color="auto" w:fill="auto"/>
          </w:tcPr>
          <w:p w14:paraId="23DE52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2E562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07547A01" w14:textId="77777777" w:rsidR="0074009E" w:rsidRPr="00A97106" w:rsidRDefault="0074009E" w:rsidP="00A97106">
            <w:pPr>
              <w:spacing w:after="0"/>
              <w:rPr>
                <w:rFonts w:ascii="Gill Sans MT" w:eastAsia="SimSun" w:hAnsi="Gill Sans MT"/>
                <w:sz w:val="20"/>
                <w:szCs w:val="20"/>
              </w:rPr>
            </w:pPr>
          </w:p>
        </w:tc>
      </w:tr>
      <w:tr w:rsidR="0074009E" w:rsidRPr="00A97106" w14:paraId="5043CB0F" w14:textId="77777777" w:rsidTr="00A97106">
        <w:tc>
          <w:tcPr>
            <w:tcW w:w="1458" w:type="dxa"/>
            <w:shd w:val="clear" w:color="auto" w:fill="auto"/>
          </w:tcPr>
          <w:p w14:paraId="07459315"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6537F28F"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DFB9E20" w14:textId="77777777" w:rsidR="0074009E" w:rsidRPr="00A97106" w:rsidRDefault="0074009E" w:rsidP="00A97106">
            <w:pPr>
              <w:spacing w:after="0"/>
              <w:rPr>
                <w:rFonts w:ascii="Gill Sans MT" w:eastAsia="SimSun" w:hAnsi="Gill Sans MT"/>
                <w:sz w:val="20"/>
                <w:szCs w:val="20"/>
              </w:rPr>
            </w:pPr>
          </w:p>
        </w:tc>
      </w:tr>
      <w:tr w:rsidR="0074009E" w:rsidRPr="00A97106" w14:paraId="70DF9E56" w14:textId="77777777" w:rsidTr="00A97106">
        <w:tc>
          <w:tcPr>
            <w:tcW w:w="1458" w:type="dxa"/>
            <w:shd w:val="clear" w:color="auto" w:fill="auto"/>
          </w:tcPr>
          <w:p w14:paraId="44E871B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44A5D23"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738610EB" w14:textId="77777777" w:rsidR="0074009E" w:rsidRPr="00A97106" w:rsidRDefault="0074009E" w:rsidP="00A97106">
            <w:pPr>
              <w:spacing w:after="0"/>
              <w:rPr>
                <w:rFonts w:ascii="Gill Sans MT" w:eastAsia="SimSun" w:hAnsi="Gill Sans MT"/>
                <w:sz w:val="20"/>
                <w:szCs w:val="20"/>
              </w:rPr>
            </w:pPr>
          </w:p>
        </w:tc>
      </w:tr>
      <w:tr w:rsidR="0074009E" w:rsidRPr="00A97106" w14:paraId="637805D2" w14:textId="77777777" w:rsidTr="00A97106">
        <w:tc>
          <w:tcPr>
            <w:tcW w:w="1458" w:type="dxa"/>
            <w:shd w:val="clear" w:color="auto" w:fill="auto"/>
          </w:tcPr>
          <w:p w14:paraId="463F29E8"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3B7B4B8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A0FF5F2" w14:textId="77777777" w:rsidR="0074009E" w:rsidRPr="00A97106" w:rsidRDefault="0074009E" w:rsidP="00A97106">
            <w:pPr>
              <w:spacing w:after="0"/>
              <w:rPr>
                <w:rFonts w:ascii="Gill Sans MT" w:eastAsia="SimSun" w:hAnsi="Gill Sans MT"/>
                <w:sz w:val="20"/>
                <w:szCs w:val="20"/>
              </w:rPr>
            </w:pPr>
          </w:p>
        </w:tc>
      </w:tr>
      <w:tr w:rsidR="0074009E" w:rsidRPr="00A97106" w14:paraId="5630AD66" w14:textId="77777777" w:rsidTr="00A97106">
        <w:tc>
          <w:tcPr>
            <w:tcW w:w="1458" w:type="dxa"/>
            <w:shd w:val="clear" w:color="auto" w:fill="auto"/>
          </w:tcPr>
          <w:p w14:paraId="61829076"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BA226A1"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7AD93B2" w14:textId="77777777" w:rsidR="0074009E" w:rsidRPr="00A97106" w:rsidRDefault="0074009E" w:rsidP="00A97106">
            <w:pPr>
              <w:spacing w:after="0"/>
              <w:rPr>
                <w:rFonts w:ascii="Gill Sans MT" w:eastAsia="SimSun" w:hAnsi="Gill Sans MT"/>
                <w:sz w:val="20"/>
                <w:szCs w:val="20"/>
              </w:rPr>
            </w:pPr>
          </w:p>
        </w:tc>
      </w:tr>
      <w:tr w:rsidR="0074009E" w:rsidRPr="00A97106" w14:paraId="0DE4B5B7" w14:textId="77777777" w:rsidTr="00A97106">
        <w:tc>
          <w:tcPr>
            <w:tcW w:w="1458" w:type="dxa"/>
            <w:shd w:val="clear" w:color="auto" w:fill="auto"/>
          </w:tcPr>
          <w:p w14:paraId="66204FF1"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2DBF0D7D"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6B62F1B3" w14:textId="77777777" w:rsidR="0074009E" w:rsidRPr="00A97106" w:rsidRDefault="0074009E" w:rsidP="00A97106">
            <w:pPr>
              <w:spacing w:after="0"/>
              <w:rPr>
                <w:rFonts w:ascii="Gill Sans MT" w:eastAsia="SimSun" w:hAnsi="Gill Sans MT"/>
                <w:sz w:val="20"/>
                <w:szCs w:val="20"/>
              </w:rPr>
            </w:pPr>
          </w:p>
        </w:tc>
      </w:tr>
      <w:tr w:rsidR="0074009E" w:rsidRPr="00A97106" w14:paraId="02F2C34E" w14:textId="77777777" w:rsidTr="00A97106">
        <w:tc>
          <w:tcPr>
            <w:tcW w:w="1458" w:type="dxa"/>
            <w:shd w:val="clear" w:color="auto" w:fill="auto"/>
          </w:tcPr>
          <w:p w14:paraId="680A4E5D"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19219836"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296FEF7D" w14:textId="77777777" w:rsidR="0074009E" w:rsidRPr="00A97106" w:rsidRDefault="0074009E" w:rsidP="00A97106">
            <w:pPr>
              <w:spacing w:after="0"/>
              <w:rPr>
                <w:rFonts w:ascii="Gill Sans MT" w:eastAsia="SimSun" w:hAnsi="Gill Sans MT"/>
                <w:sz w:val="20"/>
                <w:szCs w:val="20"/>
              </w:rPr>
            </w:pPr>
          </w:p>
        </w:tc>
      </w:tr>
      <w:tr w:rsidR="0074009E" w:rsidRPr="00A97106" w14:paraId="7194DBDC" w14:textId="77777777" w:rsidTr="00A97106">
        <w:tc>
          <w:tcPr>
            <w:tcW w:w="1458" w:type="dxa"/>
            <w:shd w:val="clear" w:color="auto" w:fill="auto"/>
          </w:tcPr>
          <w:p w14:paraId="769D0D3C"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54CD245A"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1231BE67" w14:textId="77777777" w:rsidR="0074009E" w:rsidRPr="00A97106" w:rsidRDefault="0074009E" w:rsidP="00A97106">
            <w:pPr>
              <w:spacing w:after="0"/>
              <w:rPr>
                <w:rFonts w:ascii="Gill Sans MT" w:eastAsia="SimSun" w:hAnsi="Gill Sans MT"/>
                <w:sz w:val="20"/>
                <w:szCs w:val="20"/>
              </w:rPr>
            </w:pPr>
          </w:p>
        </w:tc>
      </w:tr>
      <w:tr w:rsidR="0074009E" w:rsidRPr="00A97106" w14:paraId="36FEB5B0" w14:textId="77777777" w:rsidTr="00A97106">
        <w:tc>
          <w:tcPr>
            <w:tcW w:w="1458" w:type="dxa"/>
            <w:shd w:val="clear" w:color="auto" w:fill="auto"/>
          </w:tcPr>
          <w:p w14:paraId="30D7AA69" w14:textId="77777777" w:rsidR="0074009E" w:rsidRPr="00A97106" w:rsidRDefault="0074009E" w:rsidP="00A97106">
            <w:pPr>
              <w:spacing w:after="0"/>
              <w:rPr>
                <w:rFonts w:ascii="Gill Sans MT" w:eastAsia="SimSun" w:hAnsi="Gill Sans MT"/>
                <w:sz w:val="20"/>
                <w:szCs w:val="20"/>
              </w:rPr>
            </w:pPr>
          </w:p>
        </w:tc>
        <w:tc>
          <w:tcPr>
            <w:tcW w:w="1530" w:type="dxa"/>
            <w:shd w:val="clear" w:color="auto" w:fill="auto"/>
          </w:tcPr>
          <w:p w14:paraId="7196D064" w14:textId="77777777" w:rsidR="0074009E" w:rsidRPr="00A97106" w:rsidRDefault="0074009E" w:rsidP="00A97106">
            <w:pPr>
              <w:spacing w:after="0"/>
              <w:rPr>
                <w:rFonts w:ascii="Gill Sans MT" w:eastAsia="SimSun" w:hAnsi="Gill Sans MT"/>
                <w:sz w:val="20"/>
                <w:szCs w:val="20"/>
              </w:rPr>
            </w:pPr>
          </w:p>
        </w:tc>
        <w:tc>
          <w:tcPr>
            <w:tcW w:w="9337" w:type="dxa"/>
            <w:shd w:val="clear" w:color="auto" w:fill="auto"/>
          </w:tcPr>
          <w:p w14:paraId="34FF1C98" w14:textId="77777777" w:rsidR="0074009E" w:rsidRPr="00A97106" w:rsidRDefault="0074009E" w:rsidP="00A97106">
            <w:pPr>
              <w:spacing w:after="0"/>
              <w:rPr>
                <w:rFonts w:ascii="Gill Sans MT" w:eastAsia="SimSun" w:hAnsi="Gill Sans MT"/>
                <w:sz w:val="20"/>
                <w:szCs w:val="20"/>
              </w:rPr>
            </w:pPr>
          </w:p>
        </w:tc>
      </w:tr>
    </w:tbl>
    <w:p w14:paraId="6D072C0D" w14:textId="77777777" w:rsidR="0041755F" w:rsidRDefault="0041755F" w:rsidP="00E12414">
      <w:pPr>
        <w:jc w:val="center"/>
        <w:rPr>
          <w:rFonts w:ascii="Gill Sans MT" w:hAnsi="Gill Sans MT"/>
          <w:b/>
          <w:sz w:val="32"/>
          <w:szCs w:val="32"/>
        </w:rPr>
        <w:sectPr w:rsidR="0041755F" w:rsidSect="008256CF">
          <w:footerReference w:type="default" r:id="rId23"/>
          <w:pgSz w:w="15840" w:h="12240" w:orient="landscape" w:code="1"/>
          <w:pgMar w:top="1440" w:right="1440" w:bottom="1440" w:left="1440" w:header="720" w:footer="720" w:gutter="0"/>
          <w:cols w:space="720"/>
          <w:docGrid w:linePitch="360"/>
        </w:sectPr>
      </w:pPr>
    </w:p>
    <w:p w14:paraId="48C1D695" w14:textId="7C54D62F" w:rsidR="00BA4880" w:rsidRPr="00BA4880" w:rsidRDefault="00A16CCD" w:rsidP="008256CF">
      <w:pPr>
        <w:pStyle w:val="Heading1"/>
        <w:ind w:left="0" w:firstLine="0"/>
        <w:jc w:val="center"/>
      </w:pPr>
      <w:bookmarkStart w:id="17" w:name="_Toc67922069"/>
      <w:r>
        <w:lastRenderedPageBreak/>
        <w:t>Appendix</w:t>
      </w:r>
      <w:r w:rsidR="009B7977">
        <w:t xml:space="preserve"> </w:t>
      </w:r>
      <w:r w:rsidR="00AE43B2">
        <w:t>2:</w:t>
      </w:r>
      <w:r w:rsidR="00AE43B2">
        <w:br w:type="textWrapping" w:clear="all"/>
      </w:r>
      <w:r w:rsidR="00CA5046">
        <w:t xml:space="preserve">CAPI </w:t>
      </w:r>
      <w:r w:rsidR="008256CF">
        <w:t>pretest debriefing report f</w:t>
      </w:r>
      <w:r w:rsidR="00AE43B2">
        <w:t>orm</w:t>
      </w:r>
      <w:bookmarkEnd w:id="17"/>
    </w:p>
    <w:p w14:paraId="48A21919" w14:textId="77777777" w:rsidR="00E07619" w:rsidRDefault="00E07619" w:rsidP="00E12414">
      <w:pPr>
        <w:jc w:val="center"/>
        <w:rPr>
          <w:rFonts w:ascii="Gill Sans MT" w:hAnsi="Gill Sans MT"/>
          <w:b/>
          <w:sz w:val="32"/>
          <w:szCs w:val="32"/>
        </w:rPr>
        <w:sectPr w:rsidR="00E07619" w:rsidSect="00A97106">
          <w:footerReference w:type="first" r:id="rId24"/>
          <w:pgSz w:w="12240" w:h="15840" w:code="1"/>
          <w:pgMar w:top="1440" w:right="1440" w:bottom="1440" w:left="1440" w:header="720" w:footer="720" w:gutter="0"/>
          <w:cols w:space="720"/>
          <w:vAlign w:val="center"/>
          <w:titlePg/>
          <w:docGrid w:linePitch="360"/>
        </w:sectPr>
      </w:pPr>
    </w:p>
    <w:p w14:paraId="2CF1BD7A" w14:textId="5DA9BABD" w:rsidR="0087587A" w:rsidRPr="008256CF" w:rsidRDefault="00CA5046" w:rsidP="00A97106">
      <w:pPr>
        <w:rPr>
          <w:rFonts w:ascii="Gill Sans MT" w:hAnsi="Gill Sans MT"/>
          <w:b/>
          <w:color w:val="387990"/>
          <w:sz w:val="32"/>
          <w:szCs w:val="32"/>
        </w:rPr>
      </w:pPr>
      <w:r>
        <w:rPr>
          <w:rFonts w:ascii="Gill Sans MT" w:hAnsi="Gill Sans MT"/>
          <w:b/>
          <w:color w:val="387990"/>
          <w:sz w:val="32"/>
          <w:szCs w:val="32"/>
        </w:rPr>
        <w:lastRenderedPageBreak/>
        <w:t xml:space="preserve">CAPI </w:t>
      </w:r>
      <w:r w:rsidR="00A97106" w:rsidRPr="008256CF">
        <w:rPr>
          <w:rFonts w:ascii="Gill Sans MT" w:hAnsi="Gill Sans MT"/>
          <w:b/>
          <w:color w:val="387990"/>
          <w:sz w:val="32"/>
          <w:szCs w:val="32"/>
        </w:rPr>
        <w:t>Pretest Debriefing Report Form</w:t>
      </w:r>
    </w:p>
    <w:p w14:paraId="79260EA0" w14:textId="77777777"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14:paraId="183D04A9" w14:textId="536DD3A1"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A</w:t>
      </w:r>
      <w:r>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14:paraId="4538527B" w14:textId="375CA1B4"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00E85899">
        <w:rPr>
          <w:rFonts w:ascii="Gill Sans MT" w:hAnsi="Gill Sans MT"/>
        </w:rPr>
        <w:t>B</w:t>
      </w:r>
      <w:r>
        <w:rPr>
          <w:rFonts w:ascii="Gill Sans MT" w:hAnsi="Gill Sans MT"/>
        </w:rPr>
        <w:t>),</w:t>
      </w:r>
      <w:r w:rsidRPr="00BA4880">
        <w:rPr>
          <w:rFonts w:ascii="Gill Sans MT" w:hAnsi="Gill Sans MT"/>
        </w:rPr>
        <w:t xml:space="preserve"> enter the </w:t>
      </w:r>
      <w:r>
        <w:rPr>
          <w:rFonts w:ascii="Gill Sans MT" w:hAnsi="Gill Sans MT"/>
        </w:rPr>
        <w:t>question number</w:t>
      </w:r>
      <w:r w:rsidRPr="00BA4880">
        <w:rPr>
          <w:rFonts w:ascii="Gill Sans MT" w:hAnsi="Gill Sans MT"/>
        </w:rPr>
        <w:t xml:space="preserve">. </w:t>
      </w:r>
    </w:p>
    <w:p w14:paraId="20777BBA" w14:textId="77B4448A" w:rsidR="008B15D4"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C</w:t>
      </w:r>
      <w:r>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Pr="00BA4880">
        <w:rPr>
          <w:rFonts w:ascii="Gill Sans MT" w:hAnsi="Gill Sans MT"/>
        </w:rPr>
        <w:t xml:space="preserve">. </w:t>
      </w:r>
    </w:p>
    <w:p w14:paraId="7794EE64" w14:textId="6D86C4DC" w:rsidR="008B15D4" w:rsidRPr="00BA4880" w:rsidRDefault="00A97106" w:rsidP="00E12414">
      <w:pPr>
        <w:pStyle w:val="ListParagraph"/>
        <w:spacing w:after="0"/>
        <w:contextualSpacing w:val="0"/>
        <w:rPr>
          <w:rFonts w:ascii="Gill Sans MT" w:hAnsi="Gill Sans MT"/>
        </w:rPr>
      </w:pPr>
      <w:r w:rsidRPr="009E27C2">
        <w:rPr>
          <w:rFonts w:ascii="Gill Sans MT" w:hAnsi="Gill Sans MT"/>
          <w:b/>
        </w:rPr>
        <w:t>No</w:t>
      </w:r>
      <w:r w:rsidR="009E27C2" w:rsidRPr="009E27C2">
        <w:rPr>
          <w:rFonts w:ascii="Gill Sans MT" w:hAnsi="Gill Sans MT"/>
          <w:b/>
        </w:rPr>
        <w:t>te:</w:t>
      </w:r>
      <w:r w:rsidR="009E27C2">
        <w:rPr>
          <w:rFonts w:ascii="Gill Sans MT" w:hAnsi="Gill Sans MT"/>
        </w:rPr>
        <w:t xml:space="preserve"> </w:t>
      </w:r>
      <w:r w:rsidR="00B17F5D">
        <w:rPr>
          <w:rFonts w:ascii="Gill Sans MT" w:hAnsi="Gill Sans MT"/>
        </w:rPr>
        <w:t>Observations</w:t>
      </w:r>
      <w:r>
        <w:rPr>
          <w:rFonts w:ascii="Gill Sans MT" w:hAnsi="Gill Sans MT"/>
        </w:rPr>
        <w:t xml:space="preserve"> </w:t>
      </w:r>
      <w:r>
        <w:rPr>
          <w:rFonts w:ascii="Gill Sans MT" w:hAnsi="Gill Sans MT"/>
        </w:rPr>
        <w:t>may include errors ass</w:t>
      </w:r>
      <w:r w:rsidRPr="00BA4880">
        <w:rPr>
          <w:rFonts w:ascii="Gill Sans MT" w:hAnsi="Gill Sans MT"/>
        </w:rPr>
        <w:t xml:space="preserve">ociated with programming, language, navigation, interface, skips, question number, spelling, instructions, data transfer, </w:t>
      </w:r>
      <w:r>
        <w:rPr>
          <w:rFonts w:ascii="Gill Sans MT" w:hAnsi="Gill Sans MT"/>
        </w:rPr>
        <w:t>result codes, and any other issues with question and instruction comprehension.</w:t>
      </w:r>
    </w:p>
    <w:p w14:paraId="4E4E2ABF" w14:textId="663B2215" w:rsidR="008B15D4" w:rsidRPr="00BA4880"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00E85899">
        <w:rPr>
          <w:rFonts w:ascii="Gill Sans MT" w:hAnsi="Gill Sans MT"/>
        </w:rPr>
        <w:t>D</w:t>
      </w:r>
      <w:r>
        <w:rPr>
          <w:rFonts w:ascii="Gill Sans MT" w:hAnsi="Gill Sans MT"/>
        </w:rPr>
        <w:t>)</w:t>
      </w:r>
      <w:r w:rsidRPr="00BA4880">
        <w:rPr>
          <w:rFonts w:ascii="Gill Sans MT" w:hAnsi="Gill Sans MT"/>
        </w:rPr>
        <w:t>, list proposed resolution for the observed issues.</w:t>
      </w:r>
    </w:p>
    <w:p w14:paraId="2A5F8C8F" w14:textId="35652089" w:rsidR="00AB23BB" w:rsidRDefault="00A97106" w:rsidP="00AB23BB">
      <w:pPr>
        <w:pStyle w:val="ListParagraph"/>
        <w:numPr>
          <w:ilvl w:val="0"/>
          <w:numId w:val="22"/>
        </w:numPr>
        <w:spacing w:after="0"/>
        <w:contextualSpacing w:val="0"/>
        <w:rPr>
          <w:rFonts w:ascii="Gill Sans MT" w:hAnsi="Gill Sans MT"/>
        </w:rPr>
      </w:pPr>
      <w:r>
        <w:rPr>
          <w:rFonts w:ascii="Gill Sans MT" w:hAnsi="Gill Sans MT"/>
        </w:rPr>
        <w:t>Do not write in Column (</w:t>
      </w:r>
      <w:r w:rsidR="00E85899">
        <w:rPr>
          <w:rFonts w:ascii="Gill Sans MT" w:hAnsi="Gill Sans MT"/>
        </w:rPr>
        <w:t>E</w:t>
      </w:r>
      <w:r>
        <w:rPr>
          <w:rFonts w:ascii="Gill Sans MT" w:hAnsi="Gill Sans MT"/>
        </w:rPr>
        <w:t>)</w:t>
      </w:r>
      <w:r w:rsidRPr="00BA4880">
        <w:rPr>
          <w:rFonts w:ascii="Gill Sans MT" w:hAnsi="Gill Sans MT"/>
        </w:rPr>
        <w:t xml:space="preserve">. The </w:t>
      </w:r>
      <w:r w:rsidR="00A741B8">
        <w:rPr>
          <w:rFonts w:ascii="Gill Sans MT" w:hAnsi="Gill Sans MT"/>
        </w:rPr>
        <w:t>D</w:t>
      </w:r>
      <w:r w:rsidRPr="00BA4880">
        <w:rPr>
          <w:rFonts w:ascii="Gill Sans MT" w:hAnsi="Gill Sans MT"/>
        </w:rPr>
        <w:t xml:space="preserve">ata </w:t>
      </w:r>
      <w:r w:rsidR="00A741B8">
        <w:rPr>
          <w:rFonts w:ascii="Gill Sans MT" w:hAnsi="Gill Sans MT"/>
        </w:rPr>
        <w:t>P</w:t>
      </w:r>
      <w:r w:rsidRPr="00BA4880">
        <w:rPr>
          <w:rFonts w:ascii="Gill Sans MT" w:hAnsi="Gill Sans MT"/>
        </w:rPr>
        <w:t>rocess</w:t>
      </w:r>
      <w:r w:rsidR="00351833">
        <w:rPr>
          <w:rFonts w:ascii="Gill Sans MT" w:hAnsi="Gill Sans MT"/>
        </w:rPr>
        <w:t>ing Manager</w:t>
      </w:r>
      <w:r w:rsidRPr="00BA4880">
        <w:rPr>
          <w:rFonts w:ascii="Gill Sans MT" w:hAnsi="Gill Sans MT"/>
        </w:rPr>
        <w:t xml:space="preserve"> will list his or her observations and send feedback, if required.</w:t>
      </w:r>
    </w:p>
    <w:p w14:paraId="6BD18F9B" w14:textId="77777777" w:rsidR="00AB23BB" w:rsidRPr="00AB23BB" w:rsidRDefault="00AB23BB" w:rsidP="00AB23BB">
      <w:pPr>
        <w:pStyle w:val="ListParagraph"/>
        <w:spacing w:after="0"/>
        <w:contextualSpacing w:val="0"/>
        <w:rPr>
          <w:rFonts w:ascii="Gill Sans MT" w:hAnsi="Gill Sans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080"/>
        <w:gridCol w:w="3681"/>
        <w:gridCol w:w="3859"/>
        <w:gridCol w:w="3142"/>
      </w:tblGrid>
      <w:tr w:rsidR="00BA4880" w:rsidRPr="00AE43B2" w14:paraId="4D5F2F9B" w14:textId="77777777" w:rsidTr="008256CF">
        <w:tc>
          <w:tcPr>
            <w:tcW w:w="1188" w:type="dxa"/>
            <w:shd w:val="clear" w:color="auto" w:fill="387990"/>
          </w:tcPr>
          <w:p w14:paraId="58803070"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(A)</w:t>
            </w:r>
          </w:p>
          <w:p w14:paraId="09B57774"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Module Number</w:t>
            </w:r>
          </w:p>
        </w:tc>
        <w:tc>
          <w:tcPr>
            <w:tcW w:w="1080" w:type="dxa"/>
            <w:shd w:val="clear" w:color="auto" w:fill="387990"/>
          </w:tcPr>
          <w:p w14:paraId="398C6A0E" w14:textId="77777777"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(B)</w:t>
            </w:r>
          </w:p>
          <w:p w14:paraId="44BF7F0C" w14:textId="77777777"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Question Number</w:t>
            </w:r>
          </w:p>
        </w:tc>
        <w:tc>
          <w:tcPr>
            <w:tcW w:w="3690" w:type="dxa"/>
            <w:shd w:val="clear" w:color="auto" w:fill="387990"/>
          </w:tcPr>
          <w:p w14:paraId="1E440D27" w14:textId="130CC67C"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(C)</w:t>
            </w:r>
          </w:p>
          <w:p w14:paraId="6C27504C" w14:textId="77777777" w:rsidR="00262AE6" w:rsidRPr="00AE43B2" w:rsidRDefault="00262AE6" w:rsidP="00AE43B2">
            <w:pPr>
              <w:spacing w:after="0"/>
              <w:rPr>
                <w:rFonts w:ascii="Gill Sans MT" w:eastAsia="SimSun" w:hAnsi="Gill Sans MT"/>
                <w:b/>
                <w:color w:val="FFFFFF"/>
                <w:sz w:val="20"/>
                <w:szCs w:val="20"/>
              </w:rPr>
            </w:pPr>
          </w:p>
          <w:p w14:paraId="238601FE" w14:textId="71AF888F"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Observations </w:t>
            </w:r>
          </w:p>
        </w:tc>
        <w:tc>
          <w:tcPr>
            <w:tcW w:w="3870" w:type="dxa"/>
            <w:shd w:val="clear" w:color="auto" w:fill="387990"/>
          </w:tcPr>
          <w:p w14:paraId="435700C7" w14:textId="3B4057DD"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(D)</w:t>
            </w:r>
          </w:p>
          <w:p w14:paraId="2E7794A0" w14:textId="77777777" w:rsidR="00262AE6" w:rsidRPr="00AE43B2" w:rsidRDefault="00262AE6" w:rsidP="00AE43B2">
            <w:pPr>
              <w:spacing w:after="0"/>
              <w:rPr>
                <w:rFonts w:ascii="Gill Sans MT" w:eastAsia="SimSun" w:hAnsi="Gill Sans MT"/>
                <w:b/>
                <w:color w:val="FFFFFF"/>
                <w:sz w:val="20"/>
                <w:szCs w:val="20"/>
              </w:rPr>
            </w:pPr>
          </w:p>
          <w:p w14:paraId="0F3CABC7" w14:textId="78C61F60"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Proposed Resolution </w:t>
            </w:r>
          </w:p>
        </w:tc>
        <w:tc>
          <w:tcPr>
            <w:tcW w:w="3150" w:type="dxa"/>
            <w:shd w:val="clear" w:color="auto" w:fill="387990"/>
          </w:tcPr>
          <w:p w14:paraId="3FBF9AEB" w14:textId="3C8D81B6" w:rsidR="00BA4880"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(E)</w:t>
            </w:r>
          </w:p>
          <w:p w14:paraId="1BB5F6D1" w14:textId="77777777" w:rsidR="00262AE6" w:rsidRPr="00AE43B2" w:rsidRDefault="00262AE6" w:rsidP="00AE43B2">
            <w:pPr>
              <w:spacing w:after="0"/>
              <w:rPr>
                <w:rFonts w:ascii="Gill Sans MT" w:eastAsia="SimSun" w:hAnsi="Gill Sans MT"/>
                <w:b/>
                <w:color w:val="FFFFFF"/>
                <w:sz w:val="20"/>
                <w:szCs w:val="20"/>
              </w:rPr>
            </w:pPr>
          </w:p>
          <w:p w14:paraId="5B08B5D1" w14:textId="039E0595"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Review by Data Process</w:t>
            </w:r>
            <w:r w:rsidR="008E3F28">
              <w:rPr>
                <w:rFonts w:ascii="Gill Sans MT" w:eastAsia="SimSun" w:hAnsi="Gill Sans MT"/>
                <w:b/>
                <w:color w:val="FFFFFF"/>
                <w:sz w:val="20"/>
                <w:szCs w:val="20"/>
              </w:rPr>
              <w:t>ing Manager</w:t>
            </w:r>
            <w:r w:rsidRPr="00AE43B2">
              <w:rPr>
                <w:rFonts w:ascii="Gill Sans MT" w:eastAsia="SimSun" w:hAnsi="Gill Sans MT"/>
                <w:b/>
                <w:color w:val="FFFFFF"/>
                <w:sz w:val="20"/>
                <w:szCs w:val="20"/>
              </w:rPr>
              <w:t xml:space="preserve"> </w:t>
            </w:r>
          </w:p>
        </w:tc>
      </w:tr>
      <w:tr w:rsidR="00BA4880" w:rsidRPr="00AE43B2" w14:paraId="16DEB4AB" w14:textId="77777777" w:rsidTr="00AE43B2">
        <w:tc>
          <w:tcPr>
            <w:tcW w:w="1188" w:type="dxa"/>
            <w:shd w:val="clear" w:color="auto" w:fill="auto"/>
          </w:tcPr>
          <w:p w14:paraId="0AD9C6F4"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B1F511A"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5F9C3D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023141B"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F3B1409" w14:textId="77777777" w:rsidR="00BA4880" w:rsidRPr="00AE43B2" w:rsidRDefault="00BA4880" w:rsidP="00AE43B2">
            <w:pPr>
              <w:spacing w:after="0"/>
              <w:rPr>
                <w:rFonts w:ascii="Gill Sans MT" w:eastAsia="SimSun" w:hAnsi="Gill Sans MT"/>
                <w:sz w:val="20"/>
                <w:szCs w:val="20"/>
              </w:rPr>
            </w:pPr>
          </w:p>
        </w:tc>
      </w:tr>
      <w:tr w:rsidR="00BA4880" w:rsidRPr="00AE43B2" w14:paraId="562C75D1" w14:textId="77777777" w:rsidTr="00AE43B2">
        <w:tc>
          <w:tcPr>
            <w:tcW w:w="1188" w:type="dxa"/>
            <w:shd w:val="clear" w:color="auto" w:fill="auto"/>
          </w:tcPr>
          <w:p w14:paraId="664355AD"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1A96511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7DF4E37C"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4FB30F8"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1DA6542E" w14:textId="77777777" w:rsidR="00BA4880" w:rsidRPr="00AE43B2" w:rsidRDefault="00BA4880" w:rsidP="00AE43B2">
            <w:pPr>
              <w:spacing w:after="0"/>
              <w:rPr>
                <w:rFonts w:ascii="Gill Sans MT" w:eastAsia="SimSun" w:hAnsi="Gill Sans MT"/>
                <w:sz w:val="20"/>
                <w:szCs w:val="20"/>
              </w:rPr>
            </w:pPr>
          </w:p>
        </w:tc>
      </w:tr>
      <w:tr w:rsidR="00BA4880" w:rsidRPr="00AE43B2" w14:paraId="3041E394" w14:textId="77777777" w:rsidTr="00AE43B2">
        <w:tc>
          <w:tcPr>
            <w:tcW w:w="1188" w:type="dxa"/>
            <w:shd w:val="clear" w:color="auto" w:fill="auto"/>
          </w:tcPr>
          <w:p w14:paraId="722B00AE"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2C6D796"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6E1831B3"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4E11D2A"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1126E5D" w14:textId="77777777" w:rsidR="00BA4880" w:rsidRPr="00AE43B2" w:rsidRDefault="00BA4880" w:rsidP="00AE43B2">
            <w:pPr>
              <w:spacing w:after="0"/>
              <w:rPr>
                <w:rFonts w:ascii="Gill Sans MT" w:eastAsia="SimSun" w:hAnsi="Gill Sans MT"/>
                <w:sz w:val="20"/>
                <w:szCs w:val="20"/>
              </w:rPr>
            </w:pPr>
          </w:p>
        </w:tc>
      </w:tr>
      <w:tr w:rsidR="00BA4880" w:rsidRPr="00AE43B2" w14:paraId="2DE403A5" w14:textId="77777777" w:rsidTr="00AE43B2">
        <w:tc>
          <w:tcPr>
            <w:tcW w:w="1188" w:type="dxa"/>
            <w:shd w:val="clear" w:color="auto" w:fill="auto"/>
          </w:tcPr>
          <w:p w14:paraId="62431CDC"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49E398E2"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6287F21"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5BE93A62"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384BA73E" w14:textId="77777777" w:rsidR="00BA4880" w:rsidRPr="00AE43B2" w:rsidRDefault="00BA4880" w:rsidP="00AE43B2">
            <w:pPr>
              <w:spacing w:after="0"/>
              <w:rPr>
                <w:rFonts w:ascii="Gill Sans MT" w:eastAsia="SimSun" w:hAnsi="Gill Sans MT"/>
                <w:sz w:val="20"/>
                <w:szCs w:val="20"/>
              </w:rPr>
            </w:pPr>
          </w:p>
        </w:tc>
      </w:tr>
      <w:tr w:rsidR="00BA4880" w:rsidRPr="00AE43B2" w14:paraId="34B3F2EB" w14:textId="77777777" w:rsidTr="00AE43B2">
        <w:tc>
          <w:tcPr>
            <w:tcW w:w="1188" w:type="dxa"/>
            <w:shd w:val="clear" w:color="auto" w:fill="auto"/>
          </w:tcPr>
          <w:p w14:paraId="7D34F5C7" w14:textId="77777777" w:rsidR="00BA4880" w:rsidRPr="00AE43B2" w:rsidRDefault="00BA4880" w:rsidP="00AE43B2">
            <w:pPr>
              <w:spacing w:after="0"/>
              <w:rPr>
                <w:rFonts w:ascii="Gill Sans MT" w:eastAsia="SimSun" w:hAnsi="Gill Sans MT"/>
                <w:sz w:val="20"/>
                <w:szCs w:val="20"/>
              </w:rPr>
            </w:pPr>
          </w:p>
        </w:tc>
        <w:tc>
          <w:tcPr>
            <w:tcW w:w="1080" w:type="dxa"/>
            <w:shd w:val="clear" w:color="auto" w:fill="auto"/>
          </w:tcPr>
          <w:p w14:paraId="0B4020A7" w14:textId="77777777" w:rsidR="00BA4880" w:rsidRPr="00AE43B2" w:rsidRDefault="00BA4880" w:rsidP="00AE43B2">
            <w:pPr>
              <w:spacing w:after="0"/>
              <w:rPr>
                <w:rFonts w:ascii="Gill Sans MT" w:eastAsia="SimSun" w:hAnsi="Gill Sans MT"/>
                <w:sz w:val="20"/>
                <w:szCs w:val="20"/>
              </w:rPr>
            </w:pPr>
          </w:p>
        </w:tc>
        <w:tc>
          <w:tcPr>
            <w:tcW w:w="3690" w:type="dxa"/>
            <w:shd w:val="clear" w:color="auto" w:fill="auto"/>
          </w:tcPr>
          <w:p w14:paraId="1D7B270A" w14:textId="77777777" w:rsidR="00BA4880" w:rsidRPr="00AE43B2" w:rsidRDefault="00BA4880" w:rsidP="00AE43B2">
            <w:pPr>
              <w:spacing w:after="0"/>
              <w:rPr>
                <w:rFonts w:ascii="Gill Sans MT" w:eastAsia="SimSun" w:hAnsi="Gill Sans MT"/>
                <w:sz w:val="20"/>
                <w:szCs w:val="20"/>
              </w:rPr>
            </w:pPr>
          </w:p>
        </w:tc>
        <w:tc>
          <w:tcPr>
            <w:tcW w:w="3870" w:type="dxa"/>
            <w:shd w:val="clear" w:color="auto" w:fill="auto"/>
          </w:tcPr>
          <w:p w14:paraId="4F904CB7" w14:textId="77777777" w:rsidR="00BA4880" w:rsidRPr="00AE43B2" w:rsidRDefault="00BA4880" w:rsidP="00AE43B2">
            <w:pPr>
              <w:spacing w:after="0"/>
              <w:rPr>
                <w:rFonts w:ascii="Gill Sans MT" w:eastAsia="SimSun" w:hAnsi="Gill Sans MT"/>
                <w:sz w:val="20"/>
                <w:szCs w:val="20"/>
              </w:rPr>
            </w:pPr>
          </w:p>
        </w:tc>
        <w:tc>
          <w:tcPr>
            <w:tcW w:w="3150" w:type="dxa"/>
            <w:shd w:val="clear" w:color="auto" w:fill="D9D9D9"/>
          </w:tcPr>
          <w:p w14:paraId="06971CD3" w14:textId="77777777" w:rsidR="00BA4880" w:rsidRPr="00AE43B2" w:rsidRDefault="00BA4880" w:rsidP="00AE43B2">
            <w:pPr>
              <w:spacing w:after="0"/>
              <w:rPr>
                <w:rFonts w:ascii="Gill Sans MT" w:eastAsia="SimSun" w:hAnsi="Gill Sans MT"/>
                <w:sz w:val="20"/>
                <w:szCs w:val="20"/>
              </w:rPr>
            </w:pPr>
          </w:p>
        </w:tc>
      </w:tr>
      <w:tr w:rsidR="00322C96" w:rsidRPr="00AE43B2" w14:paraId="2A1F701D" w14:textId="77777777" w:rsidTr="00AE43B2">
        <w:tc>
          <w:tcPr>
            <w:tcW w:w="1188" w:type="dxa"/>
            <w:shd w:val="clear" w:color="auto" w:fill="auto"/>
          </w:tcPr>
          <w:p w14:paraId="03EFCA41"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5F96A722"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5B95CD12"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220BBB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13CB595B" w14:textId="77777777" w:rsidR="00322C96" w:rsidRPr="00AE43B2" w:rsidRDefault="00322C96" w:rsidP="00AE43B2">
            <w:pPr>
              <w:spacing w:after="0"/>
              <w:rPr>
                <w:rFonts w:ascii="Gill Sans MT" w:eastAsia="SimSun" w:hAnsi="Gill Sans MT"/>
                <w:sz w:val="20"/>
                <w:szCs w:val="20"/>
              </w:rPr>
            </w:pPr>
          </w:p>
        </w:tc>
      </w:tr>
      <w:tr w:rsidR="00322C96" w:rsidRPr="00AE43B2" w14:paraId="6D9C8D39" w14:textId="77777777" w:rsidTr="00AE43B2">
        <w:tc>
          <w:tcPr>
            <w:tcW w:w="1188" w:type="dxa"/>
            <w:shd w:val="clear" w:color="auto" w:fill="auto"/>
          </w:tcPr>
          <w:p w14:paraId="675E05EE"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2FC17F8B"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0A4F7224"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AE48A43"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50F40DEB" w14:textId="77777777" w:rsidR="00322C96" w:rsidRPr="00AE43B2" w:rsidRDefault="00322C96" w:rsidP="00AE43B2">
            <w:pPr>
              <w:spacing w:after="0"/>
              <w:rPr>
                <w:rFonts w:ascii="Gill Sans MT" w:eastAsia="SimSun" w:hAnsi="Gill Sans MT"/>
                <w:sz w:val="20"/>
                <w:szCs w:val="20"/>
              </w:rPr>
            </w:pPr>
          </w:p>
        </w:tc>
      </w:tr>
      <w:tr w:rsidR="00322C96" w:rsidRPr="00AE43B2" w14:paraId="77A52294" w14:textId="77777777" w:rsidTr="00AE43B2">
        <w:tc>
          <w:tcPr>
            <w:tcW w:w="1188" w:type="dxa"/>
            <w:shd w:val="clear" w:color="auto" w:fill="auto"/>
          </w:tcPr>
          <w:p w14:paraId="007DCDA8"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450EA2D7"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3DD355C9"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1A81F0B1"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717AAFBA" w14:textId="77777777" w:rsidR="00322C96" w:rsidRPr="00AE43B2" w:rsidRDefault="00322C96" w:rsidP="00AE43B2">
            <w:pPr>
              <w:spacing w:after="0"/>
              <w:rPr>
                <w:rFonts w:ascii="Gill Sans MT" w:eastAsia="SimSun" w:hAnsi="Gill Sans MT"/>
                <w:sz w:val="20"/>
                <w:szCs w:val="20"/>
              </w:rPr>
            </w:pPr>
          </w:p>
        </w:tc>
      </w:tr>
      <w:tr w:rsidR="00322C96" w:rsidRPr="00AE43B2" w14:paraId="56EE48EE" w14:textId="77777777" w:rsidTr="00AE43B2">
        <w:tc>
          <w:tcPr>
            <w:tcW w:w="1188" w:type="dxa"/>
            <w:shd w:val="clear" w:color="auto" w:fill="auto"/>
          </w:tcPr>
          <w:p w14:paraId="2908EB2C"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121FD38A"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FE2DD96"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27357532"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07F023C8" w14:textId="77777777" w:rsidR="00322C96" w:rsidRPr="00AE43B2" w:rsidRDefault="00322C96" w:rsidP="00AE43B2">
            <w:pPr>
              <w:spacing w:after="0"/>
              <w:rPr>
                <w:rFonts w:ascii="Gill Sans MT" w:eastAsia="SimSun" w:hAnsi="Gill Sans MT"/>
                <w:sz w:val="20"/>
                <w:szCs w:val="20"/>
              </w:rPr>
            </w:pPr>
          </w:p>
        </w:tc>
      </w:tr>
      <w:tr w:rsidR="00322C96" w:rsidRPr="00AE43B2" w14:paraId="4BDB5498" w14:textId="77777777" w:rsidTr="00AE43B2">
        <w:tc>
          <w:tcPr>
            <w:tcW w:w="1188" w:type="dxa"/>
            <w:shd w:val="clear" w:color="auto" w:fill="auto"/>
          </w:tcPr>
          <w:p w14:paraId="2916C19D" w14:textId="77777777" w:rsidR="00322C96" w:rsidRPr="00AE43B2" w:rsidRDefault="00322C96" w:rsidP="00AE43B2">
            <w:pPr>
              <w:spacing w:after="0"/>
              <w:rPr>
                <w:rFonts w:ascii="Gill Sans MT" w:eastAsia="SimSun" w:hAnsi="Gill Sans MT"/>
                <w:sz w:val="20"/>
                <w:szCs w:val="20"/>
              </w:rPr>
            </w:pPr>
          </w:p>
        </w:tc>
        <w:tc>
          <w:tcPr>
            <w:tcW w:w="1080" w:type="dxa"/>
            <w:shd w:val="clear" w:color="auto" w:fill="auto"/>
          </w:tcPr>
          <w:p w14:paraId="74869460" w14:textId="77777777" w:rsidR="00322C96" w:rsidRPr="00AE43B2" w:rsidRDefault="00322C96" w:rsidP="00AE43B2">
            <w:pPr>
              <w:spacing w:after="0"/>
              <w:rPr>
                <w:rFonts w:ascii="Gill Sans MT" w:eastAsia="SimSun" w:hAnsi="Gill Sans MT"/>
                <w:sz w:val="20"/>
                <w:szCs w:val="20"/>
              </w:rPr>
            </w:pPr>
          </w:p>
        </w:tc>
        <w:tc>
          <w:tcPr>
            <w:tcW w:w="3690" w:type="dxa"/>
            <w:shd w:val="clear" w:color="auto" w:fill="auto"/>
          </w:tcPr>
          <w:p w14:paraId="187F57B8" w14:textId="77777777" w:rsidR="00322C96" w:rsidRPr="00AE43B2" w:rsidRDefault="00322C96" w:rsidP="00AE43B2">
            <w:pPr>
              <w:spacing w:after="0"/>
              <w:rPr>
                <w:rFonts w:ascii="Gill Sans MT" w:eastAsia="SimSun" w:hAnsi="Gill Sans MT"/>
                <w:sz w:val="20"/>
                <w:szCs w:val="20"/>
              </w:rPr>
            </w:pPr>
          </w:p>
        </w:tc>
        <w:tc>
          <w:tcPr>
            <w:tcW w:w="3870" w:type="dxa"/>
            <w:shd w:val="clear" w:color="auto" w:fill="auto"/>
          </w:tcPr>
          <w:p w14:paraId="54738AF4" w14:textId="77777777" w:rsidR="00322C96" w:rsidRPr="00AE43B2" w:rsidRDefault="00322C96" w:rsidP="00AE43B2">
            <w:pPr>
              <w:spacing w:after="0"/>
              <w:rPr>
                <w:rFonts w:ascii="Gill Sans MT" w:eastAsia="SimSun" w:hAnsi="Gill Sans MT"/>
                <w:sz w:val="20"/>
                <w:szCs w:val="20"/>
              </w:rPr>
            </w:pPr>
          </w:p>
        </w:tc>
        <w:tc>
          <w:tcPr>
            <w:tcW w:w="3150" w:type="dxa"/>
            <w:shd w:val="clear" w:color="auto" w:fill="D9D9D9"/>
          </w:tcPr>
          <w:p w14:paraId="46ABBD8F" w14:textId="77777777" w:rsidR="00322C96" w:rsidRPr="00AE43B2" w:rsidRDefault="00322C96" w:rsidP="00AE43B2">
            <w:pPr>
              <w:spacing w:after="0"/>
              <w:rPr>
                <w:rFonts w:ascii="Gill Sans MT" w:eastAsia="SimSun" w:hAnsi="Gill Sans MT"/>
                <w:sz w:val="20"/>
                <w:szCs w:val="20"/>
              </w:rPr>
            </w:pPr>
          </w:p>
        </w:tc>
      </w:tr>
    </w:tbl>
    <w:p w14:paraId="06BBA33E" w14:textId="77777777" w:rsidR="00BA4880" w:rsidRPr="00BA4880" w:rsidRDefault="00BA4880" w:rsidP="00AB23BB">
      <w:pPr>
        <w:pStyle w:val="ListParagraph"/>
        <w:spacing w:after="0"/>
        <w:ind w:left="0"/>
        <w:contextualSpacing w:val="0"/>
        <w:rPr>
          <w:rFonts w:ascii="Gill Sans MT" w:hAnsi="Gill Sans MT"/>
        </w:rPr>
      </w:pPr>
    </w:p>
    <w:sectPr w:rsidR="00BA4880" w:rsidRPr="00BA4880" w:rsidSect="008256CF">
      <w:headerReference w:type="first" r:id="rId25"/>
      <w:footerReference w:type="first" r:id="rId26"/>
      <w:pgSz w:w="15840" w:h="12240" w:orient="landscape"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ICF" w:date="2021-03-30T08:06:00Z" w:initials="ICF">
    <w:p w14:paraId="3F4878C5" w14:textId="77777777" w:rsidR="00E62CAA" w:rsidRPr="00397793" w:rsidRDefault="00E62CAA" w:rsidP="00E62CAA">
      <w:pPr>
        <w:pStyle w:val="CommentText"/>
        <w:rPr>
          <w:b/>
          <w:bCs/>
        </w:rPr>
      </w:pPr>
      <w:r>
        <w:rPr>
          <w:rStyle w:val="CommentReference"/>
        </w:rPr>
        <w:annotationRef/>
      </w:r>
      <w:r w:rsidRPr="00397793">
        <w:rPr>
          <w:b/>
          <w:bCs/>
          <w:highlight w:val="yellow"/>
        </w:rPr>
        <w:t>RFS:</w:t>
      </w:r>
    </w:p>
    <w:p w14:paraId="6933A51C" w14:textId="77777777" w:rsidR="002438B5" w:rsidRDefault="002438B5" w:rsidP="00E62CAA">
      <w:pPr>
        <w:pStyle w:val="CommentText"/>
      </w:pPr>
    </w:p>
    <w:p w14:paraId="502D0DB0" w14:textId="0B1FABF4" w:rsidR="002438B5" w:rsidRDefault="0099566C" w:rsidP="00E62CAA">
      <w:pPr>
        <w:pStyle w:val="CommentText"/>
      </w:pPr>
      <w:r>
        <w:t xml:space="preserve">(1) </w:t>
      </w:r>
      <w:r w:rsidR="002438B5">
        <w:t xml:space="preserve">We </w:t>
      </w:r>
      <w:r w:rsidR="00095F24">
        <w:t xml:space="preserve">would like to propose </w:t>
      </w:r>
      <w:r w:rsidR="002438B5">
        <w:t xml:space="preserve">updating </w:t>
      </w:r>
      <w:r w:rsidR="007C3DAC">
        <w:t>tablet pretest/survey pretest for C</w:t>
      </w:r>
      <w:r>
        <w:t>omputer-Assisted Interviewing to be the CAPI pretest.</w:t>
      </w:r>
    </w:p>
    <w:p w14:paraId="5A4DF827" w14:textId="1E290A1F" w:rsidR="00E62CAA" w:rsidRDefault="00E62CAA" w:rsidP="00E62CAA">
      <w:pPr>
        <w:pStyle w:val="CommentText"/>
      </w:pPr>
      <w:r>
        <w:br/>
      </w:r>
      <w:r w:rsidR="0099566C">
        <w:t>(2)</w:t>
      </w:r>
      <w:r w:rsidR="00591184">
        <w:t xml:space="preserve"> </w:t>
      </w:r>
      <w:r>
        <w:t>Is this document meant to be customized for each survey or used as a standard protocol across all midline surveys?</w:t>
      </w:r>
    </w:p>
    <w:p w14:paraId="7C35E128" w14:textId="77777777" w:rsidR="00E62CAA" w:rsidRDefault="00E62CAA" w:rsidP="00E62CAA">
      <w:pPr>
        <w:pStyle w:val="CommentText"/>
      </w:pPr>
    </w:p>
    <w:p w14:paraId="3A0BB870" w14:textId="77777777" w:rsidR="00E62CAA" w:rsidRDefault="00E62CAA" w:rsidP="00E62CAA">
      <w:pPr>
        <w:pStyle w:val="CommentText"/>
      </w:pPr>
      <w:r>
        <w:t xml:space="preserve">It doesn’t have the same [COUNTRY] [YEAR] placeholders that other documents do. </w:t>
      </w:r>
    </w:p>
    <w:p w14:paraId="6EAF72BB" w14:textId="77777777" w:rsidR="00E62CAA" w:rsidRDefault="00E62CAA" w:rsidP="00E62CAA">
      <w:pPr>
        <w:pStyle w:val="CommentText"/>
      </w:pPr>
    </w:p>
    <w:p w14:paraId="65ADC871" w14:textId="64694FC5" w:rsidR="00E62CAA" w:rsidRDefault="00AF0375" w:rsidP="00E62CAA">
      <w:pPr>
        <w:pStyle w:val="CommentText"/>
      </w:pPr>
      <w:r>
        <w:t>I</w:t>
      </w:r>
      <w:r w:rsidR="00E62CAA">
        <w:t>f customizable local survey org and survey contractor can be replaced by [SURVEY SUBCONTRACTOR] and [SURVEY CONTRACTOR].</w:t>
      </w:r>
    </w:p>
  </w:comment>
  <w:comment w:id="1" w:author="Kiersten Johnson" w:date="2021-04-10T11:15:00Z" w:initials="KJ">
    <w:p w14:paraId="23C55BAD" w14:textId="77777777" w:rsidR="00757C36" w:rsidRDefault="00757C36">
      <w:pPr>
        <w:pStyle w:val="CommentText"/>
      </w:pPr>
      <w:r>
        <w:rPr>
          <w:rStyle w:val="CommentReference"/>
        </w:rPr>
        <w:annotationRef/>
      </w:r>
      <w:r>
        <w:t>(1) OK</w:t>
      </w:r>
    </w:p>
    <w:p w14:paraId="5B88FF5E" w14:textId="655ABBC2" w:rsidR="00757C36" w:rsidRDefault="00757C36" w:rsidP="00757C36">
      <w:pPr>
        <w:pStyle w:val="CommentText"/>
      </w:pPr>
      <w:r>
        <w:t>(2) Standard protocol across all surveys</w:t>
      </w:r>
    </w:p>
  </w:comment>
  <w:comment w:id="2" w:author="ICF" w:date="2021-03-30T08:06:00Z" w:initials="ICF">
    <w:p w14:paraId="16D9ADD2" w14:textId="3CA44047" w:rsidR="00E62CAA" w:rsidRDefault="00E62CAA" w:rsidP="00757C36">
      <w:pPr>
        <w:pStyle w:val="CommentText"/>
      </w:pPr>
      <w:r>
        <w:rPr>
          <w:rStyle w:val="CommentReference"/>
        </w:rPr>
        <w:annotationRef/>
      </w:r>
      <w:r w:rsidR="00757C36">
        <w:t>Note: Will ensure consistent with cover page after document name and overall naming conventions are agreed upon.</w:t>
      </w:r>
    </w:p>
  </w:comment>
  <w:comment w:id="3" w:author="Kiersten Johnson" w:date="2021-04-10T10:56:00Z" w:initials="KJ">
    <w:p w14:paraId="2ABDAB7A" w14:textId="258BB07F" w:rsidR="003E17ED" w:rsidRDefault="003E17ED" w:rsidP="00757C36">
      <w:pPr>
        <w:pStyle w:val="CommentText"/>
      </w:pPr>
      <w:r>
        <w:rPr>
          <w:rStyle w:val="CommentReference"/>
        </w:rPr>
        <w:annotationRef/>
      </w:r>
      <w:r w:rsidR="00757C36">
        <w:t>OK - thank you.</w:t>
      </w:r>
    </w:p>
  </w:comment>
  <w:comment w:id="5" w:author="Kiersten Johnson" w:date="2021-04-10T10:58:00Z" w:initials="KJ">
    <w:p w14:paraId="26EF2D5D" w14:textId="65C5747A" w:rsidR="003E17ED" w:rsidRDefault="003E17ED" w:rsidP="003E17ED">
      <w:pPr>
        <w:pStyle w:val="CommentText"/>
      </w:pPr>
      <w:r>
        <w:rPr>
          <w:rStyle w:val="CommentReference"/>
        </w:rPr>
        <w:annotationRef/>
      </w:r>
      <w:r>
        <w:t>Can you please make sure that this update is made to all documents?  Thanks very much.</w:t>
      </w:r>
    </w:p>
  </w:comment>
  <w:comment w:id="13" w:author="Kiersten Johnson" w:date="2021-04-10T11:07:00Z" w:initials="KJ">
    <w:p w14:paraId="2D10FDDB" w14:textId="340CEF5F" w:rsidR="005B33B3" w:rsidRDefault="005B33B3" w:rsidP="005B33B3">
      <w:pPr>
        <w:pStyle w:val="CommentText"/>
      </w:pPr>
      <w:r>
        <w:rPr>
          <w:rStyle w:val="CommentReference"/>
        </w:rPr>
        <w:annotationRef/>
      </w:r>
      <w:r>
        <w:t>Why not? What if the primary caretaker is a male?  I don't remember this decision being made -- Jasbir, can you refresh my memory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5ADC871" w15:done="0"/>
  <w15:commentEx w15:paraId="5B88FF5E" w15:paraIdParent="65ADC871" w15:done="0"/>
  <w15:commentEx w15:paraId="16D9ADD2" w15:done="0"/>
  <w15:commentEx w15:paraId="2ABDAB7A" w15:paraIdParent="16D9ADD2" w15:done="0"/>
  <w15:commentEx w15:paraId="26EF2D5D" w15:done="0"/>
  <w15:commentEx w15:paraId="2D10FD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5A6F" w16cex:dateUtc="2021-03-30T12:06:00Z"/>
  <w16cex:commentExtensible w16cex:durableId="241C0760" w16cex:dateUtc="2021-04-10T15:15:00Z"/>
  <w16cex:commentExtensible w16cex:durableId="240D5A75" w16cex:dateUtc="2021-03-30T12:06:00Z"/>
  <w16cex:commentExtensible w16cex:durableId="241C02D7" w16cex:dateUtc="2021-04-10T14:56:00Z"/>
  <w16cex:commentExtensible w16cex:durableId="241C0345" w16cex:dateUtc="2021-04-10T14:58:00Z"/>
  <w16cex:commentExtensible w16cex:durableId="241C058E" w16cex:dateUtc="2021-04-10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5ADC871" w16cid:durableId="240D5A6F"/>
  <w16cid:commentId w16cid:paraId="5B88FF5E" w16cid:durableId="241C0760"/>
  <w16cid:commentId w16cid:paraId="16D9ADD2" w16cid:durableId="240D5A75"/>
  <w16cid:commentId w16cid:paraId="2ABDAB7A" w16cid:durableId="241C02D7"/>
  <w16cid:commentId w16cid:paraId="26EF2D5D" w16cid:durableId="241C0345"/>
  <w16cid:commentId w16cid:paraId="2D10FDDB" w16cid:durableId="241C05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F9B69" w14:textId="77777777" w:rsidR="00C949B4" w:rsidRDefault="00C949B4" w:rsidP="006318A3">
      <w:pPr>
        <w:spacing w:after="0" w:line="240" w:lineRule="auto"/>
      </w:pPr>
      <w:r>
        <w:separator/>
      </w:r>
    </w:p>
  </w:endnote>
  <w:endnote w:type="continuationSeparator" w:id="0">
    <w:p w14:paraId="415BC76D" w14:textId="77777777" w:rsidR="00C949B4" w:rsidRDefault="00C949B4" w:rsidP="006318A3">
      <w:pPr>
        <w:spacing w:after="0" w:line="240" w:lineRule="auto"/>
      </w:pPr>
      <w:r>
        <w:continuationSeparator/>
      </w:r>
    </w:p>
  </w:endnote>
  <w:endnote w:type="continuationNotice" w:id="1">
    <w:p w14:paraId="53B4E2FE" w14:textId="77777777" w:rsidR="00C949B4" w:rsidRDefault="00C949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bin">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6755" w14:textId="535B25FC" w:rsidR="00AB23BB" w:rsidRDefault="008256CF" w:rsidP="00B95093">
    <w:pPr>
      <w:pStyle w:val="Footer"/>
      <w:pBdr>
        <w:top w:val="single" w:sz="8" w:space="1" w:color="D37D28"/>
      </w:pBdr>
      <w:tabs>
        <w:tab w:val="clear" w:pos="4680"/>
        <w:tab w:val="clear" w:pos="9360"/>
        <w:tab w:val="right" w:pos="10080"/>
      </w:tabs>
    </w:pPr>
    <w:r w:rsidRPr="008256CF">
      <w:rPr>
        <w:rFonts w:ascii="Gill Sans MT" w:eastAsia="Arial" w:hAnsi="Gill Sans MT" w:cs="Arial"/>
        <w:b/>
        <w:color w:val="000000"/>
        <w:sz w:val="18"/>
        <w:szCs w:val="18"/>
      </w:rPr>
      <w:t xml:space="preserve">FEED THE FUTURE | </w:t>
    </w:r>
    <w:r w:rsidR="00362977">
      <w:rPr>
        <w:rFonts w:ascii="Gill Sans MT" w:eastAsia="Arial" w:hAnsi="Gill Sans MT" w:cs="Arial"/>
        <w:b/>
        <w:color w:val="000000"/>
        <w:sz w:val="18"/>
        <w:szCs w:val="18"/>
      </w:rPr>
      <w:t xml:space="preserve">Zone of Influence </w:t>
    </w:r>
    <w:r w:rsidR="005B4AB7">
      <w:rPr>
        <w:rFonts w:ascii="Gill Sans MT" w:eastAsia="Arial" w:hAnsi="Gill Sans MT" w:cs="Arial"/>
        <w:b/>
        <w:color w:val="000000"/>
        <w:sz w:val="18"/>
        <w:szCs w:val="18"/>
      </w:rPr>
      <w:t xml:space="preserve">Midline </w:t>
    </w:r>
    <w:r w:rsidR="00B95093">
      <w:rPr>
        <w:rFonts w:ascii="Gill Sans MT" w:hAnsi="Gill Sans MT" w:cs="Arial"/>
        <w:b/>
        <w:sz w:val="18"/>
        <w:szCs w:val="18"/>
      </w:rPr>
      <w:t xml:space="preserve">Survey </w:t>
    </w:r>
    <w:r w:rsidR="00C60878">
      <w:rPr>
        <w:rFonts w:ascii="Gill Sans MT" w:hAnsi="Gill Sans MT" w:cs="Arial"/>
        <w:b/>
        <w:sz w:val="18"/>
        <w:szCs w:val="18"/>
      </w:rPr>
      <w:t xml:space="preserve">CAPI </w:t>
    </w:r>
    <w:r w:rsidR="00B95093">
      <w:rPr>
        <w:rFonts w:ascii="Gill Sans MT" w:hAnsi="Gill Sans MT" w:cs="Arial"/>
        <w:b/>
        <w:sz w:val="18"/>
        <w:szCs w:val="18"/>
      </w:rPr>
      <w:t>Pretest Protocol</w:t>
    </w:r>
    <w:r w:rsidR="00B95093">
      <w:rPr>
        <w:rFonts w:ascii="Gill Sans MT" w:hAnsi="Gill Sans MT" w:cs="Arial"/>
        <w:b/>
        <w:sz w:val="18"/>
        <w:szCs w:val="18"/>
      </w:rPr>
      <w:tab/>
    </w:r>
    <w:r w:rsidR="00B95093" w:rsidRPr="00B95093">
      <w:rPr>
        <w:rFonts w:ascii="Gill Sans MT" w:hAnsi="Gill Sans MT" w:cs="Arial"/>
        <w:b/>
        <w:color w:val="2B579A"/>
        <w:sz w:val="18"/>
        <w:szCs w:val="18"/>
        <w:shd w:val="clear" w:color="auto" w:fill="E6E6E6"/>
      </w:rPr>
      <w:fldChar w:fldCharType="begin"/>
    </w:r>
    <w:r w:rsidR="00B95093" w:rsidRPr="00B95093">
      <w:rPr>
        <w:rFonts w:ascii="Gill Sans MT" w:hAnsi="Gill Sans MT" w:cs="Arial"/>
        <w:b/>
        <w:sz w:val="18"/>
        <w:szCs w:val="18"/>
      </w:rPr>
      <w:instrText xml:space="preserve"> PAGE   \* MERGEFORMAT </w:instrText>
    </w:r>
    <w:r w:rsidR="00B95093" w:rsidRPr="00B95093">
      <w:rPr>
        <w:rFonts w:ascii="Gill Sans MT" w:hAnsi="Gill Sans MT" w:cs="Arial"/>
        <w:b/>
        <w:color w:val="2B579A"/>
        <w:sz w:val="18"/>
        <w:szCs w:val="18"/>
        <w:shd w:val="clear" w:color="auto" w:fill="E6E6E6"/>
      </w:rPr>
      <w:fldChar w:fldCharType="separate"/>
    </w:r>
    <w:r w:rsidR="00BC3453">
      <w:rPr>
        <w:rFonts w:ascii="Gill Sans MT" w:hAnsi="Gill Sans MT" w:cs="Arial"/>
        <w:b/>
        <w:noProof/>
        <w:sz w:val="18"/>
        <w:szCs w:val="18"/>
      </w:rPr>
      <w:t>1</w:t>
    </w:r>
    <w:r w:rsidR="00B95093" w:rsidRPr="00B95093">
      <w:rPr>
        <w:rFonts w:ascii="Gill Sans MT" w:hAnsi="Gill Sans MT" w:cs="Arial"/>
        <w:b/>
        <w:noProof/>
        <w:color w:val="2B579A"/>
        <w:sz w:val="18"/>
        <w:szCs w:val="18"/>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17FD6" w14:textId="77777777" w:rsidR="005A0BBA" w:rsidRDefault="00546E5D" w:rsidP="00546E5D">
    <w:pPr>
      <w:pStyle w:val="Footer"/>
    </w:pPr>
    <w:r>
      <w:rPr>
        <w:rFonts w:ascii="Gill Sans MT" w:hAnsi="Gill Sans MT" w:cs="Arial"/>
        <w:b/>
        <w:sz w:val="18"/>
        <w:szCs w:val="18"/>
      </w:rPr>
      <w:t>Report Title</w:t>
    </w:r>
    <w:r w:rsidRPr="007E39EF">
      <w:rPr>
        <w:rFonts w:ascii="Gill Sans MT" w:hAnsi="Gill Sans MT" w:cs="Arial"/>
        <w:b/>
        <w:sz w:val="18"/>
        <w:szCs w:val="18"/>
      </w:rPr>
      <w:tab/>
    </w:r>
    <w:r w:rsidRPr="007E39EF">
      <w:rPr>
        <w:rFonts w:ascii="Gill Sans MT" w:hAnsi="Gill Sans MT" w:cs="Arial"/>
        <w:b/>
        <w:sz w:val="18"/>
        <w:szCs w:val="18"/>
      </w:rPr>
      <w:tab/>
    </w:r>
    <w:r w:rsidR="00566F12" w:rsidRPr="00546E5D">
      <w:rPr>
        <w:rFonts w:ascii="Gill Sans MT" w:hAnsi="Gill Sans MT" w:cs="Arial"/>
        <w:b/>
        <w:color w:val="2B579A"/>
        <w:sz w:val="18"/>
        <w:szCs w:val="18"/>
        <w:shd w:val="clear" w:color="auto" w:fill="E6E6E6"/>
      </w:rPr>
      <w:fldChar w:fldCharType="begin"/>
    </w:r>
    <w:r w:rsidR="00566F12" w:rsidRPr="00546E5D">
      <w:rPr>
        <w:rFonts w:ascii="Gill Sans MT" w:hAnsi="Gill Sans MT" w:cs="Arial"/>
        <w:b/>
        <w:sz w:val="18"/>
        <w:szCs w:val="18"/>
      </w:rPr>
      <w:instrText xml:space="preserve"> PAGE   \* MERGEFORMAT </w:instrText>
    </w:r>
    <w:r w:rsidR="00566F12" w:rsidRPr="00546E5D">
      <w:rPr>
        <w:rFonts w:ascii="Gill Sans MT" w:hAnsi="Gill Sans MT" w:cs="Arial"/>
        <w:b/>
        <w:color w:val="2B579A"/>
        <w:sz w:val="18"/>
        <w:szCs w:val="18"/>
        <w:shd w:val="clear" w:color="auto" w:fill="E6E6E6"/>
      </w:rPr>
      <w:fldChar w:fldCharType="separate"/>
    </w:r>
    <w:r w:rsidR="00A97106">
      <w:rPr>
        <w:rFonts w:ascii="Gill Sans MT" w:hAnsi="Gill Sans MT" w:cs="Arial"/>
        <w:b/>
        <w:noProof/>
        <w:sz w:val="18"/>
        <w:szCs w:val="18"/>
      </w:rPr>
      <w:t>1</w:t>
    </w:r>
    <w:r w:rsidR="00566F12" w:rsidRPr="00546E5D">
      <w:rPr>
        <w:rFonts w:ascii="Gill Sans MT" w:hAnsi="Gill Sans MT" w:cs="Arial"/>
        <w:b/>
        <w:color w:val="2B579A"/>
        <w:sz w:val="18"/>
        <w:szCs w:val="18"/>
        <w:shd w:val="clear" w:color="auto" w:fill="E6E6E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CEA3D" w14:textId="77777777" w:rsidR="00A97106" w:rsidRPr="00A97106" w:rsidRDefault="00A97106" w:rsidP="00A97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A9663" w14:textId="6ACD0CF6" w:rsidR="008256CF" w:rsidRDefault="008256CF" w:rsidP="008256CF">
    <w:pPr>
      <w:pStyle w:val="Footer"/>
      <w:pBdr>
        <w:top w:val="single" w:sz="8" w:space="1" w:color="D37D28"/>
      </w:pBdr>
      <w:tabs>
        <w:tab w:val="clear" w:pos="4680"/>
        <w:tab w:val="clear" w:pos="9360"/>
        <w:tab w:val="right" w:pos="12960"/>
      </w:tabs>
    </w:pPr>
    <w:r w:rsidRPr="008256CF">
      <w:rPr>
        <w:rFonts w:ascii="Gill Sans MT" w:eastAsia="Arial" w:hAnsi="Gill Sans MT" w:cs="Arial"/>
        <w:b/>
        <w:color w:val="000000"/>
        <w:sz w:val="18"/>
        <w:szCs w:val="18"/>
      </w:rPr>
      <w:t xml:space="preserve">FEED THE FUTURE | </w:t>
    </w:r>
    <w:r w:rsidR="00F76CEF">
      <w:rPr>
        <w:rFonts w:ascii="Gill Sans MT" w:eastAsia="Arial" w:hAnsi="Gill Sans MT" w:cs="Arial"/>
        <w:b/>
        <w:color w:val="000000"/>
        <w:sz w:val="18"/>
        <w:szCs w:val="18"/>
      </w:rPr>
      <w:t xml:space="preserve">Zone of Influence </w:t>
    </w:r>
    <w:r w:rsidR="00CA5046">
      <w:rPr>
        <w:rFonts w:ascii="Gill Sans MT" w:eastAsia="Arial" w:hAnsi="Gill Sans MT" w:cs="Arial"/>
        <w:b/>
        <w:color w:val="000000"/>
        <w:sz w:val="18"/>
        <w:szCs w:val="18"/>
      </w:rPr>
      <w:t>[</w:t>
    </w:r>
    <w:r w:rsidR="00CA5046" w:rsidRPr="00CA5046">
      <w:rPr>
        <w:rFonts w:ascii="Gill Sans MT" w:eastAsia="Arial" w:hAnsi="Gill Sans MT" w:cs="Arial"/>
        <w:b/>
        <w:color w:val="000000"/>
        <w:sz w:val="18"/>
        <w:szCs w:val="18"/>
        <w:highlight w:val="yellow"/>
      </w:rPr>
      <w:t>COUNTRY</w:t>
    </w:r>
    <w:r w:rsidR="00CA5046">
      <w:rPr>
        <w:rFonts w:ascii="Gill Sans MT" w:eastAsia="Arial" w:hAnsi="Gill Sans MT" w:cs="Arial"/>
        <w:b/>
        <w:color w:val="000000"/>
        <w:sz w:val="18"/>
        <w:szCs w:val="18"/>
      </w:rPr>
      <w:t xml:space="preserve">] </w:t>
    </w:r>
    <w:r w:rsidR="005B4AB7">
      <w:rPr>
        <w:rFonts w:ascii="Gill Sans MT" w:eastAsia="Arial" w:hAnsi="Gill Sans MT" w:cs="Arial"/>
        <w:b/>
        <w:color w:val="000000"/>
        <w:sz w:val="18"/>
        <w:szCs w:val="18"/>
      </w:rPr>
      <w:t xml:space="preserve">Midline </w:t>
    </w:r>
    <w:r>
      <w:rPr>
        <w:rFonts w:ascii="Gill Sans MT" w:hAnsi="Gill Sans MT" w:cs="Arial"/>
        <w:b/>
        <w:sz w:val="18"/>
        <w:szCs w:val="18"/>
      </w:rPr>
      <w:t xml:space="preserve">Survey </w:t>
    </w:r>
    <w:r w:rsidR="00CA5046">
      <w:rPr>
        <w:rFonts w:ascii="Gill Sans MT" w:hAnsi="Gill Sans MT" w:cs="Arial"/>
        <w:b/>
        <w:sz w:val="18"/>
        <w:szCs w:val="18"/>
      </w:rPr>
      <w:t>[</w:t>
    </w:r>
    <w:r w:rsidR="00CA5046" w:rsidRPr="00CA5046">
      <w:rPr>
        <w:rFonts w:ascii="Gill Sans MT" w:hAnsi="Gill Sans MT" w:cs="Arial"/>
        <w:b/>
        <w:sz w:val="18"/>
        <w:szCs w:val="18"/>
        <w:highlight w:val="yellow"/>
      </w:rPr>
      <w:t>YEAR(S)</w:t>
    </w:r>
    <w:r w:rsidR="00CA5046">
      <w:rPr>
        <w:rFonts w:ascii="Gill Sans MT" w:hAnsi="Gill Sans MT" w:cs="Arial"/>
        <w:b/>
        <w:sz w:val="18"/>
        <w:szCs w:val="18"/>
      </w:rPr>
      <w:t xml:space="preserve">] CAPI </w:t>
    </w:r>
    <w:r>
      <w:rPr>
        <w:rFonts w:ascii="Gill Sans MT" w:hAnsi="Gill Sans MT" w:cs="Arial"/>
        <w:b/>
        <w:sz w:val="18"/>
        <w:szCs w:val="18"/>
      </w:rPr>
      <w:t xml:space="preserve">Pretest Protocol </w:t>
    </w:r>
    <w:r>
      <w:rPr>
        <w:rFonts w:ascii="Gill Sans MT" w:hAnsi="Gill Sans MT" w:cs="Arial"/>
        <w:b/>
        <w:sz w:val="18"/>
        <w:szCs w:val="18"/>
      </w:rPr>
      <w:tab/>
    </w:r>
    <w:r w:rsidRPr="00B95093">
      <w:rPr>
        <w:rFonts w:ascii="Gill Sans MT" w:hAnsi="Gill Sans MT" w:cs="Arial"/>
        <w:b/>
        <w:color w:val="2B579A"/>
        <w:sz w:val="18"/>
        <w:szCs w:val="18"/>
        <w:shd w:val="clear" w:color="auto" w:fill="E6E6E6"/>
      </w:rPr>
      <w:fldChar w:fldCharType="begin"/>
    </w:r>
    <w:r w:rsidRPr="00B95093">
      <w:rPr>
        <w:rFonts w:ascii="Gill Sans MT" w:hAnsi="Gill Sans MT" w:cs="Arial"/>
        <w:b/>
        <w:sz w:val="18"/>
        <w:szCs w:val="18"/>
      </w:rPr>
      <w:instrText xml:space="preserve"> PAGE   \* MERGEFORMAT </w:instrText>
    </w:r>
    <w:r w:rsidRPr="00B95093">
      <w:rPr>
        <w:rFonts w:ascii="Gill Sans MT" w:hAnsi="Gill Sans MT" w:cs="Arial"/>
        <w:b/>
        <w:color w:val="2B579A"/>
        <w:sz w:val="18"/>
        <w:szCs w:val="18"/>
        <w:shd w:val="clear" w:color="auto" w:fill="E6E6E6"/>
      </w:rPr>
      <w:fldChar w:fldCharType="separate"/>
    </w:r>
    <w:r w:rsidR="00BC3453">
      <w:rPr>
        <w:rFonts w:ascii="Gill Sans MT" w:hAnsi="Gill Sans MT" w:cs="Arial"/>
        <w:b/>
        <w:noProof/>
        <w:sz w:val="18"/>
        <w:szCs w:val="18"/>
      </w:rPr>
      <w:t>6</w:t>
    </w:r>
    <w:r w:rsidRPr="00B95093">
      <w:rPr>
        <w:rFonts w:ascii="Gill Sans MT" w:hAnsi="Gill Sans MT" w:cs="Arial"/>
        <w:b/>
        <w:noProof/>
        <w:color w:val="2B579A"/>
        <w:sz w:val="18"/>
        <w:szCs w:val="18"/>
        <w:shd w:val="clear" w:color="auto" w:fill="E6E6E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0C651" w14:textId="77777777" w:rsidR="00AB23BB" w:rsidRPr="00A97106" w:rsidRDefault="00AB23BB" w:rsidP="00A97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F859" w14:textId="77777777" w:rsidR="00897F63" w:rsidRDefault="00897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54D86" w14:textId="77777777" w:rsidR="00C949B4" w:rsidRDefault="00C949B4" w:rsidP="006318A3">
      <w:pPr>
        <w:spacing w:after="0" w:line="240" w:lineRule="auto"/>
      </w:pPr>
      <w:r>
        <w:separator/>
      </w:r>
    </w:p>
  </w:footnote>
  <w:footnote w:type="continuationSeparator" w:id="0">
    <w:p w14:paraId="341D3903" w14:textId="77777777" w:rsidR="00C949B4" w:rsidRDefault="00C949B4" w:rsidP="006318A3">
      <w:pPr>
        <w:spacing w:after="0" w:line="240" w:lineRule="auto"/>
      </w:pPr>
      <w:r>
        <w:continuationSeparator/>
      </w:r>
    </w:p>
  </w:footnote>
  <w:footnote w:type="continuationNotice" w:id="1">
    <w:p w14:paraId="6DAA1540" w14:textId="77777777" w:rsidR="00C949B4" w:rsidRDefault="00C949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5670" w14:textId="77777777" w:rsidR="008256CF" w:rsidRDefault="008256CF" w:rsidP="006318A3">
    <w:pPr>
      <w:pStyle w:val="Header"/>
      <w:tabs>
        <w:tab w:val="clear" w:pos="9360"/>
        <w:tab w:val="right" w:pos="10800"/>
      </w:tabs>
      <w:ind w:left="-14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04F19" w14:textId="77777777" w:rsidR="005A0BBA" w:rsidRDefault="005A0B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23B1" w14:textId="77777777" w:rsidR="005A0BBA" w:rsidRDefault="005A0BBA" w:rsidP="006318A3">
    <w:pPr>
      <w:pStyle w:val="Header"/>
      <w:tabs>
        <w:tab w:val="clear" w:pos="9360"/>
        <w:tab w:val="right" w:pos="10800"/>
      </w:tabs>
      <w:ind w:left="-14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FE7CE" w14:textId="77777777" w:rsidR="00897F63" w:rsidRDefault="00897F63" w:rsidP="00897F63">
    <w:pPr>
      <w:pStyle w:val="Header"/>
      <w:tabs>
        <w:tab w:val="clear" w:pos="9360"/>
        <w:tab w:val="right" w:pos="1080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C6ADC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A5CB6"/>
    <w:multiLevelType w:val="hybridMultilevel"/>
    <w:tmpl w:val="E6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1BE6"/>
    <w:multiLevelType w:val="hybridMultilevel"/>
    <w:tmpl w:val="03D8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07367"/>
    <w:multiLevelType w:val="hybridMultilevel"/>
    <w:tmpl w:val="1C6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74179"/>
    <w:multiLevelType w:val="hybridMultilevel"/>
    <w:tmpl w:val="8D4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0E5A"/>
    <w:multiLevelType w:val="hybridMultilevel"/>
    <w:tmpl w:val="389C398A"/>
    <w:lvl w:ilvl="0" w:tplc="867840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E737C7"/>
    <w:multiLevelType w:val="hybridMultilevel"/>
    <w:tmpl w:val="04187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753BE9"/>
    <w:multiLevelType w:val="hybridMultilevel"/>
    <w:tmpl w:val="4586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AA199A"/>
    <w:multiLevelType w:val="hybridMultilevel"/>
    <w:tmpl w:val="EBC6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74FCF"/>
    <w:multiLevelType w:val="hybridMultilevel"/>
    <w:tmpl w:val="F36E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C4374"/>
    <w:multiLevelType w:val="hybridMultilevel"/>
    <w:tmpl w:val="FB68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A10E6"/>
    <w:multiLevelType w:val="hybridMultilevel"/>
    <w:tmpl w:val="A41420F2"/>
    <w:lvl w:ilvl="0" w:tplc="D35C17C8">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753D6A"/>
    <w:multiLevelType w:val="hybridMultilevel"/>
    <w:tmpl w:val="9F946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25422CA"/>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8347E"/>
    <w:multiLevelType w:val="hybridMultilevel"/>
    <w:tmpl w:val="03588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C5315DE"/>
    <w:multiLevelType w:val="multilevel"/>
    <w:tmpl w:val="0DC20AEA"/>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6" w15:restartNumberingAfterBreak="0">
    <w:nsid w:val="61A23D9F"/>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C44CE"/>
    <w:multiLevelType w:val="hybridMultilevel"/>
    <w:tmpl w:val="BA5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92AFD"/>
    <w:multiLevelType w:val="hybridMultilevel"/>
    <w:tmpl w:val="F4446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5C01A8"/>
    <w:multiLevelType w:val="hybridMultilevel"/>
    <w:tmpl w:val="27009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CA611C"/>
    <w:multiLevelType w:val="hybridMultilevel"/>
    <w:tmpl w:val="BFBE653C"/>
    <w:lvl w:ilvl="0" w:tplc="4CD289B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15:restartNumberingAfterBreak="0">
    <w:nsid w:val="709A20EB"/>
    <w:multiLevelType w:val="hybridMultilevel"/>
    <w:tmpl w:val="55FAD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B7405"/>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8E39D8"/>
    <w:multiLevelType w:val="hybridMultilevel"/>
    <w:tmpl w:val="BE484DFC"/>
    <w:lvl w:ilvl="0" w:tplc="1BBC7A52">
      <w:start w:val="1"/>
      <w:numFmt w:val="bullet"/>
      <w:lvlText w:val="•"/>
      <w:lvlJc w:val="left"/>
      <w:pPr>
        <w:tabs>
          <w:tab w:val="num" w:pos="720"/>
        </w:tabs>
        <w:ind w:left="720" w:hanging="360"/>
      </w:pPr>
      <w:rPr>
        <w:rFonts w:ascii="Arial" w:hAnsi="Arial" w:hint="default"/>
      </w:rPr>
    </w:lvl>
    <w:lvl w:ilvl="1" w:tplc="0898FDA2" w:tentative="1">
      <w:start w:val="1"/>
      <w:numFmt w:val="bullet"/>
      <w:lvlText w:val="•"/>
      <w:lvlJc w:val="left"/>
      <w:pPr>
        <w:tabs>
          <w:tab w:val="num" w:pos="1440"/>
        </w:tabs>
        <w:ind w:left="1440" w:hanging="360"/>
      </w:pPr>
      <w:rPr>
        <w:rFonts w:ascii="Arial" w:hAnsi="Arial" w:hint="default"/>
      </w:rPr>
    </w:lvl>
    <w:lvl w:ilvl="2" w:tplc="BDEA603C" w:tentative="1">
      <w:start w:val="1"/>
      <w:numFmt w:val="bullet"/>
      <w:lvlText w:val="•"/>
      <w:lvlJc w:val="left"/>
      <w:pPr>
        <w:tabs>
          <w:tab w:val="num" w:pos="2160"/>
        </w:tabs>
        <w:ind w:left="2160" w:hanging="360"/>
      </w:pPr>
      <w:rPr>
        <w:rFonts w:ascii="Arial" w:hAnsi="Arial" w:hint="default"/>
      </w:rPr>
    </w:lvl>
    <w:lvl w:ilvl="3" w:tplc="7C32E910" w:tentative="1">
      <w:start w:val="1"/>
      <w:numFmt w:val="bullet"/>
      <w:lvlText w:val="•"/>
      <w:lvlJc w:val="left"/>
      <w:pPr>
        <w:tabs>
          <w:tab w:val="num" w:pos="2880"/>
        </w:tabs>
        <w:ind w:left="2880" w:hanging="360"/>
      </w:pPr>
      <w:rPr>
        <w:rFonts w:ascii="Arial" w:hAnsi="Arial" w:hint="default"/>
      </w:rPr>
    </w:lvl>
    <w:lvl w:ilvl="4" w:tplc="9020AC82" w:tentative="1">
      <w:start w:val="1"/>
      <w:numFmt w:val="bullet"/>
      <w:lvlText w:val="•"/>
      <w:lvlJc w:val="left"/>
      <w:pPr>
        <w:tabs>
          <w:tab w:val="num" w:pos="3600"/>
        </w:tabs>
        <w:ind w:left="3600" w:hanging="360"/>
      </w:pPr>
      <w:rPr>
        <w:rFonts w:ascii="Arial" w:hAnsi="Arial" w:hint="default"/>
      </w:rPr>
    </w:lvl>
    <w:lvl w:ilvl="5" w:tplc="6CEE8564" w:tentative="1">
      <w:start w:val="1"/>
      <w:numFmt w:val="bullet"/>
      <w:lvlText w:val="•"/>
      <w:lvlJc w:val="left"/>
      <w:pPr>
        <w:tabs>
          <w:tab w:val="num" w:pos="4320"/>
        </w:tabs>
        <w:ind w:left="4320" w:hanging="360"/>
      </w:pPr>
      <w:rPr>
        <w:rFonts w:ascii="Arial" w:hAnsi="Arial" w:hint="default"/>
      </w:rPr>
    </w:lvl>
    <w:lvl w:ilvl="6" w:tplc="C0F02C80" w:tentative="1">
      <w:start w:val="1"/>
      <w:numFmt w:val="bullet"/>
      <w:lvlText w:val="•"/>
      <w:lvlJc w:val="left"/>
      <w:pPr>
        <w:tabs>
          <w:tab w:val="num" w:pos="5040"/>
        </w:tabs>
        <w:ind w:left="5040" w:hanging="360"/>
      </w:pPr>
      <w:rPr>
        <w:rFonts w:ascii="Arial" w:hAnsi="Arial" w:hint="default"/>
      </w:rPr>
    </w:lvl>
    <w:lvl w:ilvl="7" w:tplc="B1827286" w:tentative="1">
      <w:start w:val="1"/>
      <w:numFmt w:val="bullet"/>
      <w:lvlText w:val="•"/>
      <w:lvlJc w:val="left"/>
      <w:pPr>
        <w:tabs>
          <w:tab w:val="num" w:pos="5760"/>
        </w:tabs>
        <w:ind w:left="5760" w:hanging="360"/>
      </w:pPr>
      <w:rPr>
        <w:rFonts w:ascii="Arial" w:hAnsi="Arial" w:hint="default"/>
      </w:rPr>
    </w:lvl>
    <w:lvl w:ilvl="8" w:tplc="FEEA10D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18"/>
  </w:num>
  <w:num w:numId="4">
    <w:abstractNumId w:val="7"/>
  </w:num>
  <w:num w:numId="5">
    <w:abstractNumId w:val="2"/>
  </w:num>
  <w:num w:numId="6">
    <w:abstractNumId w:val="4"/>
  </w:num>
  <w:num w:numId="7">
    <w:abstractNumId w:val="14"/>
  </w:num>
  <w:num w:numId="8">
    <w:abstractNumId w:val="1"/>
  </w:num>
  <w:num w:numId="9">
    <w:abstractNumId w:val="12"/>
  </w:num>
  <w:num w:numId="10">
    <w:abstractNumId w:val="6"/>
  </w:num>
  <w:num w:numId="11">
    <w:abstractNumId w:val="23"/>
  </w:num>
  <w:num w:numId="12">
    <w:abstractNumId w:val="9"/>
  </w:num>
  <w:num w:numId="13">
    <w:abstractNumId w:val="0"/>
  </w:num>
  <w:num w:numId="14">
    <w:abstractNumId w:val="5"/>
  </w:num>
  <w:num w:numId="15">
    <w:abstractNumId w:val="10"/>
  </w:num>
  <w:num w:numId="16">
    <w:abstractNumId w:val="3"/>
  </w:num>
  <w:num w:numId="17">
    <w:abstractNumId w:val="20"/>
  </w:num>
  <w:num w:numId="18">
    <w:abstractNumId w:val="21"/>
  </w:num>
  <w:num w:numId="19">
    <w:abstractNumId w:val="8"/>
  </w:num>
  <w:num w:numId="20">
    <w:abstractNumId w:val="16"/>
  </w:num>
  <w:num w:numId="21">
    <w:abstractNumId w:val="13"/>
  </w:num>
  <w:num w:numId="22">
    <w:abstractNumId w:val="22"/>
  </w:num>
  <w:num w:numId="23">
    <w:abstractNumId w:val="15"/>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CF">
    <w15:presenceInfo w15:providerId="None" w15:userId="ICF"/>
  </w15:person>
  <w15:person w15:author="Kiersten Johnson">
    <w15:presenceInfo w15:providerId="Windows Live" w15:userId="756920d31d83ea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o:colormru v:ext="edit" colors="#94a545,#479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B6E"/>
    <w:rsid w:val="00000C32"/>
    <w:rsid w:val="00002144"/>
    <w:rsid w:val="000044DB"/>
    <w:rsid w:val="00006F00"/>
    <w:rsid w:val="00007F3B"/>
    <w:rsid w:val="000141E4"/>
    <w:rsid w:val="000154B4"/>
    <w:rsid w:val="000229EC"/>
    <w:rsid w:val="00023934"/>
    <w:rsid w:val="00027568"/>
    <w:rsid w:val="00030B6E"/>
    <w:rsid w:val="00031619"/>
    <w:rsid w:val="00031A69"/>
    <w:rsid w:val="000378CF"/>
    <w:rsid w:val="00040B04"/>
    <w:rsid w:val="000577A2"/>
    <w:rsid w:val="00062CE5"/>
    <w:rsid w:val="0006552C"/>
    <w:rsid w:val="00065CB4"/>
    <w:rsid w:val="0006775D"/>
    <w:rsid w:val="00074554"/>
    <w:rsid w:val="00075F03"/>
    <w:rsid w:val="000812AB"/>
    <w:rsid w:val="000832EE"/>
    <w:rsid w:val="0008556A"/>
    <w:rsid w:val="000940A2"/>
    <w:rsid w:val="00095F24"/>
    <w:rsid w:val="000A07C2"/>
    <w:rsid w:val="000A137C"/>
    <w:rsid w:val="000A5DB2"/>
    <w:rsid w:val="000B2929"/>
    <w:rsid w:val="000B55BD"/>
    <w:rsid w:val="000B5CB7"/>
    <w:rsid w:val="000C75FD"/>
    <w:rsid w:val="000D3087"/>
    <w:rsid w:val="000D7B9B"/>
    <w:rsid w:val="000F23AA"/>
    <w:rsid w:val="00103BE9"/>
    <w:rsid w:val="0011046B"/>
    <w:rsid w:val="001111BB"/>
    <w:rsid w:val="00112AE0"/>
    <w:rsid w:val="00112F84"/>
    <w:rsid w:val="00114D92"/>
    <w:rsid w:val="00115CF2"/>
    <w:rsid w:val="00124B7A"/>
    <w:rsid w:val="00125C64"/>
    <w:rsid w:val="001277F0"/>
    <w:rsid w:val="001333A0"/>
    <w:rsid w:val="0013443A"/>
    <w:rsid w:val="001466D7"/>
    <w:rsid w:val="0016129A"/>
    <w:rsid w:val="0016200D"/>
    <w:rsid w:val="001754B0"/>
    <w:rsid w:val="00175E31"/>
    <w:rsid w:val="00176AB7"/>
    <w:rsid w:val="00186E35"/>
    <w:rsid w:val="001877AE"/>
    <w:rsid w:val="00192C25"/>
    <w:rsid w:val="00193B68"/>
    <w:rsid w:val="00196658"/>
    <w:rsid w:val="001973CE"/>
    <w:rsid w:val="001A1445"/>
    <w:rsid w:val="001B1E9E"/>
    <w:rsid w:val="001B33FB"/>
    <w:rsid w:val="001B5B43"/>
    <w:rsid w:val="001B66AB"/>
    <w:rsid w:val="001C30DB"/>
    <w:rsid w:val="001C77E7"/>
    <w:rsid w:val="001D1938"/>
    <w:rsid w:val="001D24CF"/>
    <w:rsid w:val="001D2638"/>
    <w:rsid w:val="001D6936"/>
    <w:rsid w:val="001E3791"/>
    <w:rsid w:val="001E6B0E"/>
    <w:rsid w:val="001F1852"/>
    <w:rsid w:val="001F5D68"/>
    <w:rsid w:val="00200860"/>
    <w:rsid w:val="00201FE3"/>
    <w:rsid w:val="00204880"/>
    <w:rsid w:val="00205DBC"/>
    <w:rsid w:val="00205FAE"/>
    <w:rsid w:val="00206D36"/>
    <w:rsid w:val="002103AD"/>
    <w:rsid w:val="00213D49"/>
    <w:rsid w:val="00240AD4"/>
    <w:rsid w:val="0024327A"/>
    <w:rsid w:val="002438B5"/>
    <w:rsid w:val="00243D73"/>
    <w:rsid w:val="00245BF9"/>
    <w:rsid w:val="00255898"/>
    <w:rsid w:val="0025657F"/>
    <w:rsid w:val="00257FC4"/>
    <w:rsid w:val="00262AE6"/>
    <w:rsid w:val="002638F8"/>
    <w:rsid w:val="002677A5"/>
    <w:rsid w:val="002910E6"/>
    <w:rsid w:val="002943B7"/>
    <w:rsid w:val="002945FF"/>
    <w:rsid w:val="002970AC"/>
    <w:rsid w:val="002A1BBE"/>
    <w:rsid w:val="002A5338"/>
    <w:rsid w:val="002A607B"/>
    <w:rsid w:val="002A7DBF"/>
    <w:rsid w:val="002B00D6"/>
    <w:rsid w:val="002C4AF7"/>
    <w:rsid w:val="002D5517"/>
    <w:rsid w:val="002D7900"/>
    <w:rsid w:val="002D7C93"/>
    <w:rsid w:val="002E3CE0"/>
    <w:rsid w:val="002E5114"/>
    <w:rsid w:val="003076FE"/>
    <w:rsid w:val="00307B43"/>
    <w:rsid w:val="0031026C"/>
    <w:rsid w:val="003110B2"/>
    <w:rsid w:val="00313EB8"/>
    <w:rsid w:val="00316E53"/>
    <w:rsid w:val="00322C96"/>
    <w:rsid w:val="0032534D"/>
    <w:rsid w:val="0033278B"/>
    <w:rsid w:val="00332FB7"/>
    <w:rsid w:val="00335488"/>
    <w:rsid w:val="00341EDC"/>
    <w:rsid w:val="003448E4"/>
    <w:rsid w:val="003470C0"/>
    <w:rsid w:val="00350136"/>
    <w:rsid w:val="003510BB"/>
    <w:rsid w:val="00351833"/>
    <w:rsid w:val="003518A0"/>
    <w:rsid w:val="00362977"/>
    <w:rsid w:val="00370DF0"/>
    <w:rsid w:val="00370FBD"/>
    <w:rsid w:val="003822A0"/>
    <w:rsid w:val="00383319"/>
    <w:rsid w:val="003849A8"/>
    <w:rsid w:val="00387DAC"/>
    <w:rsid w:val="00392D79"/>
    <w:rsid w:val="00395FF8"/>
    <w:rsid w:val="00397793"/>
    <w:rsid w:val="00397A63"/>
    <w:rsid w:val="003A1C95"/>
    <w:rsid w:val="003A2C2D"/>
    <w:rsid w:val="003A3769"/>
    <w:rsid w:val="003A38F6"/>
    <w:rsid w:val="003A6D81"/>
    <w:rsid w:val="003B5980"/>
    <w:rsid w:val="003C0A9A"/>
    <w:rsid w:val="003C6A64"/>
    <w:rsid w:val="003C7C28"/>
    <w:rsid w:val="003D16D1"/>
    <w:rsid w:val="003D23C8"/>
    <w:rsid w:val="003D2912"/>
    <w:rsid w:val="003D47FD"/>
    <w:rsid w:val="003D7631"/>
    <w:rsid w:val="003E17ED"/>
    <w:rsid w:val="003F18B1"/>
    <w:rsid w:val="003F1CB3"/>
    <w:rsid w:val="003F29B8"/>
    <w:rsid w:val="003F6DAB"/>
    <w:rsid w:val="00403A30"/>
    <w:rsid w:val="00404595"/>
    <w:rsid w:val="00410F49"/>
    <w:rsid w:val="0041345F"/>
    <w:rsid w:val="0041598B"/>
    <w:rsid w:val="0041755F"/>
    <w:rsid w:val="00421C80"/>
    <w:rsid w:val="00427CE5"/>
    <w:rsid w:val="0043048E"/>
    <w:rsid w:val="00451595"/>
    <w:rsid w:val="0045229E"/>
    <w:rsid w:val="00454F7A"/>
    <w:rsid w:val="004614C8"/>
    <w:rsid w:val="0047312F"/>
    <w:rsid w:val="00475E81"/>
    <w:rsid w:val="0047610A"/>
    <w:rsid w:val="00480580"/>
    <w:rsid w:val="00484FE3"/>
    <w:rsid w:val="00487DB2"/>
    <w:rsid w:val="00491590"/>
    <w:rsid w:val="00492BB2"/>
    <w:rsid w:val="00493C4A"/>
    <w:rsid w:val="004A244B"/>
    <w:rsid w:val="004A4111"/>
    <w:rsid w:val="004B1F4B"/>
    <w:rsid w:val="004B27F9"/>
    <w:rsid w:val="004B322D"/>
    <w:rsid w:val="004B51A9"/>
    <w:rsid w:val="004D3DEC"/>
    <w:rsid w:val="004D45A8"/>
    <w:rsid w:val="004D5466"/>
    <w:rsid w:val="004D5BC7"/>
    <w:rsid w:val="004F530A"/>
    <w:rsid w:val="004F6A65"/>
    <w:rsid w:val="0050153C"/>
    <w:rsid w:val="00502BC8"/>
    <w:rsid w:val="00503007"/>
    <w:rsid w:val="005047BC"/>
    <w:rsid w:val="005066C3"/>
    <w:rsid w:val="00513402"/>
    <w:rsid w:val="0051446F"/>
    <w:rsid w:val="005200A4"/>
    <w:rsid w:val="00526C3B"/>
    <w:rsid w:val="00526F93"/>
    <w:rsid w:val="00530F92"/>
    <w:rsid w:val="00533175"/>
    <w:rsid w:val="00533A65"/>
    <w:rsid w:val="00534751"/>
    <w:rsid w:val="005414F8"/>
    <w:rsid w:val="005416CB"/>
    <w:rsid w:val="00546391"/>
    <w:rsid w:val="00546E5D"/>
    <w:rsid w:val="005511BB"/>
    <w:rsid w:val="00551214"/>
    <w:rsid w:val="00557135"/>
    <w:rsid w:val="00561285"/>
    <w:rsid w:val="0056443C"/>
    <w:rsid w:val="0056494F"/>
    <w:rsid w:val="00566800"/>
    <w:rsid w:val="00566F12"/>
    <w:rsid w:val="00567E08"/>
    <w:rsid w:val="00573466"/>
    <w:rsid w:val="0057525D"/>
    <w:rsid w:val="00576404"/>
    <w:rsid w:val="0058070D"/>
    <w:rsid w:val="00581CE6"/>
    <w:rsid w:val="00587940"/>
    <w:rsid w:val="00591184"/>
    <w:rsid w:val="00596B30"/>
    <w:rsid w:val="00597165"/>
    <w:rsid w:val="005A0BBA"/>
    <w:rsid w:val="005B1D39"/>
    <w:rsid w:val="005B33B3"/>
    <w:rsid w:val="005B3D73"/>
    <w:rsid w:val="005B4AB7"/>
    <w:rsid w:val="005B5024"/>
    <w:rsid w:val="005B798B"/>
    <w:rsid w:val="005C3C7F"/>
    <w:rsid w:val="005C7B35"/>
    <w:rsid w:val="005D00B1"/>
    <w:rsid w:val="005D11A1"/>
    <w:rsid w:val="005D3127"/>
    <w:rsid w:val="005D3FC2"/>
    <w:rsid w:val="005D6473"/>
    <w:rsid w:val="005E08F2"/>
    <w:rsid w:val="005E2057"/>
    <w:rsid w:val="005E33FD"/>
    <w:rsid w:val="005E5D58"/>
    <w:rsid w:val="005E7414"/>
    <w:rsid w:val="005F56D5"/>
    <w:rsid w:val="00607C95"/>
    <w:rsid w:val="00607D39"/>
    <w:rsid w:val="00610934"/>
    <w:rsid w:val="00612F34"/>
    <w:rsid w:val="00617F47"/>
    <w:rsid w:val="0062082B"/>
    <w:rsid w:val="006266E8"/>
    <w:rsid w:val="006309FD"/>
    <w:rsid w:val="006318A3"/>
    <w:rsid w:val="00635F8A"/>
    <w:rsid w:val="00635F94"/>
    <w:rsid w:val="0063644C"/>
    <w:rsid w:val="00637421"/>
    <w:rsid w:val="00640310"/>
    <w:rsid w:val="00642379"/>
    <w:rsid w:val="00643E49"/>
    <w:rsid w:val="00645483"/>
    <w:rsid w:val="00645EE9"/>
    <w:rsid w:val="006470C1"/>
    <w:rsid w:val="00650968"/>
    <w:rsid w:val="00650BA0"/>
    <w:rsid w:val="00656E1D"/>
    <w:rsid w:val="00663FAE"/>
    <w:rsid w:val="00672B0E"/>
    <w:rsid w:val="006743EF"/>
    <w:rsid w:val="00675D15"/>
    <w:rsid w:val="00680921"/>
    <w:rsid w:val="00685254"/>
    <w:rsid w:val="00693EEB"/>
    <w:rsid w:val="006A1F22"/>
    <w:rsid w:val="006A2D56"/>
    <w:rsid w:val="006A777A"/>
    <w:rsid w:val="006B024B"/>
    <w:rsid w:val="006B20E5"/>
    <w:rsid w:val="006B21E7"/>
    <w:rsid w:val="006B2D42"/>
    <w:rsid w:val="006B6AD2"/>
    <w:rsid w:val="006C60F5"/>
    <w:rsid w:val="006D3E6F"/>
    <w:rsid w:val="006D5D9B"/>
    <w:rsid w:val="006D6526"/>
    <w:rsid w:val="006F4075"/>
    <w:rsid w:val="006F4EEA"/>
    <w:rsid w:val="006F5B96"/>
    <w:rsid w:val="0070022F"/>
    <w:rsid w:val="00700E8A"/>
    <w:rsid w:val="00701119"/>
    <w:rsid w:val="00703D5D"/>
    <w:rsid w:val="00703FE4"/>
    <w:rsid w:val="0070412E"/>
    <w:rsid w:val="00704797"/>
    <w:rsid w:val="007121E7"/>
    <w:rsid w:val="00715CFA"/>
    <w:rsid w:val="00720FF5"/>
    <w:rsid w:val="00721ACE"/>
    <w:rsid w:val="00725735"/>
    <w:rsid w:val="00725B34"/>
    <w:rsid w:val="00734AB9"/>
    <w:rsid w:val="00737F78"/>
    <w:rsid w:val="0074009E"/>
    <w:rsid w:val="00743CD3"/>
    <w:rsid w:val="00746BF4"/>
    <w:rsid w:val="007476E4"/>
    <w:rsid w:val="00750CDC"/>
    <w:rsid w:val="00756524"/>
    <w:rsid w:val="00757C36"/>
    <w:rsid w:val="00764BE0"/>
    <w:rsid w:val="00765543"/>
    <w:rsid w:val="00765A01"/>
    <w:rsid w:val="00765C64"/>
    <w:rsid w:val="00767924"/>
    <w:rsid w:val="00773EE2"/>
    <w:rsid w:val="007A12F5"/>
    <w:rsid w:val="007A1862"/>
    <w:rsid w:val="007A1E8E"/>
    <w:rsid w:val="007A3F2E"/>
    <w:rsid w:val="007A7D6C"/>
    <w:rsid w:val="007B65F4"/>
    <w:rsid w:val="007C0403"/>
    <w:rsid w:val="007C32C0"/>
    <w:rsid w:val="007C3DAC"/>
    <w:rsid w:val="007D2244"/>
    <w:rsid w:val="007D31B1"/>
    <w:rsid w:val="007D5405"/>
    <w:rsid w:val="007E104A"/>
    <w:rsid w:val="007F3B5C"/>
    <w:rsid w:val="00801428"/>
    <w:rsid w:val="00802E34"/>
    <w:rsid w:val="00811AD3"/>
    <w:rsid w:val="00812F18"/>
    <w:rsid w:val="008256CF"/>
    <w:rsid w:val="008271D0"/>
    <w:rsid w:val="00833CDA"/>
    <w:rsid w:val="00834C25"/>
    <w:rsid w:val="00836ABE"/>
    <w:rsid w:val="0084038F"/>
    <w:rsid w:val="00843C9F"/>
    <w:rsid w:val="008475A9"/>
    <w:rsid w:val="00851A5A"/>
    <w:rsid w:val="00856189"/>
    <w:rsid w:val="00856265"/>
    <w:rsid w:val="0085741F"/>
    <w:rsid w:val="0085749D"/>
    <w:rsid w:val="008575A8"/>
    <w:rsid w:val="008610ED"/>
    <w:rsid w:val="008713E7"/>
    <w:rsid w:val="00873E8F"/>
    <w:rsid w:val="00874971"/>
    <w:rsid w:val="0087587A"/>
    <w:rsid w:val="00876472"/>
    <w:rsid w:val="00881889"/>
    <w:rsid w:val="00881E83"/>
    <w:rsid w:val="00884F4F"/>
    <w:rsid w:val="008878E1"/>
    <w:rsid w:val="00891974"/>
    <w:rsid w:val="00897A88"/>
    <w:rsid w:val="00897F63"/>
    <w:rsid w:val="008A098D"/>
    <w:rsid w:val="008A3E3A"/>
    <w:rsid w:val="008A4F09"/>
    <w:rsid w:val="008B15D4"/>
    <w:rsid w:val="008B7907"/>
    <w:rsid w:val="008C4095"/>
    <w:rsid w:val="008D1DCD"/>
    <w:rsid w:val="008D7A23"/>
    <w:rsid w:val="008E07F8"/>
    <w:rsid w:val="008E3F28"/>
    <w:rsid w:val="008E4AEB"/>
    <w:rsid w:val="008E5CB5"/>
    <w:rsid w:val="008E5D02"/>
    <w:rsid w:val="008F157A"/>
    <w:rsid w:val="008F1625"/>
    <w:rsid w:val="008F16C1"/>
    <w:rsid w:val="008F43DF"/>
    <w:rsid w:val="00900F22"/>
    <w:rsid w:val="009113EB"/>
    <w:rsid w:val="00911582"/>
    <w:rsid w:val="00922182"/>
    <w:rsid w:val="00924B62"/>
    <w:rsid w:val="00925913"/>
    <w:rsid w:val="009300AF"/>
    <w:rsid w:val="009366BE"/>
    <w:rsid w:val="00936A76"/>
    <w:rsid w:val="00937E5B"/>
    <w:rsid w:val="00947AF1"/>
    <w:rsid w:val="00957D60"/>
    <w:rsid w:val="00962C85"/>
    <w:rsid w:val="009742ED"/>
    <w:rsid w:val="00977E6D"/>
    <w:rsid w:val="00980CA3"/>
    <w:rsid w:val="009905C9"/>
    <w:rsid w:val="00990E8D"/>
    <w:rsid w:val="00993AE3"/>
    <w:rsid w:val="00995631"/>
    <w:rsid w:val="0099566C"/>
    <w:rsid w:val="0099593A"/>
    <w:rsid w:val="009A1339"/>
    <w:rsid w:val="009A2A45"/>
    <w:rsid w:val="009A4D12"/>
    <w:rsid w:val="009B02E6"/>
    <w:rsid w:val="009B083C"/>
    <w:rsid w:val="009B3BF4"/>
    <w:rsid w:val="009B4CBD"/>
    <w:rsid w:val="009B6802"/>
    <w:rsid w:val="009B7977"/>
    <w:rsid w:val="009C08B8"/>
    <w:rsid w:val="009C29C0"/>
    <w:rsid w:val="009C37F4"/>
    <w:rsid w:val="009C4BFD"/>
    <w:rsid w:val="009E27C2"/>
    <w:rsid w:val="009E39A1"/>
    <w:rsid w:val="009F0E45"/>
    <w:rsid w:val="009F33AE"/>
    <w:rsid w:val="009F3EB4"/>
    <w:rsid w:val="009F65E4"/>
    <w:rsid w:val="00A0373D"/>
    <w:rsid w:val="00A0735B"/>
    <w:rsid w:val="00A10122"/>
    <w:rsid w:val="00A101EA"/>
    <w:rsid w:val="00A109D5"/>
    <w:rsid w:val="00A10D2D"/>
    <w:rsid w:val="00A13DB4"/>
    <w:rsid w:val="00A15E7F"/>
    <w:rsid w:val="00A16CCD"/>
    <w:rsid w:val="00A17840"/>
    <w:rsid w:val="00A24D62"/>
    <w:rsid w:val="00A30F12"/>
    <w:rsid w:val="00A33864"/>
    <w:rsid w:val="00A33C0F"/>
    <w:rsid w:val="00A34795"/>
    <w:rsid w:val="00A41195"/>
    <w:rsid w:val="00A414D2"/>
    <w:rsid w:val="00A42486"/>
    <w:rsid w:val="00A453AA"/>
    <w:rsid w:val="00A454CE"/>
    <w:rsid w:val="00A46B2B"/>
    <w:rsid w:val="00A46B91"/>
    <w:rsid w:val="00A51F0D"/>
    <w:rsid w:val="00A52890"/>
    <w:rsid w:val="00A536C3"/>
    <w:rsid w:val="00A61531"/>
    <w:rsid w:val="00A631F5"/>
    <w:rsid w:val="00A63BB3"/>
    <w:rsid w:val="00A67CEB"/>
    <w:rsid w:val="00A67FE6"/>
    <w:rsid w:val="00A709E1"/>
    <w:rsid w:val="00A73813"/>
    <w:rsid w:val="00A741B8"/>
    <w:rsid w:val="00A82317"/>
    <w:rsid w:val="00A86C5C"/>
    <w:rsid w:val="00A94305"/>
    <w:rsid w:val="00A95A82"/>
    <w:rsid w:val="00A97106"/>
    <w:rsid w:val="00AA10E8"/>
    <w:rsid w:val="00AA77A5"/>
    <w:rsid w:val="00AB23BB"/>
    <w:rsid w:val="00AB4DEC"/>
    <w:rsid w:val="00AC5F79"/>
    <w:rsid w:val="00AC6EF0"/>
    <w:rsid w:val="00AC72C5"/>
    <w:rsid w:val="00AC7BB2"/>
    <w:rsid w:val="00AD38B2"/>
    <w:rsid w:val="00AD39B5"/>
    <w:rsid w:val="00AD3A25"/>
    <w:rsid w:val="00AD6B8C"/>
    <w:rsid w:val="00AD7101"/>
    <w:rsid w:val="00AE0798"/>
    <w:rsid w:val="00AE0ADF"/>
    <w:rsid w:val="00AE113B"/>
    <w:rsid w:val="00AE176E"/>
    <w:rsid w:val="00AE43B2"/>
    <w:rsid w:val="00AE463F"/>
    <w:rsid w:val="00AE6C30"/>
    <w:rsid w:val="00AE7D4B"/>
    <w:rsid w:val="00AF0375"/>
    <w:rsid w:val="00AF0794"/>
    <w:rsid w:val="00AF08A3"/>
    <w:rsid w:val="00AF2DC4"/>
    <w:rsid w:val="00AF5A4A"/>
    <w:rsid w:val="00AF6AD0"/>
    <w:rsid w:val="00B038B3"/>
    <w:rsid w:val="00B0435E"/>
    <w:rsid w:val="00B06A08"/>
    <w:rsid w:val="00B06AF0"/>
    <w:rsid w:val="00B139FA"/>
    <w:rsid w:val="00B16267"/>
    <w:rsid w:val="00B17F5D"/>
    <w:rsid w:val="00B21B69"/>
    <w:rsid w:val="00B31138"/>
    <w:rsid w:val="00B3755B"/>
    <w:rsid w:val="00B45045"/>
    <w:rsid w:val="00B50957"/>
    <w:rsid w:val="00B65369"/>
    <w:rsid w:val="00B67B71"/>
    <w:rsid w:val="00B73431"/>
    <w:rsid w:val="00B75B1A"/>
    <w:rsid w:val="00B85534"/>
    <w:rsid w:val="00B87AAB"/>
    <w:rsid w:val="00B907A2"/>
    <w:rsid w:val="00B931B8"/>
    <w:rsid w:val="00B95093"/>
    <w:rsid w:val="00BA12B9"/>
    <w:rsid w:val="00BA1FA9"/>
    <w:rsid w:val="00BA4880"/>
    <w:rsid w:val="00BA4BA3"/>
    <w:rsid w:val="00BA53E7"/>
    <w:rsid w:val="00BB1588"/>
    <w:rsid w:val="00BB248D"/>
    <w:rsid w:val="00BB7913"/>
    <w:rsid w:val="00BC1467"/>
    <w:rsid w:val="00BC1D09"/>
    <w:rsid w:val="00BC1FAE"/>
    <w:rsid w:val="00BC3453"/>
    <w:rsid w:val="00BC7B22"/>
    <w:rsid w:val="00BE6067"/>
    <w:rsid w:val="00BF1816"/>
    <w:rsid w:val="00BF1B95"/>
    <w:rsid w:val="00BF280B"/>
    <w:rsid w:val="00BF356A"/>
    <w:rsid w:val="00BF4E4F"/>
    <w:rsid w:val="00C07F46"/>
    <w:rsid w:val="00C07FA8"/>
    <w:rsid w:val="00C145B5"/>
    <w:rsid w:val="00C163F3"/>
    <w:rsid w:val="00C246CF"/>
    <w:rsid w:val="00C258B8"/>
    <w:rsid w:val="00C44D16"/>
    <w:rsid w:val="00C45DED"/>
    <w:rsid w:val="00C54AAC"/>
    <w:rsid w:val="00C60878"/>
    <w:rsid w:val="00C64E92"/>
    <w:rsid w:val="00C71AEF"/>
    <w:rsid w:val="00C745A3"/>
    <w:rsid w:val="00C8085A"/>
    <w:rsid w:val="00C866F8"/>
    <w:rsid w:val="00C86A11"/>
    <w:rsid w:val="00C87756"/>
    <w:rsid w:val="00C90951"/>
    <w:rsid w:val="00C9182B"/>
    <w:rsid w:val="00C940D4"/>
    <w:rsid w:val="00C949B4"/>
    <w:rsid w:val="00CA0042"/>
    <w:rsid w:val="00CA5046"/>
    <w:rsid w:val="00CA53A7"/>
    <w:rsid w:val="00CA66FB"/>
    <w:rsid w:val="00CB3C5B"/>
    <w:rsid w:val="00CB5BC5"/>
    <w:rsid w:val="00CB69FF"/>
    <w:rsid w:val="00CC4BCC"/>
    <w:rsid w:val="00CC4D1D"/>
    <w:rsid w:val="00CC593D"/>
    <w:rsid w:val="00CD5C52"/>
    <w:rsid w:val="00CD6BFF"/>
    <w:rsid w:val="00CE1ECF"/>
    <w:rsid w:val="00CE34DA"/>
    <w:rsid w:val="00CF590B"/>
    <w:rsid w:val="00CF5BB7"/>
    <w:rsid w:val="00CF7010"/>
    <w:rsid w:val="00CF73BC"/>
    <w:rsid w:val="00CF7ADB"/>
    <w:rsid w:val="00D01899"/>
    <w:rsid w:val="00D041A7"/>
    <w:rsid w:val="00D100CF"/>
    <w:rsid w:val="00D129FD"/>
    <w:rsid w:val="00D147A3"/>
    <w:rsid w:val="00D26679"/>
    <w:rsid w:val="00D2686C"/>
    <w:rsid w:val="00D27052"/>
    <w:rsid w:val="00D34CE0"/>
    <w:rsid w:val="00D3680E"/>
    <w:rsid w:val="00D37C81"/>
    <w:rsid w:val="00D42C59"/>
    <w:rsid w:val="00D4400C"/>
    <w:rsid w:val="00D459E2"/>
    <w:rsid w:val="00D45CF0"/>
    <w:rsid w:val="00D477FB"/>
    <w:rsid w:val="00D50D48"/>
    <w:rsid w:val="00D54FF6"/>
    <w:rsid w:val="00D57594"/>
    <w:rsid w:val="00D637EF"/>
    <w:rsid w:val="00D64B45"/>
    <w:rsid w:val="00D70229"/>
    <w:rsid w:val="00D724F7"/>
    <w:rsid w:val="00D72D15"/>
    <w:rsid w:val="00D74028"/>
    <w:rsid w:val="00D75EE5"/>
    <w:rsid w:val="00D773A2"/>
    <w:rsid w:val="00D90779"/>
    <w:rsid w:val="00D9302E"/>
    <w:rsid w:val="00D9709D"/>
    <w:rsid w:val="00D970AB"/>
    <w:rsid w:val="00DA2C3E"/>
    <w:rsid w:val="00DA327E"/>
    <w:rsid w:val="00DC133A"/>
    <w:rsid w:val="00DD7E30"/>
    <w:rsid w:val="00DE1A83"/>
    <w:rsid w:val="00DE26C6"/>
    <w:rsid w:val="00DF05B6"/>
    <w:rsid w:val="00DF080C"/>
    <w:rsid w:val="00DF23C1"/>
    <w:rsid w:val="00DF47DE"/>
    <w:rsid w:val="00DF7B69"/>
    <w:rsid w:val="00E04065"/>
    <w:rsid w:val="00E07619"/>
    <w:rsid w:val="00E12414"/>
    <w:rsid w:val="00E12A45"/>
    <w:rsid w:val="00E1368C"/>
    <w:rsid w:val="00E203C6"/>
    <w:rsid w:val="00E231A7"/>
    <w:rsid w:val="00E23209"/>
    <w:rsid w:val="00E23F85"/>
    <w:rsid w:val="00E33818"/>
    <w:rsid w:val="00E35841"/>
    <w:rsid w:val="00E40A59"/>
    <w:rsid w:val="00E441D0"/>
    <w:rsid w:val="00E458F9"/>
    <w:rsid w:val="00E60098"/>
    <w:rsid w:val="00E628BB"/>
    <w:rsid w:val="00E62CAA"/>
    <w:rsid w:val="00E67B52"/>
    <w:rsid w:val="00E74700"/>
    <w:rsid w:val="00E76D6E"/>
    <w:rsid w:val="00E779D5"/>
    <w:rsid w:val="00E81230"/>
    <w:rsid w:val="00E85899"/>
    <w:rsid w:val="00E86C42"/>
    <w:rsid w:val="00E86D3E"/>
    <w:rsid w:val="00E910EA"/>
    <w:rsid w:val="00E95D0E"/>
    <w:rsid w:val="00EA4288"/>
    <w:rsid w:val="00EC2C3F"/>
    <w:rsid w:val="00EC3352"/>
    <w:rsid w:val="00EC6F7E"/>
    <w:rsid w:val="00ED52AB"/>
    <w:rsid w:val="00EE267D"/>
    <w:rsid w:val="00EF2E41"/>
    <w:rsid w:val="00EF6CE5"/>
    <w:rsid w:val="00EF7E52"/>
    <w:rsid w:val="00F038E4"/>
    <w:rsid w:val="00F04BF6"/>
    <w:rsid w:val="00F17FD2"/>
    <w:rsid w:val="00F22AFB"/>
    <w:rsid w:val="00F230B2"/>
    <w:rsid w:val="00F24C75"/>
    <w:rsid w:val="00F2674C"/>
    <w:rsid w:val="00F37408"/>
    <w:rsid w:val="00F40AD1"/>
    <w:rsid w:val="00F46790"/>
    <w:rsid w:val="00F50845"/>
    <w:rsid w:val="00F525BF"/>
    <w:rsid w:val="00F54A88"/>
    <w:rsid w:val="00F64863"/>
    <w:rsid w:val="00F649E2"/>
    <w:rsid w:val="00F65079"/>
    <w:rsid w:val="00F67859"/>
    <w:rsid w:val="00F73EF6"/>
    <w:rsid w:val="00F76CEF"/>
    <w:rsid w:val="00F8647A"/>
    <w:rsid w:val="00F86D65"/>
    <w:rsid w:val="00F87303"/>
    <w:rsid w:val="00F9337F"/>
    <w:rsid w:val="00F95F9A"/>
    <w:rsid w:val="00F9684A"/>
    <w:rsid w:val="00FA1BC5"/>
    <w:rsid w:val="00FA6867"/>
    <w:rsid w:val="00FA76EE"/>
    <w:rsid w:val="00FB0B22"/>
    <w:rsid w:val="00FB187F"/>
    <w:rsid w:val="00FC0D9D"/>
    <w:rsid w:val="00FC48F3"/>
    <w:rsid w:val="00FC4F0C"/>
    <w:rsid w:val="00FC6B08"/>
    <w:rsid w:val="00FD1749"/>
    <w:rsid w:val="00FD3F9B"/>
    <w:rsid w:val="00FE0191"/>
    <w:rsid w:val="00FE235F"/>
    <w:rsid w:val="00FE3107"/>
    <w:rsid w:val="00FF53D7"/>
    <w:rsid w:val="00FF73BD"/>
    <w:rsid w:val="00FF7F4B"/>
    <w:rsid w:val="09E6E063"/>
    <w:rsid w:val="11F256EF"/>
    <w:rsid w:val="31845F18"/>
    <w:rsid w:val="31FD54E1"/>
    <w:rsid w:val="457F3D10"/>
    <w:rsid w:val="484C77AA"/>
    <w:rsid w:val="48D83FD5"/>
    <w:rsid w:val="4930F19F"/>
    <w:rsid w:val="507C913D"/>
    <w:rsid w:val="5DFE4C4D"/>
    <w:rsid w:val="611A4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4a545,#4799b5"/>
    </o:shapedefaults>
    <o:shapelayout v:ext="edit">
      <o:idmap v:ext="edit" data="1"/>
    </o:shapelayout>
  </w:shapeDefaults>
  <w:decimalSymbol w:val="."/>
  <w:listSeparator w:val=","/>
  <w14:docId w14:val="413FF364"/>
  <w15:docId w15:val="{85866B43-F5B1-4CC2-A523-8A3D0B1A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0"/>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0"/>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A16CCD"/>
    <w:pPr>
      <w:tabs>
        <w:tab w:val="right" w:leader="dot" w:pos="9350"/>
      </w:tabs>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unhideWhenUsed/>
    <w:rsid w:val="002A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6557">
      <w:bodyDiv w:val="1"/>
      <w:marLeft w:val="0"/>
      <w:marRight w:val="0"/>
      <w:marTop w:val="0"/>
      <w:marBottom w:val="0"/>
      <w:divBdr>
        <w:top w:val="none" w:sz="0" w:space="0" w:color="auto"/>
        <w:left w:val="none" w:sz="0" w:space="0" w:color="auto"/>
        <w:bottom w:val="none" w:sz="0" w:space="0" w:color="auto"/>
        <w:right w:val="none" w:sz="0" w:space="0" w:color="auto"/>
      </w:divBdr>
      <w:divsChild>
        <w:div w:id="241260733">
          <w:marLeft w:val="547"/>
          <w:marRight w:val="0"/>
          <w:marTop w:val="154"/>
          <w:marBottom w:val="0"/>
          <w:divBdr>
            <w:top w:val="none" w:sz="0" w:space="0" w:color="auto"/>
            <w:left w:val="none" w:sz="0" w:space="0" w:color="auto"/>
            <w:bottom w:val="none" w:sz="0" w:space="0" w:color="auto"/>
            <w:right w:val="none" w:sz="0" w:space="0" w:color="auto"/>
          </w:divBdr>
        </w:div>
        <w:div w:id="1041200963">
          <w:marLeft w:val="547"/>
          <w:marRight w:val="0"/>
          <w:marTop w:val="154"/>
          <w:marBottom w:val="0"/>
          <w:divBdr>
            <w:top w:val="none" w:sz="0" w:space="0" w:color="auto"/>
            <w:left w:val="none" w:sz="0" w:space="0" w:color="auto"/>
            <w:bottom w:val="none" w:sz="0" w:space="0" w:color="auto"/>
            <w:right w:val="none" w:sz="0" w:space="0" w:color="auto"/>
          </w:divBdr>
        </w:div>
        <w:div w:id="1987465633">
          <w:marLeft w:val="547"/>
          <w:marRight w:val="0"/>
          <w:marTop w:val="154"/>
          <w:marBottom w:val="0"/>
          <w:divBdr>
            <w:top w:val="none" w:sz="0" w:space="0" w:color="auto"/>
            <w:left w:val="none" w:sz="0" w:space="0" w:color="auto"/>
            <w:bottom w:val="none" w:sz="0" w:space="0" w:color="auto"/>
            <w:right w:val="none" w:sz="0" w:space="0" w:color="auto"/>
          </w:divBdr>
        </w:div>
      </w:divsChild>
    </w:div>
    <w:div w:id="819690737">
      <w:bodyDiv w:val="1"/>
      <w:marLeft w:val="0"/>
      <w:marRight w:val="0"/>
      <w:marTop w:val="0"/>
      <w:marBottom w:val="0"/>
      <w:divBdr>
        <w:top w:val="none" w:sz="0" w:space="0" w:color="auto"/>
        <w:left w:val="none" w:sz="0" w:space="0" w:color="auto"/>
        <w:bottom w:val="none" w:sz="0" w:space="0" w:color="auto"/>
        <w:right w:val="none" w:sz="0" w:space="0" w:color="auto"/>
      </w:divBdr>
    </w:div>
    <w:div w:id="19451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4.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fontTable" Target="fontTable.xml"/><Relationship Id="rId30" Type="http://schemas.microsoft.com/office/2019/05/relationships/documenttasks" Target="documenttasks/documenttasks1.xml"/></Relationships>
</file>

<file path=word/documenttasks/documenttasks1.xml><?xml version="1.0" encoding="utf-8"?>
<t:Tasks xmlns:t="http://schemas.microsoft.com/office/tasks/2019/documenttasks">
  <t:Task id="{BFBCE040-B4C5-41A2-B993-1BCC574DC4FC}">
    <t:Anchor>
      <t:Comment id="269202312"/>
    </t:Anchor>
    <t:History>
      <t:Event id="{BE77FC17-6FC0-4FEA-A8ED-97C2B42B62E7}" time="2021-03-25T12:40:11Z">
        <t:Attribution userId="S::52854@icf.com::ea72046b-1607-49d6-b74c-621ed194b6e9" userProvider="AD" userName="Sene, Abraham"/>
        <t:Anchor>
          <t:Comment id="269202312"/>
        </t:Anchor>
        <t:Create/>
      </t:Event>
      <t:Event id="{0E8D859B-59E3-43CE-A1C5-C55998BC7538}" time="2021-03-25T12:40:11Z">
        <t:Attribution userId="S::52854@icf.com::ea72046b-1607-49d6-b74c-621ed194b6e9" userProvider="AD" userName="Sene, Abraham"/>
        <t:Anchor>
          <t:Comment id="269202312"/>
        </t:Anchor>
        <t:Assign userId="S::40857@icf.com::1bb727f8-d5d1-4db4-85a4-43c5b2742b9a" userProvider="AD" userName="Dupuis, Genevieve"/>
      </t:Event>
      <t:Event id="{6A77204E-24BC-45F9-A495-0A24414D4BC6}" time="2021-03-25T12:40:11Z">
        <t:Attribution userId="S::52854@icf.com::ea72046b-1607-49d6-b74c-621ed194b6e9" userProvider="AD" userName="Sene, Abraham"/>
        <t:Anchor>
          <t:Comment id="269202312"/>
        </t:Anchor>
        <t:SetTitle title="@Dupuis, Genevieve @Zalisk, Kirsten  Should we elaborate a little bit more how interviewers would fill CAPI questions related to anthro measurements then? Say like try enter different measurements and then enter a generic code (like 9994) if we don't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AF6234-35C4-465F-9768-8E277B99DB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052DB8-3E60-4DBB-AB2B-454A339E1B59}"/>
</file>

<file path=customXml/itemProps3.xml><?xml version="1.0" encoding="utf-8"?>
<ds:datastoreItem xmlns:ds="http://schemas.openxmlformats.org/officeDocument/2006/customXml" ds:itemID="{5222D153-826C-4EE2-94CA-0B65BAB29FE9}">
  <ds:schemaRefs>
    <ds:schemaRef ds:uri="http://schemas.openxmlformats.org/officeDocument/2006/bibliography"/>
  </ds:schemaRefs>
</ds:datastoreItem>
</file>

<file path=customXml/itemProps4.xml><?xml version="1.0" encoding="utf-8"?>
<ds:datastoreItem xmlns:ds="http://schemas.openxmlformats.org/officeDocument/2006/customXml" ds:itemID="{DB911569-9A90-4BD9-AF25-031C4A969B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2087</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13962</CharactersWithSpaces>
  <SharedDoc>false</SharedDoc>
  <HLinks>
    <vt:vector size="54" baseType="variant">
      <vt:variant>
        <vt:i4>1769531</vt:i4>
      </vt:variant>
      <vt:variant>
        <vt:i4>50</vt:i4>
      </vt:variant>
      <vt:variant>
        <vt:i4>0</vt:i4>
      </vt:variant>
      <vt:variant>
        <vt:i4>5</vt:i4>
      </vt:variant>
      <vt:variant>
        <vt:lpwstr/>
      </vt:variant>
      <vt:variant>
        <vt:lpwstr>_Toc67922069</vt:lpwstr>
      </vt:variant>
      <vt:variant>
        <vt:i4>1703995</vt:i4>
      </vt:variant>
      <vt:variant>
        <vt:i4>44</vt:i4>
      </vt:variant>
      <vt:variant>
        <vt:i4>0</vt:i4>
      </vt:variant>
      <vt:variant>
        <vt:i4>5</vt:i4>
      </vt:variant>
      <vt:variant>
        <vt:lpwstr/>
      </vt:variant>
      <vt:variant>
        <vt:lpwstr>_Toc67922068</vt:lpwstr>
      </vt:variant>
      <vt:variant>
        <vt:i4>1376315</vt:i4>
      </vt:variant>
      <vt:variant>
        <vt:i4>38</vt:i4>
      </vt:variant>
      <vt:variant>
        <vt:i4>0</vt:i4>
      </vt:variant>
      <vt:variant>
        <vt:i4>5</vt:i4>
      </vt:variant>
      <vt:variant>
        <vt:lpwstr/>
      </vt:variant>
      <vt:variant>
        <vt:lpwstr>_Toc67922067</vt:lpwstr>
      </vt:variant>
      <vt:variant>
        <vt:i4>1310779</vt:i4>
      </vt:variant>
      <vt:variant>
        <vt:i4>32</vt:i4>
      </vt:variant>
      <vt:variant>
        <vt:i4>0</vt:i4>
      </vt:variant>
      <vt:variant>
        <vt:i4>5</vt:i4>
      </vt:variant>
      <vt:variant>
        <vt:lpwstr/>
      </vt:variant>
      <vt:variant>
        <vt:lpwstr>_Toc67922066</vt:lpwstr>
      </vt:variant>
      <vt:variant>
        <vt:i4>1507387</vt:i4>
      </vt:variant>
      <vt:variant>
        <vt:i4>26</vt:i4>
      </vt:variant>
      <vt:variant>
        <vt:i4>0</vt:i4>
      </vt:variant>
      <vt:variant>
        <vt:i4>5</vt:i4>
      </vt:variant>
      <vt:variant>
        <vt:lpwstr/>
      </vt:variant>
      <vt:variant>
        <vt:lpwstr>_Toc67922065</vt:lpwstr>
      </vt:variant>
      <vt:variant>
        <vt:i4>1441851</vt:i4>
      </vt:variant>
      <vt:variant>
        <vt:i4>20</vt:i4>
      </vt:variant>
      <vt:variant>
        <vt:i4>0</vt:i4>
      </vt:variant>
      <vt:variant>
        <vt:i4>5</vt:i4>
      </vt:variant>
      <vt:variant>
        <vt:lpwstr/>
      </vt:variant>
      <vt:variant>
        <vt:lpwstr>_Toc67922064</vt:lpwstr>
      </vt:variant>
      <vt:variant>
        <vt:i4>1114171</vt:i4>
      </vt:variant>
      <vt:variant>
        <vt:i4>14</vt:i4>
      </vt:variant>
      <vt:variant>
        <vt:i4>0</vt:i4>
      </vt:variant>
      <vt:variant>
        <vt:i4>5</vt:i4>
      </vt:variant>
      <vt:variant>
        <vt:lpwstr/>
      </vt:variant>
      <vt:variant>
        <vt:lpwstr>_Toc67922063</vt:lpwstr>
      </vt:variant>
      <vt:variant>
        <vt:i4>1048635</vt:i4>
      </vt:variant>
      <vt:variant>
        <vt:i4>8</vt:i4>
      </vt:variant>
      <vt:variant>
        <vt:i4>0</vt:i4>
      </vt:variant>
      <vt:variant>
        <vt:i4>5</vt:i4>
      </vt:variant>
      <vt:variant>
        <vt:lpwstr/>
      </vt:variant>
      <vt:variant>
        <vt:lpwstr>_Toc67922062</vt:lpwstr>
      </vt:variant>
      <vt:variant>
        <vt:i4>1245243</vt:i4>
      </vt:variant>
      <vt:variant>
        <vt:i4>2</vt:i4>
      </vt:variant>
      <vt:variant>
        <vt:i4>0</vt:i4>
      </vt:variant>
      <vt:variant>
        <vt:i4>5</vt:i4>
      </vt:variant>
      <vt:variant>
        <vt:lpwstr/>
      </vt:variant>
      <vt:variant>
        <vt:lpwstr>_Toc67922061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Kiersten</dc:creator>
  <cp:keywords/>
  <cp:lastModifiedBy>Kiersten Johnson</cp:lastModifiedBy>
  <cp:revision>2</cp:revision>
  <cp:lastPrinted>2017-11-15T19:56:00Z</cp:lastPrinted>
  <dcterms:created xsi:type="dcterms:W3CDTF">2021-04-10T15:16:00Z</dcterms:created>
  <dcterms:modified xsi:type="dcterms:W3CDTF">2021-04-10T15:16:00Z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