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9F40AD" w14:textId="77777777" w:rsidR="002E52A2" w:rsidRPr="00BB6871" w:rsidRDefault="002E52A2" w:rsidP="002E52A2">
      <w:pPr>
        <w:pStyle w:val="SL-FlLftSgl"/>
        <w:rPr>
          <w:rFonts w:ascii="Gill Sans MT" w:hAnsi="Gill Sans MT" w:cs="Arial"/>
          <w:sz w:val="72"/>
          <w:szCs w:val="72"/>
        </w:rPr>
      </w:pPr>
    </w:p>
    <w:p w14:paraId="5080F108" w14:textId="77777777" w:rsidR="002E52A2" w:rsidRPr="0059797B" w:rsidRDefault="002E52A2" w:rsidP="002E52A2">
      <w:pPr>
        <w:pStyle w:val="SL-FlLftSgl"/>
        <w:rPr>
          <w:rFonts w:ascii="Gill Sans MT" w:hAnsi="Gill Sans MT" w:cs="Arial"/>
          <w:color w:val="387990"/>
          <w:sz w:val="72"/>
          <w:szCs w:val="72"/>
        </w:rPr>
      </w:pPr>
    </w:p>
    <w:p w14:paraId="7DABA4FB" w14:textId="77777777" w:rsidR="00202CFA"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Feed the Future</w:t>
      </w:r>
    </w:p>
    <w:p w14:paraId="3CE532A9" w14:textId="77777777" w:rsidR="00A86CF2"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Survey Implementation</w:t>
      </w:r>
    </w:p>
    <w:p w14:paraId="3FD55270" w14:textId="77777777" w:rsidR="00A86CF2"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Document</w:t>
      </w:r>
    </w:p>
    <w:p w14:paraId="75C872BE" w14:textId="77777777" w:rsidR="009B3A86" w:rsidRPr="0059797B" w:rsidRDefault="009B3A86" w:rsidP="00202CFA">
      <w:pPr>
        <w:rPr>
          <w:rFonts w:ascii="Gill Sans MT" w:eastAsia="Cabin" w:hAnsi="Gill Sans MT"/>
          <w:color w:val="387990"/>
          <w:sz w:val="56"/>
          <w:szCs w:val="56"/>
        </w:rPr>
      </w:pPr>
    </w:p>
    <w:p w14:paraId="25E6DDFC" w14:textId="77777777" w:rsidR="0059582F" w:rsidRPr="0059797B" w:rsidRDefault="003F1065"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Us</w:t>
      </w:r>
      <w:r w:rsidR="001E1FAF" w:rsidRPr="0059797B">
        <w:rPr>
          <w:rFonts w:ascii="Gill Sans MT" w:eastAsia="Times New Roman" w:hAnsi="Gill Sans MT"/>
          <w:color w:val="387990"/>
          <w:sz w:val="52"/>
          <w:szCs w:val="52"/>
        </w:rPr>
        <w:t xml:space="preserve">ing </w:t>
      </w:r>
      <w:r w:rsidR="0059582F" w:rsidRPr="0059797B">
        <w:rPr>
          <w:rFonts w:ascii="Gill Sans MT" w:eastAsia="Times New Roman" w:hAnsi="Gill Sans MT"/>
          <w:color w:val="387990"/>
          <w:sz w:val="52"/>
          <w:szCs w:val="52"/>
        </w:rPr>
        <w:t xml:space="preserve">the </w:t>
      </w:r>
      <w:r w:rsidRPr="0059797B">
        <w:rPr>
          <w:rFonts w:ascii="Gill Sans MT" w:eastAsia="Times New Roman" w:hAnsi="Gill Sans MT"/>
          <w:color w:val="387990"/>
          <w:sz w:val="52"/>
          <w:szCs w:val="52"/>
        </w:rPr>
        <w:t>Translation</w:t>
      </w:r>
      <w:r w:rsidR="00891CD7" w:rsidRPr="0059797B">
        <w:rPr>
          <w:rFonts w:ascii="Gill Sans MT" w:eastAsia="Times New Roman" w:hAnsi="Gill Sans MT"/>
          <w:color w:val="387990"/>
          <w:sz w:val="52"/>
          <w:szCs w:val="52"/>
        </w:rPr>
        <w:t>s</w:t>
      </w:r>
      <w:r w:rsidRPr="0059797B">
        <w:rPr>
          <w:rFonts w:ascii="Gill Sans MT" w:eastAsia="Times New Roman" w:hAnsi="Gill Sans MT"/>
          <w:color w:val="387990"/>
          <w:sz w:val="52"/>
          <w:szCs w:val="52"/>
        </w:rPr>
        <w:t xml:space="preserve"> </w:t>
      </w:r>
      <w:r w:rsidR="00891CD7" w:rsidRPr="0059797B">
        <w:rPr>
          <w:rFonts w:ascii="Gill Sans MT" w:eastAsia="Times New Roman" w:hAnsi="Gill Sans MT"/>
          <w:color w:val="387990"/>
          <w:sz w:val="52"/>
          <w:szCs w:val="52"/>
        </w:rPr>
        <w:t>Work</w:t>
      </w:r>
      <w:r w:rsidR="00174B03" w:rsidRPr="0059797B">
        <w:rPr>
          <w:rFonts w:ascii="Gill Sans MT" w:eastAsia="Times New Roman" w:hAnsi="Gill Sans MT"/>
          <w:color w:val="387990"/>
          <w:sz w:val="52"/>
          <w:szCs w:val="52"/>
        </w:rPr>
        <w:t>sheet</w:t>
      </w:r>
    </w:p>
    <w:p w14:paraId="24DEC2DF" w14:textId="77777777" w:rsidR="00891CD7" w:rsidRPr="0059797B" w:rsidRDefault="00891CD7"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and Other Workbook Features</w:t>
      </w:r>
    </w:p>
    <w:p w14:paraId="10E6B2F1" w14:textId="77777777" w:rsidR="00174B03" w:rsidRPr="0059797B" w:rsidRDefault="0063286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of</w:t>
      </w:r>
      <w:r w:rsidR="00174B03" w:rsidRPr="0059797B">
        <w:rPr>
          <w:rFonts w:ascii="Gill Sans MT" w:eastAsia="Times New Roman" w:hAnsi="Gill Sans MT"/>
          <w:color w:val="387990"/>
          <w:sz w:val="52"/>
          <w:szCs w:val="52"/>
        </w:rPr>
        <w:t xml:space="preserve"> the </w:t>
      </w:r>
      <w:r w:rsidR="001E1FAF" w:rsidRPr="0059797B">
        <w:rPr>
          <w:rFonts w:ascii="Gill Sans MT" w:eastAsia="Times New Roman" w:hAnsi="Gill Sans MT"/>
          <w:color w:val="387990"/>
          <w:sz w:val="52"/>
          <w:szCs w:val="52"/>
        </w:rPr>
        <w:t>Feed the Future</w:t>
      </w:r>
    </w:p>
    <w:p w14:paraId="7D6B776D" w14:textId="062AEA42" w:rsidR="00202CFA" w:rsidRPr="0059797B" w:rsidRDefault="0059582F"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 xml:space="preserve">ZOI </w:t>
      </w:r>
      <w:del w:id="0" w:author="Kaur, Jasbir" w:date="2021-04-30T01:31:00Z">
        <w:r w:rsidR="0021228C" w:rsidDel="00AF28BE">
          <w:rPr>
            <w:rFonts w:ascii="Gill Sans MT" w:eastAsia="Times New Roman" w:hAnsi="Gill Sans MT"/>
            <w:color w:val="387990"/>
            <w:sz w:val="52"/>
            <w:szCs w:val="52"/>
          </w:rPr>
          <w:delText xml:space="preserve">Midline </w:delText>
        </w:r>
      </w:del>
      <w:r w:rsidRPr="0059797B">
        <w:rPr>
          <w:rFonts w:ascii="Gill Sans MT" w:eastAsia="Times New Roman" w:hAnsi="Gill Sans MT"/>
          <w:color w:val="387990"/>
          <w:sz w:val="52"/>
          <w:szCs w:val="52"/>
        </w:rPr>
        <w:t>Survey</w:t>
      </w:r>
      <w:r w:rsidR="00174B03" w:rsidRPr="0059797B">
        <w:rPr>
          <w:rFonts w:ascii="Gill Sans MT" w:eastAsia="Times New Roman" w:hAnsi="Gill Sans MT"/>
          <w:color w:val="387990"/>
          <w:sz w:val="52"/>
          <w:szCs w:val="52"/>
        </w:rPr>
        <w:t xml:space="preserve"> </w:t>
      </w:r>
      <w:r w:rsidR="001E1FAF" w:rsidRPr="0059797B">
        <w:rPr>
          <w:rFonts w:ascii="Gill Sans MT" w:eastAsia="Times New Roman" w:hAnsi="Gill Sans MT"/>
          <w:color w:val="387990"/>
          <w:sz w:val="52"/>
          <w:szCs w:val="52"/>
        </w:rPr>
        <w:t>Questionnaire</w:t>
      </w:r>
    </w:p>
    <w:p w14:paraId="1ED1936D" w14:textId="77777777" w:rsidR="002273CF" w:rsidRPr="0059797B" w:rsidRDefault="002273CF" w:rsidP="00AD3EB1">
      <w:pPr>
        <w:rPr>
          <w:rFonts w:ascii="Gill Sans MT" w:eastAsia="Times New Roman" w:hAnsi="Gill Sans MT"/>
          <w:color w:val="387990"/>
          <w:sz w:val="52"/>
          <w:szCs w:val="52"/>
        </w:rPr>
      </w:pPr>
    </w:p>
    <w:p w14:paraId="691175C4" w14:textId="77777777" w:rsidR="00087B53" w:rsidRPr="0059797B" w:rsidRDefault="00087B53" w:rsidP="0048771D">
      <w:pPr>
        <w:spacing w:line="240" w:lineRule="auto"/>
        <w:rPr>
          <w:rFonts w:ascii="Gill Sans MT" w:eastAsia="Cabin" w:hAnsi="Gill Sans MT" w:cs="Cabin"/>
          <w:color w:val="387990"/>
          <w:sz w:val="24"/>
          <w:szCs w:val="24"/>
          <w:highlight w:val="yellow"/>
        </w:rPr>
      </w:pPr>
    </w:p>
    <w:p w14:paraId="5DDFD0BE" w14:textId="07A87465" w:rsidR="00C475E8" w:rsidRPr="0059797B" w:rsidRDefault="0021228C" w:rsidP="0048771D">
      <w:pPr>
        <w:spacing w:line="240" w:lineRule="auto"/>
        <w:rPr>
          <w:rFonts w:ascii="Gill Sans MT" w:eastAsia="Cabin" w:hAnsi="Gill Sans MT" w:cs="Cabin"/>
          <w:color w:val="387990"/>
          <w:sz w:val="24"/>
          <w:szCs w:val="24"/>
        </w:rPr>
      </w:pPr>
      <w:del w:id="1" w:author="Kaur, Jasbir" w:date="2021-04-30T01:33:00Z">
        <w:r w:rsidDel="00AF28BE">
          <w:rPr>
            <w:rFonts w:ascii="Gill Sans MT" w:eastAsia="Cabin" w:hAnsi="Gill Sans MT" w:cs="Cabin"/>
            <w:color w:val="387990"/>
            <w:sz w:val="24"/>
            <w:szCs w:val="24"/>
          </w:rPr>
          <w:delText>April 2021</w:delText>
        </w:r>
      </w:del>
      <w:ins w:id="2" w:author="Kaur, Jasbir" w:date="2021-04-30T01:33:00Z">
        <w:r w:rsidR="00AF28BE">
          <w:rPr>
            <w:rFonts w:ascii="Gill Sans MT" w:eastAsia="Cabin" w:hAnsi="Gill Sans MT" w:cs="Cabin"/>
            <w:color w:val="387990"/>
            <w:sz w:val="24"/>
            <w:szCs w:val="24"/>
          </w:rPr>
          <w:t>February 2018</w:t>
        </w:r>
      </w:ins>
    </w:p>
    <w:p w14:paraId="6E58027B" w14:textId="77777777" w:rsidR="00AD3EB1" w:rsidRPr="00BB6871" w:rsidRDefault="00AD3EB1" w:rsidP="00AD3EB1">
      <w:pPr>
        <w:spacing w:line="240" w:lineRule="auto"/>
        <w:rPr>
          <w:rFonts w:ascii="Gill Sans MT" w:hAnsi="Gill Sans MT"/>
        </w:rPr>
      </w:pPr>
    </w:p>
    <w:p w14:paraId="41641362" w14:textId="77777777" w:rsidR="00AD3EB1" w:rsidRPr="00BB6871" w:rsidRDefault="00AD3EB1" w:rsidP="00AD3EB1">
      <w:pPr>
        <w:spacing w:line="240" w:lineRule="auto"/>
        <w:rPr>
          <w:rFonts w:ascii="Gill Sans MT" w:hAnsi="Gill Sans MT"/>
        </w:rPr>
      </w:pPr>
    </w:p>
    <w:p w14:paraId="4AB6D483" w14:textId="1417B822" w:rsidR="00212871" w:rsidRDefault="00F62BDE" w:rsidP="00006A66">
      <w:pPr>
        <w:spacing w:line="240" w:lineRule="auto"/>
        <w:rPr>
          <w:rFonts w:ascii="Gill Sans MT" w:eastAsia="Cabin" w:hAnsi="Gill Sans MT" w:cs="Cabin"/>
          <w:sz w:val="20"/>
          <w:szCs w:val="20"/>
        </w:rPr>
        <w:sectPr w:rsidR="00212871" w:rsidSect="002E52A2">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r w:rsidRPr="00BB6871">
        <w:rPr>
          <w:rFonts w:ascii="Gill Sans MT" w:eastAsia="Cabin" w:hAnsi="Gill Sans MT" w:cs="Cabin"/>
          <w:sz w:val="20"/>
          <w:szCs w:val="20"/>
        </w:rPr>
        <w:t xml:space="preserve">This publication was prepared for review by the United States Agency for International Development. It was prepared by </w:t>
      </w:r>
      <w:r w:rsidR="00B0208C" w:rsidRPr="00BB6871">
        <w:rPr>
          <w:rFonts w:ascii="Gill Sans MT" w:eastAsia="Cabin" w:hAnsi="Gill Sans MT" w:cs="Cabin"/>
          <w:sz w:val="20"/>
          <w:szCs w:val="20"/>
        </w:rPr>
        <w:t>ICF</w:t>
      </w:r>
      <w:r w:rsidR="00006A66" w:rsidRPr="00BB6871">
        <w:rPr>
          <w:rFonts w:ascii="Gill Sans MT" w:eastAsia="Cabin" w:hAnsi="Gill Sans MT" w:cs="Cabin"/>
          <w:sz w:val="20"/>
          <w:szCs w:val="20"/>
        </w:rPr>
        <w:t xml:space="preserve"> for the United States Agency for International Development, USAID Contract Number GS-23F-8144H/AID-OAA-M-12-00006</w:t>
      </w:r>
      <w:ins w:id="3" w:author="Kaur, Jasbir" w:date="2021-04-26T08:13:00Z">
        <w:r w:rsidR="00B9681D">
          <w:rPr>
            <w:rFonts w:ascii="Gill Sans MT" w:eastAsia="Cabin" w:hAnsi="Gill Sans MT" w:cs="Cabin"/>
            <w:sz w:val="20"/>
            <w:szCs w:val="20"/>
          </w:rPr>
          <w:t>.</w:t>
        </w:r>
      </w:ins>
      <w:del w:id="4" w:author="Kaur, Jasbir" w:date="2021-04-26T08:13:00Z">
        <w:r w:rsidR="00006A66" w:rsidRPr="00BB6871" w:rsidDel="00B9681D">
          <w:rPr>
            <w:rFonts w:ascii="Gill Sans MT" w:eastAsia="Cabin" w:hAnsi="Gill Sans MT" w:cs="Cabin"/>
            <w:sz w:val="20"/>
            <w:szCs w:val="20"/>
          </w:rPr>
          <w:delText>, Feed the Future PEEL</w:delText>
        </w:r>
        <w:r w:rsidR="00A86CF2" w:rsidRPr="00BB6871" w:rsidDel="00B9681D">
          <w:rPr>
            <w:rFonts w:ascii="Gill Sans MT" w:eastAsia="Cabin" w:hAnsi="Gill Sans MT" w:cs="Cabin"/>
            <w:sz w:val="20"/>
            <w:szCs w:val="20"/>
          </w:rPr>
          <w:delText>.</w:delText>
        </w:r>
      </w:del>
    </w:p>
    <w:p w14:paraId="630383D9" w14:textId="77777777" w:rsidR="00006A66" w:rsidRPr="00BB6871" w:rsidRDefault="00006A66" w:rsidP="00006A66">
      <w:pPr>
        <w:spacing w:line="240" w:lineRule="auto"/>
        <w:rPr>
          <w:rFonts w:ascii="Gill Sans MT" w:hAnsi="Gill Sans MT"/>
          <w:sz w:val="20"/>
          <w:szCs w:val="20"/>
        </w:rPr>
      </w:pPr>
    </w:p>
    <w:p w14:paraId="18E60901" w14:textId="77777777" w:rsidR="00212871" w:rsidRPr="00212871" w:rsidRDefault="00212871" w:rsidP="00212871">
      <w:pPr>
        <w:widowControl w:val="0"/>
        <w:spacing w:after="0"/>
        <w:rPr>
          <w:rFonts w:ascii="Gill Sans MT" w:eastAsia="Arial" w:hAnsi="Gill Sans MT" w:cs="Arial"/>
          <w:b/>
          <w:color w:val="000000"/>
        </w:rPr>
      </w:pPr>
      <w:r w:rsidRPr="00212871">
        <w:rPr>
          <w:rFonts w:ascii="Gill Sans MT" w:eastAsia="Arial" w:hAnsi="Gill Sans MT" w:cs="Arial"/>
          <w:b/>
          <w:color w:val="000000"/>
        </w:rPr>
        <w:t>Recommended Citation</w:t>
      </w:r>
    </w:p>
    <w:p w14:paraId="4BF437CA" w14:textId="77777777" w:rsidR="00212871" w:rsidRPr="00212871" w:rsidRDefault="00212871" w:rsidP="00212871">
      <w:pPr>
        <w:widowControl w:val="0"/>
        <w:spacing w:after="0"/>
        <w:rPr>
          <w:rFonts w:ascii="Gill Sans MT" w:eastAsia="Arial" w:hAnsi="Gill Sans MT" w:cs="Arial"/>
          <w:color w:val="000000"/>
        </w:rPr>
      </w:pPr>
    </w:p>
    <w:p w14:paraId="730D24B6"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Jasbir Kaur</w:t>
      </w:r>
      <w:r w:rsidR="00F90535">
        <w:rPr>
          <w:rFonts w:ascii="Gill Sans MT" w:eastAsia="Arial" w:hAnsi="Gill Sans MT" w:cs="Arial"/>
          <w:color w:val="000000"/>
        </w:rPr>
        <w:t xml:space="preserve"> (adapted from the Demographic and Health Surveys)</w:t>
      </w:r>
      <w:r w:rsidRPr="00212871">
        <w:rPr>
          <w:rFonts w:ascii="Gill Sans MT" w:eastAsia="Arial" w:hAnsi="Gill Sans MT" w:cs="Arial"/>
          <w:color w:val="000000"/>
        </w:rPr>
        <w:t>. 2018.</w:t>
      </w:r>
    </w:p>
    <w:p w14:paraId="5A463C46" w14:textId="77777777" w:rsidR="00212871" w:rsidRPr="00212871" w:rsidRDefault="00212871" w:rsidP="00212871">
      <w:pPr>
        <w:widowControl w:val="0"/>
        <w:spacing w:after="0"/>
        <w:rPr>
          <w:rFonts w:ascii="Gill Sans MT" w:eastAsia="Arial" w:hAnsi="Gill Sans MT" w:cs="Arial"/>
          <w:i/>
          <w:color w:val="000000"/>
        </w:rPr>
      </w:pPr>
      <w:r w:rsidRPr="00212871">
        <w:rPr>
          <w:rFonts w:ascii="Gill Sans MT" w:eastAsia="Arial" w:hAnsi="Gill Sans MT" w:cs="Arial"/>
          <w:i/>
          <w:color w:val="000000"/>
        </w:rPr>
        <w:t xml:space="preserve">Feed the Future Zone of Influence Surveys: </w:t>
      </w:r>
      <w:r>
        <w:rPr>
          <w:rFonts w:ascii="Gill Sans MT" w:eastAsia="Arial" w:hAnsi="Gill Sans MT" w:cs="Arial"/>
          <w:i/>
          <w:color w:val="000000"/>
        </w:rPr>
        <w:t>Using the Translations Worksheet and Other Workbook Features of the Feed the Future ZOI Survey Questionnaire</w:t>
      </w:r>
      <w:r w:rsidRPr="00212871">
        <w:rPr>
          <w:rFonts w:ascii="Gill Sans MT" w:eastAsia="Arial" w:hAnsi="Gill Sans MT" w:cs="Arial"/>
          <w:i/>
          <w:color w:val="000000"/>
        </w:rPr>
        <w:t>.</w:t>
      </w:r>
    </w:p>
    <w:p w14:paraId="53832178"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Washington, DC: Bureau for Food Security, USAID</w:t>
      </w:r>
    </w:p>
    <w:p w14:paraId="68A7E2D7" w14:textId="77777777" w:rsidR="00212871" w:rsidRPr="00212871" w:rsidRDefault="00212871" w:rsidP="00212871">
      <w:pPr>
        <w:widowControl w:val="0"/>
        <w:spacing w:after="0"/>
        <w:rPr>
          <w:rFonts w:ascii="Gill Sans MT" w:eastAsia="Arial" w:hAnsi="Gill Sans MT" w:cs="Arial"/>
          <w:color w:val="000000"/>
        </w:rPr>
      </w:pPr>
    </w:p>
    <w:p w14:paraId="0BB641AD" w14:textId="77777777" w:rsidR="00212871" w:rsidRPr="00212871" w:rsidRDefault="00212871" w:rsidP="00212871">
      <w:pPr>
        <w:widowControl w:val="0"/>
        <w:spacing w:after="0"/>
        <w:rPr>
          <w:rFonts w:ascii="Gill Sans MT" w:eastAsia="Arial" w:hAnsi="Gill Sans MT" w:cs="Arial"/>
          <w:b/>
          <w:color w:val="000000"/>
        </w:rPr>
      </w:pPr>
      <w:r w:rsidRPr="00212871">
        <w:rPr>
          <w:rFonts w:ascii="Gill Sans MT" w:eastAsia="Arial" w:hAnsi="Gill Sans MT" w:cs="Arial"/>
          <w:b/>
          <w:color w:val="000000"/>
        </w:rPr>
        <w:t xml:space="preserve">Contact Information </w:t>
      </w:r>
    </w:p>
    <w:p w14:paraId="6A024F14" w14:textId="77777777" w:rsidR="00212871" w:rsidRPr="00212871" w:rsidRDefault="00212871" w:rsidP="00212871">
      <w:pPr>
        <w:widowControl w:val="0"/>
        <w:spacing w:after="0"/>
        <w:rPr>
          <w:rFonts w:ascii="Gill Sans MT" w:eastAsia="Arial" w:hAnsi="Gill Sans MT" w:cs="Arial"/>
          <w:b/>
          <w:color w:val="000000"/>
        </w:rPr>
      </w:pPr>
    </w:p>
    <w:p w14:paraId="75A0AC2C" w14:textId="64860A80" w:rsidR="00212871" w:rsidRDefault="00212871" w:rsidP="00212871">
      <w:pPr>
        <w:widowControl w:val="0"/>
        <w:spacing w:after="0"/>
        <w:rPr>
          <w:ins w:id="5" w:author="Kaur, Jasbir" w:date="2021-04-30T01:34:00Z"/>
          <w:rFonts w:ascii="Gill Sans MT" w:eastAsia="Arial" w:hAnsi="Gill Sans MT" w:cs="Arial"/>
          <w:color w:val="000000"/>
        </w:rPr>
      </w:pPr>
      <w:r w:rsidRPr="00212871">
        <w:rPr>
          <w:rFonts w:ascii="Gill Sans MT" w:eastAsia="Arial" w:hAnsi="Gill Sans MT" w:cs="Arial"/>
          <w:color w:val="000000"/>
        </w:rPr>
        <w:t>Feed the Future</w:t>
      </w:r>
    </w:p>
    <w:p w14:paraId="054DB91B" w14:textId="7E45606A" w:rsidR="00AF28BE" w:rsidRPr="00212871" w:rsidRDefault="00AF28BE" w:rsidP="00212871">
      <w:pPr>
        <w:widowControl w:val="0"/>
        <w:spacing w:after="0"/>
        <w:rPr>
          <w:rFonts w:ascii="Gill Sans MT" w:eastAsia="Arial" w:hAnsi="Gill Sans MT" w:cs="Arial"/>
          <w:color w:val="000000"/>
        </w:rPr>
      </w:pPr>
      <w:ins w:id="6" w:author="Kaur, Jasbir" w:date="2021-04-30T01:34:00Z">
        <w:r>
          <w:rPr>
            <w:rFonts w:ascii="Gill Sans MT" w:eastAsia="Arial" w:hAnsi="Gill Sans MT" w:cs="Arial"/>
            <w:color w:val="000000"/>
          </w:rPr>
          <w:t xml:space="preserve">United States Agency for International Development </w:t>
        </w:r>
      </w:ins>
    </w:p>
    <w:p w14:paraId="2FFA0221"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1300 Pennsylvania Ave, NW</w:t>
      </w:r>
    </w:p>
    <w:p w14:paraId="2530866E"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Washington, DC 20004</w:t>
      </w:r>
    </w:p>
    <w:p w14:paraId="51A1E6A7" w14:textId="479EA63C" w:rsidR="00212871" w:rsidRPr="00212871" w:rsidRDefault="0015627D" w:rsidP="00212871">
      <w:pPr>
        <w:widowControl w:val="0"/>
        <w:spacing w:after="0"/>
        <w:rPr>
          <w:rFonts w:ascii="Gill Sans MT" w:eastAsia="Arial" w:hAnsi="Gill Sans MT" w:cs="Arial"/>
          <w:color w:val="000000"/>
        </w:rPr>
      </w:pPr>
      <w:hyperlink r:id="rId14" w:history="1">
        <w:r w:rsidR="00221CE0" w:rsidRPr="00526173">
          <w:rPr>
            <w:rStyle w:val="Hyperlink"/>
            <w:rFonts w:ascii="Gill Sans MT" w:eastAsia="Arial" w:hAnsi="Gill Sans MT" w:cs="Arial"/>
          </w:rPr>
          <w:t>www.feedthefuture.gov</w:t>
        </w:r>
      </w:hyperlink>
    </w:p>
    <w:p w14:paraId="0A165B30" w14:textId="77777777" w:rsidR="005D0CA5" w:rsidRPr="00BB6871" w:rsidRDefault="005D0CA5" w:rsidP="00AD3EB1">
      <w:pPr>
        <w:rPr>
          <w:rFonts w:ascii="Gill Sans MT" w:hAnsi="Gill Sans MT"/>
        </w:rPr>
        <w:sectPr w:rsidR="005D0CA5" w:rsidRPr="00BB6871" w:rsidSect="00212871">
          <w:headerReference w:type="first" r:id="rId15"/>
          <w:footerReference w:type="first" r:id="rId16"/>
          <w:pgSz w:w="12240" w:h="15840" w:code="1"/>
          <w:pgMar w:top="1440" w:right="1440" w:bottom="1440" w:left="1440" w:header="720" w:footer="720" w:gutter="0"/>
          <w:pgNumType w:fmt="lowerRoman" w:start="1"/>
          <w:cols w:space="720"/>
          <w:vAlign w:val="bottom"/>
          <w:titlePg/>
          <w:docGrid w:linePitch="299"/>
        </w:sectPr>
      </w:pPr>
    </w:p>
    <w:p w14:paraId="16B4FB42" w14:textId="77777777" w:rsidR="00212871" w:rsidRDefault="00212871" w:rsidP="00212871">
      <w:pPr>
        <w:pStyle w:val="DocumentNameHeadline"/>
        <w:spacing w:after="240"/>
      </w:pPr>
      <w:r w:rsidRPr="001C36F4">
        <w:lastRenderedPageBreak/>
        <w:t>Table of Contents</w:t>
      </w:r>
    </w:p>
    <w:p w14:paraId="5F1D5EFA" w14:textId="05F67698" w:rsidR="004921A2" w:rsidRDefault="00C85FBD">
      <w:pPr>
        <w:pStyle w:val="TOC1"/>
        <w:rPr>
          <w:rFonts w:asciiTheme="minorHAnsi" w:eastAsiaTheme="minorEastAsia" w:hAnsiTheme="minorHAnsi" w:cstheme="minorBidi"/>
        </w:rPr>
      </w:pPr>
      <w:r w:rsidRPr="00BB6871">
        <w:rPr>
          <w:rFonts w:eastAsia="Cabin" w:cs="Cabin"/>
          <w:sz w:val="24"/>
          <w:szCs w:val="24"/>
        </w:rPr>
        <w:fldChar w:fldCharType="begin"/>
      </w:r>
      <w:r w:rsidRPr="00BB6871">
        <w:rPr>
          <w:rFonts w:eastAsia="Cabin" w:cs="Cabin"/>
          <w:sz w:val="24"/>
          <w:szCs w:val="24"/>
        </w:rPr>
        <w:instrText xml:space="preserve"> TOC \o "1-2" \h \z \u </w:instrText>
      </w:r>
      <w:r w:rsidRPr="00BB6871">
        <w:rPr>
          <w:rFonts w:eastAsia="Cabin" w:cs="Cabin"/>
          <w:sz w:val="24"/>
          <w:szCs w:val="24"/>
        </w:rPr>
        <w:fldChar w:fldCharType="separate"/>
      </w:r>
      <w:hyperlink w:anchor="_Toc68599945" w:history="1">
        <w:r w:rsidR="004921A2" w:rsidRPr="00B82E28">
          <w:rPr>
            <w:rStyle w:val="Hyperlink"/>
          </w:rPr>
          <w:t>1.</w:t>
        </w:r>
        <w:r w:rsidR="004921A2">
          <w:rPr>
            <w:rFonts w:asciiTheme="minorHAnsi" w:eastAsiaTheme="minorEastAsia" w:hAnsiTheme="minorHAnsi" w:cstheme="minorBidi"/>
          </w:rPr>
          <w:tab/>
        </w:r>
        <w:r w:rsidR="004921A2" w:rsidRPr="00B82E28">
          <w:rPr>
            <w:rStyle w:val="Hyperlink"/>
          </w:rPr>
          <w:t>Background</w:t>
        </w:r>
        <w:r w:rsidR="004921A2">
          <w:rPr>
            <w:webHidden/>
          </w:rPr>
          <w:tab/>
        </w:r>
        <w:r w:rsidR="004921A2">
          <w:rPr>
            <w:webHidden/>
          </w:rPr>
          <w:fldChar w:fldCharType="begin"/>
        </w:r>
        <w:r w:rsidR="004921A2">
          <w:rPr>
            <w:webHidden/>
          </w:rPr>
          <w:instrText xml:space="preserve"> PAGEREF _Toc68599945 \h </w:instrText>
        </w:r>
        <w:r w:rsidR="004921A2">
          <w:rPr>
            <w:webHidden/>
          </w:rPr>
        </w:r>
        <w:r w:rsidR="004921A2">
          <w:rPr>
            <w:webHidden/>
          </w:rPr>
          <w:fldChar w:fldCharType="separate"/>
        </w:r>
        <w:r w:rsidR="004921A2">
          <w:rPr>
            <w:webHidden/>
          </w:rPr>
          <w:t>1</w:t>
        </w:r>
        <w:r w:rsidR="004921A2">
          <w:rPr>
            <w:webHidden/>
          </w:rPr>
          <w:fldChar w:fldCharType="end"/>
        </w:r>
      </w:hyperlink>
    </w:p>
    <w:p w14:paraId="04D17C0F" w14:textId="111F0E00" w:rsidR="004921A2" w:rsidRDefault="0015627D">
      <w:pPr>
        <w:pStyle w:val="TOC1"/>
        <w:rPr>
          <w:rFonts w:asciiTheme="minorHAnsi" w:eastAsiaTheme="minorEastAsia" w:hAnsiTheme="minorHAnsi" w:cstheme="minorBidi"/>
        </w:rPr>
      </w:pPr>
      <w:hyperlink w:anchor="_Toc68599946" w:history="1">
        <w:r w:rsidR="004921A2" w:rsidRPr="00B82E28">
          <w:rPr>
            <w:rStyle w:val="Hyperlink"/>
          </w:rPr>
          <w:t>2.</w:t>
        </w:r>
        <w:r w:rsidR="004921A2">
          <w:rPr>
            <w:rFonts w:asciiTheme="minorHAnsi" w:eastAsiaTheme="minorEastAsia" w:hAnsiTheme="minorHAnsi" w:cstheme="minorBidi"/>
          </w:rPr>
          <w:tab/>
        </w:r>
        <w:r w:rsidR="004921A2" w:rsidRPr="00B82E28">
          <w:rPr>
            <w:rStyle w:val="Hyperlink"/>
          </w:rPr>
          <w:t>Basic features of worksheet questionnaire design</w:t>
        </w:r>
        <w:r w:rsidR="004921A2">
          <w:rPr>
            <w:webHidden/>
          </w:rPr>
          <w:tab/>
        </w:r>
        <w:r w:rsidR="004921A2">
          <w:rPr>
            <w:webHidden/>
          </w:rPr>
          <w:fldChar w:fldCharType="begin"/>
        </w:r>
        <w:r w:rsidR="004921A2">
          <w:rPr>
            <w:webHidden/>
          </w:rPr>
          <w:instrText xml:space="preserve"> PAGEREF _Toc68599946 \h </w:instrText>
        </w:r>
        <w:r w:rsidR="004921A2">
          <w:rPr>
            <w:webHidden/>
          </w:rPr>
        </w:r>
        <w:r w:rsidR="004921A2">
          <w:rPr>
            <w:webHidden/>
          </w:rPr>
          <w:fldChar w:fldCharType="separate"/>
        </w:r>
        <w:r w:rsidR="004921A2">
          <w:rPr>
            <w:webHidden/>
          </w:rPr>
          <w:t>1</w:t>
        </w:r>
        <w:r w:rsidR="004921A2">
          <w:rPr>
            <w:webHidden/>
          </w:rPr>
          <w:fldChar w:fldCharType="end"/>
        </w:r>
      </w:hyperlink>
    </w:p>
    <w:p w14:paraId="7390F9C1" w14:textId="78BFD612" w:rsidR="004921A2" w:rsidRDefault="0015627D">
      <w:pPr>
        <w:pStyle w:val="TOC1"/>
        <w:rPr>
          <w:rFonts w:asciiTheme="minorHAnsi" w:eastAsiaTheme="minorEastAsia" w:hAnsiTheme="minorHAnsi" w:cstheme="minorBidi"/>
        </w:rPr>
      </w:pPr>
      <w:hyperlink w:anchor="_Toc68599947" w:history="1">
        <w:r w:rsidR="004921A2" w:rsidRPr="00B82E28">
          <w:rPr>
            <w:rStyle w:val="Hyperlink"/>
          </w:rPr>
          <w:t>3.</w:t>
        </w:r>
        <w:r w:rsidR="004921A2">
          <w:rPr>
            <w:rFonts w:asciiTheme="minorHAnsi" w:eastAsiaTheme="minorEastAsia" w:hAnsiTheme="minorHAnsi" w:cstheme="minorBidi"/>
          </w:rPr>
          <w:tab/>
        </w:r>
        <w:r w:rsidR="004921A2" w:rsidRPr="00B82E28">
          <w:rPr>
            <w:rStyle w:val="Hyperlink"/>
          </w:rPr>
          <w:t>Translations worksheet</w:t>
        </w:r>
        <w:r w:rsidR="004921A2">
          <w:rPr>
            <w:webHidden/>
          </w:rPr>
          <w:tab/>
        </w:r>
        <w:r w:rsidR="004921A2">
          <w:rPr>
            <w:webHidden/>
          </w:rPr>
          <w:fldChar w:fldCharType="begin"/>
        </w:r>
        <w:r w:rsidR="004921A2">
          <w:rPr>
            <w:webHidden/>
          </w:rPr>
          <w:instrText xml:space="preserve"> PAGEREF _Toc68599947 \h </w:instrText>
        </w:r>
        <w:r w:rsidR="004921A2">
          <w:rPr>
            <w:webHidden/>
          </w:rPr>
        </w:r>
        <w:r w:rsidR="004921A2">
          <w:rPr>
            <w:webHidden/>
          </w:rPr>
          <w:fldChar w:fldCharType="separate"/>
        </w:r>
        <w:r w:rsidR="004921A2">
          <w:rPr>
            <w:webHidden/>
          </w:rPr>
          <w:t>3</w:t>
        </w:r>
        <w:r w:rsidR="004921A2">
          <w:rPr>
            <w:webHidden/>
          </w:rPr>
          <w:fldChar w:fldCharType="end"/>
        </w:r>
      </w:hyperlink>
    </w:p>
    <w:p w14:paraId="1BCA44B2" w14:textId="1D240C17" w:rsidR="004921A2" w:rsidRDefault="0015627D">
      <w:pPr>
        <w:pStyle w:val="TOC1"/>
        <w:rPr>
          <w:rFonts w:asciiTheme="minorHAnsi" w:eastAsiaTheme="minorEastAsia" w:hAnsiTheme="minorHAnsi" w:cstheme="minorBidi"/>
        </w:rPr>
      </w:pPr>
      <w:hyperlink w:anchor="_Toc68599948" w:history="1">
        <w:r w:rsidR="004921A2" w:rsidRPr="00B82E28">
          <w:rPr>
            <w:rStyle w:val="Hyperlink"/>
          </w:rPr>
          <w:t>4.</w:t>
        </w:r>
        <w:r w:rsidR="004921A2">
          <w:rPr>
            <w:rFonts w:asciiTheme="minorHAnsi" w:eastAsiaTheme="minorEastAsia" w:hAnsiTheme="minorHAnsi" w:cstheme="minorBidi"/>
          </w:rPr>
          <w:tab/>
        </w:r>
        <w:r w:rsidR="004921A2" w:rsidRPr="00B82E28">
          <w:rPr>
            <w:rStyle w:val="Hyperlink"/>
          </w:rPr>
          <w:t>Language of the questionnaire</w:t>
        </w:r>
        <w:r w:rsidR="004921A2">
          <w:rPr>
            <w:webHidden/>
          </w:rPr>
          <w:tab/>
        </w:r>
        <w:r w:rsidR="004921A2">
          <w:rPr>
            <w:webHidden/>
          </w:rPr>
          <w:fldChar w:fldCharType="begin"/>
        </w:r>
        <w:r w:rsidR="004921A2">
          <w:rPr>
            <w:webHidden/>
          </w:rPr>
          <w:instrText xml:space="preserve"> PAGEREF _Toc68599948 \h </w:instrText>
        </w:r>
        <w:r w:rsidR="004921A2">
          <w:rPr>
            <w:webHidden/>
          </w:rPr>
        </w:r>
        <w:r w:rsidR="004921A2">
          <w:rPr>
            <w:webHidden/>
          </w:rPr>
          <w:fldChar w:fldCharType="separate"/>
        </w:r>
        <w:r w:rsidR="004921A2">
          <w:rPr>
            <w:webHidden/>
          </w:rPr>
          <w:t>6</w:t>
        </w:r>
        <w:r w:rsidR="004921A2">
          <w:rPr>
            <w:webHidden/>
          </w:rPr>
          <w:fldChar w:fldCharType="end"/>
        </w:r>
      </w:hyperlink>
    </w:p>
    <w:p w14:paraId="39BA2393" w14:textId="12F2630C" w:rsidR="004921A2" w:rsidRDefault="0015627D">
      <w:pPr>
        <w:pStyle w:val="TOC1"/>
        <w:rPr>
          <w:rFonts w:asciiTheme="minorHAnsi" w:eastAsiaTheme="minorEastAsia" w:hAnsiTheme="minorHAnsi" w:cstheme="minorBidi"/>
        </w:rPr>
      </w:pPr>
      <w:hyperlink w:anchor="_Toc68599949" w:history="1">
        <w:r w:rsidR="004921A2" w:rsidRPr="00B82E28">
          <w:rPr>
            <w:rStyle w:val="Hyperlink"/>
          </w:rPr>
          <w:t>5.</w:t>
        </w:r>
        <w:r w:rsidR="004921A2">
          <w:rPr>
            <w:rFonts w:asciiTheme="minorHAnsi" w:eastAsiaTheme="minorEastAsia" w:hAnsiTheme="minorHAnsi" w:cstheme="minorBidi"/>
          </w:rPr>
          <w:tab/>
        </w:r>
        <w:r w:rsidR="004921A2" w:rsidRPr="00B82E28">
          <w:rPr>
            <w:rStyle w:val="Hyperlink"/>
          </w:rPr>
          <w:t>Adding new questions</w:t>
        </w:r>
        <w:r w:rsidR="004921A2">
          <w:rPr>
            <w:webHidden/>
          </w:rPr>
          <w:tab/>
        </w:r>
        <w:r w:rsidR="004921A2">
          <w:rPr>
            <w:webHidden/>
          </w:rPr>
          <w:fldChar w:fldCharType="begin"/>
        </w:r>
        <w:r w:rsidR="004921A2">
          <w:rPr>
            <w:webHidden/>
          </w:rPr>
          <w:instrText xml:space="preserve"> PAGEREF _Toc68599949 \h </w:instrText>
        </w:r>
        <w:r w:rsidR="004921A2">
          <w:rPr>
            <w:webHidden/>
          </w:rPr>
        </w:r>
        <w:r w:rsidR="004921A2">
          <w:rPr>
            <w:webHidden/>
          </w:rPr>
          <w:fldChar w:fldCharType="separate"/>
        </w:r>
        <w:r w:rsidR="004921A2">
          <w:rPr>
            <w:webHidden/>
          </w:rPr>
          <w:t>6</w:t>
        </w:r>
        <w:r w:rsidR="004921A2">
          <w:rPr>
            <w:webHidden/>
          </w:rPr>
          <w:fldChar w:fldCharType="end"/>
        </w:r>
      </w:hyperlink>
    </w:p>
    <w:p w14:paraId="34F3A01C" w14:textId="42945249" w:rsidR="004921A2" w:rsidRDefault="0015627D">
      <w:pPr>
        <w:pStyle w:val="TOC1"/>
        <w:rPr>
          <w:rFonts w:asciiTheme="minorHAnsi" w:eastAsiaTheme="minorEastAsia" w:hAnsiTheme="minorHAnsi" w:cstheme="minorBidi"/>
        </w:rPr>
      </w:pPr>
      <w:hyperlink w:anchor="_Toc68599950" w:history="1">
        <w:r w:rsidR="004921A2" w:rsidRPr="00B82E28">
          <w:rPr>
            <w:rStyle w:val="Hyperlink"/>
          </w:rPr>
          <w:t>6.</w:t>
        </w:r>
        <w:r w:rsidR="004921A2">
          <w:rPr>
            <w:rFonts w:asciiTheme="minorHAnsi" w:eastAsiaTheme="minorEastAsia" w:hAnsiTheme="minorHAnsi" w:cstheme="minorBidi"/>
          </w:rPr>
          <w:tab/>
        </w:r>
        <w:r w:rsidR="004921A2" w:rsidRPr="00B82E28">
          <w:rPr>
            <w:rStyle w:val="Hyperlink"/>
          </w:rPr>
          <w:t>Deleting questions</w:t>
        </w:r>
        <w:r w:rsidR="004921A2">
          <w:rPr>
            <w:webHidden/>
          </w:rPr>
          <w:tab/>
        </w:r>
        <w:r w:rsidR="004921A2">
          <w:rPr>
            <w:webHidden/>
          </w:rPr>
          <w:fldChar w:fldCharType="begin"/>
        </w:r>
        <w:r w:rsidR="004921A2">
          <w:rPr>
            <w:webHidden/>
          </w:rPr>
          <w:instrText xml:space="preserve"> PAGEREF _Toc68599950 \h </w:instrText>
        </w:r>
        <w:r w:rsidR="004921A2">
          <w:rPr>
            <w:webHidden/>
          </w:rPr>
        </w:r>
        <w:r w:rsidR="004921A2">
          <w:rPr>
            <w:webHidden/>
          </w:rPr>
          <w:fldChar w:fldCharType="separate"/>
        </w:r>
        <w:r w:rsidR="004921A2">
          <w:rPr>
            <w:webHidden/>
          </w:rPr>
          <w:t>7</w:t>
        </w:r>
        <w:r w:rsidR="004921A2">
          <w:rPr>
            <w:webHidden/>
          </w:rPr>
          <w:fldChar w:fldCharType="end"/>
        </w:r>
      </w:hyperlink>
    </w:p>
    <w:p w14:paraId="0152269F" w14:textId="7437DE7F" w:rsidR="004921A2" w:rsidRDefault="0015627D">
      <w:pPr>
        <w:pStyle w:val="TOC1"/>
        <w:rPr>
          <w:rFonts w:asciiTheme="minorHAnsi" w:eastAsiaTheme="minorEastAsia" w:hAnsiTheme="minorHAnsi" w:cstheme="minorBidi"/>
        </w:rPr>
      </w:pPr>
      <w:hyperlink w:anchor="_Toc68599951" w:history="1">
        <w:r w:rsidR="004921A2" w:rsidRPr="00B82E28">
          <w:rPr>
            <w:rStyle w:val="Hyperlink"/>
            <w:rFonts w:eastAsia="Arial"/>
          </w:rPr>
          <w:t>7.</w:t>
        </w:r>
        <w:r w:rsidR="004921A2">
          <w:rPr>
            <w:rFonts w:asciiTheme="minorHAnsi" w:eastAsiaTheme="minorEastAsia" w:hAnsiTheme="minorHAnsi" w:cstheme="minorBidi"/>
          </w:rPr>
          <w:tab/>
        </w:r>
        <w:r w:rsidR="004921A2" w:rsidRPr="00B82E28">
          <w:rPr>
            <w:rStyle w:val="Hyperlink"/>
            <w:rFonts w:eastAsia="Arial"/>
          </w:rPr>
          <w:t>Editing questions</w:t>
        </w:r>
        <w:r w:rsidR="004921A2">
          <w:rPr>
            <w:webHidden/>
          </w:rPr>
          <w:tab/>
        </w:r>
        <w:r w:rsidR="004921A2">
          <w:rPr>
            <w:webHidden/>
          </w:rPr>
          <w:fldChar w:fldCharType="begin"/>
        </w:r>
        <w:r w:rsidR="004921A2">
          <w:rPr>
            <w:webHidden/>
          </w:rPr>
          <w:instrText xml:space="preserve"> PAGEREF _Toc68599951 \h </w:instrText>
        </w:r>
        <w:r w:rsidR="004921A2">
          <w:rPr>
            <w:webHidden/>
          </w:rPr>
        </w:r>
        <w:r w:rsidR="004921A2">
          <w:rPr>
            <w:webHidden/>
          </w:rPr>
          <w:fldChar w:fldCharType="separate"/>
        </w:r>
        <w:r w:rsidR="004921A2">
          <w:rPr>
            <w:webHidden/>
          </w:rPr>
          <w:t>7</w:t>
        </w:r>
        <w:r w:rsidR="004921A2">
          <w:rPr>
            <w:webHidden/>
          </w:rPr>
          <w:fldChar w:fldCharType="end"/>
        </w:r>
      </w:hyperlink>
    </w:p>
    <w:p w14:paraId="47A04A13" w14:textId="45F8EC75" w:rsidR="004921A2" w:rsidRDefault="0015627D">
      <w:pPr>
        <w:pStyle w:val="TOC2"/>
        <w:rPr>
          <w:rFonts w:asciiTheme="minorHAnsi" w:eastAsiaTheme="minorEastAsia" w:hAnsiTheme="minorHAnsi" w:cstheme="minorBidi"/>
        </w:rPr>
      </w:pPr>
      <w:hyperlink w:anchor="_Toc68599952" w:history="1">
        <w:r w:rsidR="004921A2" w:rsidRPr="00B82E28">
          <w:rPr>
            <w:rStyle w:val="Hyperlink"/>
          </w:rPr>
          <w:t>7.1</w:t>
        </w:r>
        <w:r w:rsidR="004921A2">
          <w:rPr>
            <w:rFonts w:asciiTheme="minorHAnsi" w:eastAsiaTheme="minorEastAsia" w:hAnsiTheme="minorHAnsi" w:cstheme="minorBidi"/>
          </w:rPr>
          <w:tab/>
        </w:r>
        <w:r w:rsidR="004921A2" w:rsidRPr="00B82E28">
          <w:rPr>
            <w:rStyle w:val="Hyperlink"/>
          </w:rPr>
          <w:t>Truncated text</w:t>
        </w:r>
        <w:r w:rsidR="004921A2">
          <w:rPr>
            <w:webHidden/>
          </w:rPr>
          <w:tab/>
        </w:r>
        <w:r w:rsidR="004921A2">
          <w:rPr>
            <w:webHidden/>
          </w:rPr>
          <w:fldChar w:fldCharType="begin"/>
        </w:r>
        <w:r w:rsidR="004921A2">
          <w:rPr>
            <w:webHidden/>
          </w:rPr>
          <w:instrText xml:space="preserve"> PAGEREF _Toc68599952 \h </w:instrText>
        </w:r>
        <w:r w:rsidR="004921A2">
          <w:rPr>
            <w:webHidden/>
          </w:rPr>
        </w:r>
        <w:r w:rsidR="004921A2">
          <w:rPr>
            <w:webHidden/>
          </w:rPr>
          <w:fldChar w:fldCharType="separate"/>
        </w:r>
        <w:r w:rsidR="004921A2">
          <w:rPr>
            <w:webHidden/>
          </w:rPr>
          <w:t>7</w:t>
        </w:r>
        <w:r w:rsidR="004921A2">
          <w:rPr>
            <w:webHidden/>
          </w:rPr>
          <w:fldChar w:fldCharType="end"/>
        </w:r>
      </w:hyperlink>
    </w:p>
    <w:p w14:paraId="6B468A1A" w14:textId="11B28CE7" w:rsidR="004921A2" w:rsidRDefault="0015627D">
      <w:pPr>
        <w:pStyle w:val="TOC2"/>
        <w:rPr>
          <w:rFonts w:asciiTheme="minorHAnsi" w:eastAsiaTheme="minorEastAsia" w:hAnsiTheme="minorHAnsi" w:cstheme="minorBidi"/>
        </w:rPr>
      </w:pPr>
      <w:hyperlink w:anchor="_Toc68599953" w:history="1">
        <w:r w:rsidR="004921A2" w:rsidRPr="00B82E28">
          <w:rPr>
            <w:rStyle w:val="Hyperlink"/>
          </w:rPr>
          <w:t>7.2</w:t>
        </w:r>
        <w:r w:rsidR="004921A2">
          <w:rPr>
            <w:rFonts w:asciiTheme="minorHAnsi" w:eastAsiaTheme="minorEastAsia" w:hAnsiTheme="minorHAnsi" w:cstheme="minorBidi"/>
          </w:rPr>
          <w:tab/>
        </w:r>
        <w:r w:rsidR="004921A2" w:rsidRPr="00B82E28">
          <w:rPr>
            <w:rStyle w:val="Hyperlink"/>
          </w:rPr>
          <w:t>Displaying numbers</w:t>
        </w:r>
        <w:r w:rsidR="004921A2">
          <w:rPr>
            <w:webHidden/>
          </w:rPr>
          <w:tab/>
        </w:r>
        <w:r w:rsidR="004921A2">
          <w:rPr>
            <w:webHidden/>
          </w:rPr>
          <w:fldChar w:fldCharType="begin"/>
        </w:r>
        <w:r w:rsidR="004921A2">
          <w:rPr>
            <w:webHidden/>
          </w:rPr>
          <w:instrText xml:space="preserve"> PAGEREF _Toc68599953 \h </w:instrText>
        </w:r>
        <w:r w:rsidR="004921A2">
          <w:rPr>
            <w:webHidden/>
          </w:rPr>
        </w:r>
        <w:r w:rsidR="004921A2">
          <w:rPr>
            <w:webHidden/>
          </w:rPr>
          <w:fldChar w:fldCharType="separate"/>
        </w:r>
        <w:r w:rsidR="004921A2">
          <w:rPr>
            <w:webHidden/>
          </w:rPr>
          <w:t>8</w:t>
        </w:r>
        <w:r w:rsidR="004921A2">
          <w:rPr>
            <w:webHidden/>
          </w:rPr>
          <w:fldChar w:fldCharType="end"/>
        </w:r>
      </w:hyperlink>
    </w:p>
    <w:p w14:paraId="0C2CEC87" w14:textId="48F011DA" w:rsidR="004921A2" w:rsidRDefault="0015627D">
      <w:pPr>
        <w:pStyle w:val="TOC2"/>
        <w:rPr>
          <w:rFonts w:asciiTheme="minorHAnsi" w:eastAsiaTheme="minorEastAsia" w:hAnsiTheme="minorHAnsi" w:cstheme="minorBidi"/>
        </w:rPr>
      </w:pPr>
      <w:hyperlink w:anchor="_Toc68599954" w:history="1">
        <w:r w:rsidR="004921A2" w:rsidRPr="00B82E28">
          <w:rPr>
            <w:rStyle w:val="Hyperlink"/>
          </w:rPr>
          <w:t>7.3</w:t>
        </w:r>
        <w:r w:rsidR="004921A2">
          <w:rPr>
            <w:rFonts w:asciiTheme="minorHAnsi" w:eastAsiaTheme="minorEastAsia" w:hAnsiTheme="minorHAnsi" w:cstheme="minorBidi"/>
          </w:rPr>
          <w:tab/>
        </w:r>
        <w:r w:rsidR="004921A2" w:rsidRPr="00B82E28">
          <w:rPr>
            <w:rStyle w:val="Hyperlink"/>
          </w:rPr>
          <w:t>Dot leaders</w:t>
        </w:r>
        <w:r w:rsidR="004921A2">
          <w:rPr>
            <w:webHidden/>
          </w:rPr>
          <w:tab/>
        </w:r>
        <w:r w:rsidR="004921A2">
          <w:rPr>
            <w:webHidden/>
          </w:rPr>
          <w:fldChar w:fldCharType="begin"/>
        </w:r>
        <w:r w:rsidR="004921A2">
          <w:rPr>
            <w:webHidden/>
          </w:rPr>
          <w:instrText xml:space="preserve"> PAGEREF _Toc68599954 \h </w:instrText>
        </w:r>
        <w:r w:rsidR="004921A2">
          <w:rPr>
            <w:webHidden/>
          </w:rPr>
        </w:r>
        <w:r w:rsidR="004921A2">
          <w:rPr>
            <w:webHidden/>
          </w:rPr>
          <w:fldChar w:fldCharType="separate"/>
        </w:r>
        <w:r w:rsidR="004921A2">
          <w:rPr>
            <w:webHidden/>
          </w:rPr>
          <w:t>9</w:t>
        </w:r>
        <w:r w:rsidR="004921A2">
          <w:rPr>
            <w:webHidden/>
          </w:rPr>
          <w:fldChar w:fldCharType="end"/>
        </w:r>
      </w:hyperlink>
    </w:p>
    <w:p w14:paraId="327AABDE" w14:textId="45CB9896" w:rsidR="004921A2" w:rsidRDefault="0015627D">
      <w:pPr>
        <w:pStyle w:val="TOC2"/>
        <w:rPr>
          <w:rFonts w:asciiTheme="minorHAnsi" w:eastAsiaTheme="minorEastAsia" w:hAnsiTheme="minorHAnsi" w:cstheme="minorBidi"/>
        </w:rPr>
      </w:pPr>
      <w:hyperlink w:anchor="_Toc68599955" w:history="1">
        <w:r w:rsidR="004921A2" w:rsidRPr="00B82E28">
          <w:rPr>
            <w:rStyle w:val="Hyperlink"/>
          </w:rPr>
          <w:t>7.4</w:t>
        </w:r>
        <w:r w:rsidR="004921A2">
          <w:rPr>
            <w:rFonts w:asciiTheme="minorHAnsi" w:eastAsiaTheme="minorEastAsia" w:hAnsiTheme="minorHAnsi" w:cstheme="minorBidi"/>
          </w:rPr>
          <w:tab/>
        </w:r>
        <w:r w:rsidR="004921A2" w:rsidRPr="00B82E28">
          <w:rPr>
            <w:rStyle w:val="Hyperlink"/>
          </w:rPr>
          <w:t>Question text space displays #N/A</w:t>
        </w:r>
        <w:r w:rsidR="004921A2">
          <w:rPr>
            <w:webHidden/>
          </w:rPr>
          <w:tab/>
        </w:r>
        <w:r w:rsidR="004921A2">
          <w:rPr>
            <w:webHidden/>
          </w:rPr>
          <w:fldChar w:fldCharType="begin"/>
        </w:r>
        <w:r w:rsidR="004921A2">
          <w:rPr>
            <w:webHidden/>
          </w:rPr>
          <w:instrText xml:space="preserve"> PAGEREF _Toc68599955 \h </w:instrText>
        </w:r>
        <w:r w:rsidR="004921A2">
          <w:rPr>
            <w:webHidden/>
          </w:rPr>
        </w:r>
        <w:r w:rsidR="004921A2">
          <w:rPr>
            <w:webHidden/>
          </w:rPr>
          <w:fldChar w:fldCharType="separate"/>
        </w:r>
        <w:r w:rsidR="004921A2">
          <w:rPr>
            <w:webHidden/>
          </w:rPr>
          <w:t>10</w:t>
        </w:r>
        <w:r w:rsidR="004921A2">
          <w:rPr>
            <w:webHidden/>
          </w:rPr>
          <w:fldChar w:fldCharType="end"/>
        </w:r>
      </w:hyperlink>
    </w:p>
    <w:p w14:paraId="27203FAA" w14:textId="6B1CFDE9" w:rsidR="004921A2" w:rsidRDefault="0015627D">
      <w:pPr>
        <w:pStyle w:val="TOC1"/>
        <w:rPr>
          <w:rFonts w:asciiTheme="minorHAnsi" w:eastAsiaTheme="minorEastAsia" w:hAnsiTheme="minorHAnsi" w:cstheme="minorBidi"/>
        </w:rPr>
      </w:pPr>
      <w:hyperlink w:anchor="_Toc68599956" w:history="1">
        <w:r w:rsidR="004921A2" w:rsidRPr="00B82E28">
          <w:rPr>
            <w:rStyle w:val="Hyperlink"/>
            <w:rFonts w:eastAsia="Arial"/>
          </w:rPr>
          <w:t>8.</w:t>
        </w:r>
        <w:r w:rsidR="004921A2">
          <w:rPr>
            <w:rFonts w:asciiTheme="minorHAnsi" w:eastAsiaTheme="minorEastAsia" w:hAnsiTheme="minorHAnsi" w:cstheme="minorBidi"/>
          </w:rPr>
          <w:tab/>
        </w:r>
        <w:r w:rsidR="004921A2" w:rsidRPr="00B82E28">
          <w:rPr>
            <w:rStyle w:val="Hyperlink"/>
            <w:rFonts w:eastAsia="Arial"/>
          </w:rPr>
          <w:t>Making global changes</w:t>
        </w:r>
        <w:r w:rsidR="004921A2">
          <w:rPr>
            <w:webHidden/>
          </w:rPr>
          <w:tab/>
        </w:r>
        <w:r w:rsidR="004921A2">
          <w:rPr>
            <w:webHidden/>
          </w:rPr>
          <w:fldChar w:fldCharType="begin"/>
        </w:r>
        <w:r w:rsidR="004921A2">
          <w:rPr>
            <w:webHidden/>
          </w:rPr>
          <w:instrText xml:space="preserve"> PAGEREF _Toc68599956 \h </w:instrText>
        </w:r>
        <w:r w:rsidR="004921A2">
          <w:rPr>
            <w:webHidden/>
          </w:rPr>
        </w:r>
        <w:r w:rsidR="004921A2">
          <w:rPr>
            <w:webHidden/>
          </w:rPr>
          <w:fldChar w:fldCharType="separate"/>
        </w:r>
        <w:r w:rsidR="004921A2">
          <w:rPr>
            <w:webHidden/>
          </w:rPr>
          <w:t>10</w:t>
        </w:r>
        <w:r w:rsidR="004921A2">
          <w:rPr>
            <w:webHidden/>
          </w:rPr>
          <w:fldChar w:fldCharType="end"/>
        </w:r>
      </w:hyperlink>
    </w:p>
    <w:p w14:paraId="1B371256" w14:textId="0C563A00" w:rsidR="004921A2" w:rsidRDefault="0015627D">
      <w:pPr>
        <w:pStyle w:val="TOC1"/>
        <w:rPr>
          <w:rFonts w:asciiTheme="minorHAnsi" w:eastAsiaTheme="minorEastAsia" w:hAnsiTheme="minorHAnsi" w:cstheme="minorBidi"/>
        </w:rPr>
      </w:pPr>
      <w:hyperlink w:anchor="_Toc68599957" w:history="1">
        <w:r w:rsidR="004921A2" w:rsidRPr="00B82E28">
          <w:rPr>
            <w:rStyle w:val="Hyperlink"/>
            <w:rFonts w:eastAsia="Arial"/>
          </w:rPr>
          <w:t>9.</w:t>
        </w:r>
        <w:r w:rsidR="004921A2">
          <w:rPr>
            <w:rFonts w:asciiTheme="minorHAnsi" w:eastAsiaTheme="minorEastAsia" w:hAnsiTheme="minorHAnsi" w:cstheme="minorBidi"/>
          </w:rPr>
          <w:tab/>
        </w:r>
        <w:r w:rsidR="004921A2" w:rsidRPr="00B82E28">
          <w:rPr>
            <w:rStyle w:val="Hyperlink"/>
            <w:rFonts w:eastAsia="Arial"/>
          </w:rPr>
          <w:t>Skip arrows and boxes</w:t>
        </w:r>
        <w:r w:rsidR="004921A2">
          <w:rPr>
            <w:webHidden/>
          </w:rPr>
          <w:tab/>
        </w:r>
        <w:r w:rsidR="004921A2">
          <w:rPr>
            <w:webHidden/>
          </w:rPr>
          <w:fldChar w:fldCharType="begin"/>
        </w:r>
        <w:r w:rsidR="004921A2">
          <w:rPr>
            <w:webHidden/>
          </w:rPr>
          <w:instrText xml:space="preserve"> PAGEREF _Toc68599957 \h </w:instrText>
        </w:r>
        <w:r w:rsidR="004921A2">
          <w:rPr>
            <w:webHidden/>
          </w:rPr>
        </w:r>
        <w:r w:rsidR="004921A2">
          <w:rPr>
            <w:webHidden/>
          </w:rPr>
          <w:fldChar w:fldCharType="separate"/>
        </w:r>
        <w:r w:rsidR="004921A2">
          <w:rPr>
            <w:webHidden/>
          </w:rPr>
          <w:t>10</w:t>
        </w:r>
        <w:r w:rsidR="004921A2">
          <w:rPr>
            <w:webHidden/>
          </w:rPr>
          <w:fldChar w:fldCharType="end"/>
        </w:r>
      </w:hyperlink>
    </w:p>
    <w:p w14:paraId="2AC71BD9" w14:textId="29179D16" w:rsidR="004921A2" w:rsidRDefault="0015627D">
      <w:pPr>
        <w:pStyle w:val="TOC1"/>
        <w:rPr>
          <w:rFonts w:asciiTheme="minorHAnsi" w:eastAsiaTheme="minorEastAsia" w:hAnsiTheme="minorHAnsi" w:cstheme="minorBidi"/>
        </w:rPr>
      </w:pPr>
      <w:hyperlink w:anchor="_Toc68599958" w:history="1">
        <w:r w:rsidR="004921A2" w:rsidRPr="00B82E28">
          <w:rPr>
            <w:rStyle w:val="Hyperlink"/>
          </w:rPr>
          <w:t>10.</w:t>
        </w:r>
        <w:r w:rsidR="004921A2">
          <w:rPr>
            <w:rFonts w:asciiTheme="minorHAnsi" w:eastAsiaTheme="minorEastAsia" w:hAnsiTheme="minorHAnsi" w:cstheme="minorBidi"/>
          </w:rPr>
          <w:tab/>
        </w:r>
        <w:r w:rsidR="004921A2" w:rsidRPr="00B82E28">
          <w:rPr>
            <w:rStyle w:val="Hyperlink"/>
          </w:rPr>
          <w:t>Version control</w:t>
        </w:r>
        <w:r w:rsidR="004921A2">
          <w:rPr>
            <w:webHidden/>
          </w:rPr>
          <w:tab/>
        </w:r>
        <w:r w:rsidR="004921A2">
          <w:rPr>
            <w:webHidden/>
          </w:rPr>
          <w:fldChar w:fldCharType="begin"/>
        </w:r>
        <w:r w:rsidR="004921A2">
          <w:rPr>
            <w:webHidden/>
          </w:rPr>
          <w:instrText xml:space="preserve"> PAGEREF _Toc68599958 \h </w:instrText>
        </w:r>
        <w:r w:rsidR="004921A2">
          <w:rPr>
            <w:webHidden/>
          </w:rPr>
        </w:r>
        <w:r w:rsidR="004921A2">
          <w:rPr>
            <w:webHidden/>
          </w:rPr>
          <w:fldChar w:fldCharType="separate"/>
        </w:r>
        <w:r w:rsidR="004921A2">
          <w:rPr>
            <w:webHidden/>
          </w:rPr>
          <w:t>11</w:t>
        </w:r>
        <w:r w:rsidR="004921A2">
          <w:rPr>
            <w:webHidden/>
          </w:rPr>
          <w:fldChar w:fldCharType="end"/>
        </w:r>
      </w:hyperlink>
    </w:p>
    <w:p w14:paraId="33842CEC" w14:textId="729F8923" w:rsidR="004921A2" w:rsidRDefault="0015627D">
      <w:pPr>
        <w:pStyle w:val="TOC1"/>
        <w:rPr>
          <w:rFonts w:asciiTheme="minorHAnsi" w:eastAsiaTheme="minorEastAsia" w:hAnsiTheme="minorHAnsi" w:cstheme="minorBidi"/>
        </w:rPr>
      </w:pPr>
      <w:hyperlink w:anchor="_Toc68599959" w:history="1">
        <w:r w:rsidR="004921A2" w:rsidRPr="00B82E28">
          <w:rPr>
            <w:rStyle w:val="Hyperlink"/>
          </w:rPr>
          <w:t>Appendix A: Printing</w:t>
        </w:r>
        <w:r w:rsidR="004921A2">
          <w:rPr>
            <w:webHidden/>
          </w:rPr>
          <w:tab/>
        </w:r>
        <w:r w:rsidR="004921A2">
          <w:rPr>
            <w:webHidden/>
          </w:rPr>
          <w:fldChar w:fldCharType="begin"/>
        </w:r>
        <w:r w:rsidR="004921A2">
          <w:rPr>
            <w:webHidden/>
          </w:rPr>
          <w:instrText xml:space="preserve"> PAGEREF _Toc68599959 \h </w:instrText>
        </w:r>
        <w:r w:rsidR="004921A2">
          <w:rPr>
            <w:webHidden/>
          </w:rPr>
        </w:r>
        <w:r w:rsidR="004921A2">
          <w:rPr>
            <w:webHidden/>
          </w:rPr>
          <w:fldChar w:fldCharType="separate"/>
        </w:r>
        <w:r w:rsidR="004921A2">
          <w:rPr>
            <w:webHidden/>
          </w:rPr>
          <w:t>13</w:t>
        </w:r>
        <w:r w:rsidR="004921A2">
          <w:rPr>
            <w:webHidden/>
          </w:rPr>
          <w:fldChar w:fldCharType="end"/>
        </w:r>
      </w:hyperlink>
    </w:p>
    <w:p w14:paraId="7D82E635" w14:textId="70BC3272" w:rsidR="00C85FBD" w:rsidRPr="00BB6871" w:rsidRDefault="00C85FBD" w:rsidP="00AD3EB1">
      <w:pPr>
        <w:rPr>
          <w:rFonts w:ascii="Gill Sans MT" w:eastAsia="Cabin" w:hAnsi="Gill Sans MT" w:cs="Cabin"/>
          <w:sz w:val="24"/>
          <w:szCs w:val="24"/>
        </w:rPr>
      </w:pPr>
      <w:r w:rsidRPr="00BB6871">
        <w:rPr>
          <w:rFonts w:ascii="Gill Sans MT" w:eastAsia="Cabin" w:hAnsi="Gill Sans MT" w:cs="Cabin"/>
          <w:sz w:val="24"/>
          <w:szCs w:val="24"/>
        </w:rPr>
        <w:fldChar w:fldCharType="end"/>
      </w:r>
    </w:p>
    <w:p w14:paraId="21C6769E" w14:textId="77777777" w:rsidR="00C85FBD" w:rsidRPr="00BB6871" w:rsidRDefault="00C85FBD">
      <w:pPr>
        <w:rPr>
          <w:rFonts w:ascii="Gill Sans MT" w:eastAsia="Cabin" w:hAnsi="Gill Sans MT" w:cs="Cabin"/>
          <w:sz w:val="24"/>
          <w:szCs w:val="24"/>
        </w:rPr>
      </w:pPr>
      <w:r w:rsidRPr="00BB6871">
        <w:rPr>
          <w:rFonts w:ascii="Gill Sans MT" w:eastAsia="Cabin" w:hAnsi="Gill Sans MT" w:cs="Cabin"/>
          <w:sz w:val="24"/>
          <w:szCs w:val="24"/>
        </w:rPr>
        <w:br w:type="page"/>
      </w:r>
    </w:p>
    <w:p w14:paraId="55C14C83" w14:textId="77777777" w:rsidR="00C85FBD" w:rsidRPr="00212871" w:rsidRDefault="00C85FBD" w:rsidP="00212871">
      <w:pPr>
        <w:pStyle w:val="DocumentNameHeadline"/>
        <w:spacing w:after="240"/>
      </w:pPr>
      <w:r w:rsidRPr="00212871">
        <w:lastRenderedPageBreak/>
        <w:t>List of Figures</w:t>
      </w:r>
    </w:p>
    <w:p w14:paraId="57716E77" w14:textId="14EC2370" w:rsidR="004921A2" w:rsidRDefault="00C85FBD">
      <w:pPr>
        <w:pStyle w:val="TOC1"/>
        <w:rPr>
          <w:rFonts w:asciiTheme="minorHAnsi" w:eastAsiaTheme="minorEastAsia" w:hAnsiTheme="minorHAnsi" w:cstheme="minorBidi"/>
        </w:rPr>
      </w:pPr>
      <w:r w:rsidRPr="00BB6871">
        <w:rPr>
          <w:rFonts w:eastAsia="Cabin" w:cs="Cabin"/>
          <w:sz w:val="24"/>
          <w:szCs w:val="24"/>
        </w:rPr>
        <w:fldChar w:fldCharType="begin"/>
      </w:r>
      <w:r w:rsidRPr="00BB6871">
        <w:rPr>
          <w:rFonts w:eastAsia="Cabin" w:cs="Cabin"/>
          <w:sz w:val="24"/>
          <w:szCs w:val="24"/>
        </w:rPr>
        <w:instrText xml:space="preserve"> TOC \h \z \t "Figure title,1" </w:instrText>
      </w:r>
      <w:r w:rsidRPr="00BB6871">
        <w:rPr>
          <w:rFonts w:eastAsia="Cabin" w:cs="Cabin"/>
          <w:sz w:val="24"/>
          <w:szCs w:val="24"/>
        </w:rPr>
        <w:fldChar w:fldCharType="separate"/>
      </w:r>
      <w:hyperlink w:anchor="_Toc68599960" w:history="1">
        <w:r w:rsidR="004921A2" w:rsidRPr="00D01C9D">
          <w:rPr>
            <w:rStyle w:val="Hyperlink"/>
          </w:rPr>
          <w:t>Figure 1: Questionnaire Layout</w:t>
        </w:r>
        <w:r w:rsidR="004921A2">
          <w:rPr>
            <w:webHidden/>
          </w:rPr>
          <w:tab/>
        </w:r>
        <w:r w:rsidR="004921A2">
          <w:rPr>
            <w:webHidden/>
          </w:rPr>
          <w:fldChar w:fldCharType="begin"/>
        </w:r>
        <w:r w:rsidR="004921A2">
          <w:rPr>
            <w:webHidden/>
          </w:rPr>
          <w:instrText xml:space="preserve"> PAGEREF _Toc68599960 \h </w:instrText>
        </w:r>
        <w:r w:rsidR="004921A2">
          <w:rPr>
            <w:webHidden/>
          </w:rPr>
        </w:r>
        <w:r w:rsidR="004921A2">
          <w:rPr>
            <w:webHidden/>
          </w:rPr>
          <w:fldChar w:fldCharType="separate"/>
        </w:r>
        <w:r w:rsidR="004921A2">
          <w:rPr>
            <w:webHidden/>
          </w:rPr>
          <w:t>1</w:t>
        </w:r>
        <w:r w:rsidR="004921A2">
          <w:rPr>
            <w:webHidden/>
          </w:rPr>
          <w:fldChar w:fldCharType="end"/>
        </w:r>
      </w:hyperlink>
    </w:p>
    <w:p w14:paraId="35A7BB79" w14:textId="14B62260" w:rsidR="004921A2" w:rsidRDefault="0015627D">
      <w:pPr>
        <w:pStyle w:val="TOC1"/>
        <w:rPr>
          <w:rFonts w:asciiTheme="minorHAnsi" w:eastAsiaTheme="minorEastAsia" w:hAnsiTheme="minorHAnsi" w:cstheme="minorBidi"/>
        </w:rPr>
      </w:pPr>
      <w:hyperlink w:anchor="_Toc68599961" w:history="1">
        <w:r w:rsidR="004921A2" w:rsidRPr="00D01C9D">
          <w:rPr>
            <w:rStyle w:val="Hyperlink"/>
          </w:rPr>
          <w:t>Figure 2: Questionnaire Layout for Multiple Respondents</w:t>
        </w:r>
        <w:r w:rsidR="004921A2">
          <w:rPr>
            <w:webHidden/>
          </w:rPr>
          <w:tab/>
        </w:r>
        <w:r w:rsidR="004921A2">
          <w:rPr>
            <w:webHidden/>
          </w:rPr>
          <w:fldChar w:fldCharType="begin"/>
        </w:r>
        <w:r w:rsidR="004921A2">
          <w:rPr>
            <w:webHidden/>
          </w:rPr>
          <w:instrText xml:space="preserve"> PAGEREF _Toc68599961 \h </w:instrText>
        </w:r>
        <w:r w:rsidR="004921A2">
          <w:rPr>
            <w:webHidden/>
          </w:rPr>
        </w:r>
        <w:r w:rsidR="004921A2">
          <w:rPr>
            <w:webHidden/>
          </w:rPr>
          <w:fldChar w:fldCharType="separate"/>
        </w:r>
        <w:r w:rsidR="004921A2">
          <w:rPr>
            <w:webHidden/>
          </w:rPr>
          <w:t>2</w:t>
        </w:r>
        <w:r w:rsidR="004921A2">
          <w:rPr>
            <w:webHidden/>
          </w:rPr>
          <w:fldChar w:fldCharType="end"/>
        </w:r>
      </w:hyperlink>
    </w:p>
    <w:p w14:paraId="7ECFEE8A" w14:textId="47AB21C2" w:rsidR="004921A2" w:rsidRDefault="0015627D">
      <w:pPr>
        <w:pStyle w:val="TOC1"/>
        <w:rPr>
          <w:rFonts w:asciiTheme="minorHAnsi" w:eastAsiaTheme="minorEastAsia" w:hAnsiTheme="minorHAnsi" w:cstheme="minorBidi"/>
        </w:rPr>
      </w:pPr>
      <w:hyperlink w:anchor="_Toc68599962" w:history="1">
        <w:r w:rsidR="004921A2" w:rsidRPr="00D01C9D">
          <w:rPr>
            <w:rStyle w:val="Hyperlink"/>
          </w:rPr>
          <w:t>Figure 3: Excel Worksheets</w:t>
        </w:r>
        <w:r w:rsidR="004921A2">
          <w:rPr>
            <w:webHidden/>
          </w:rPr>
          <w:tab/>
        </w:r>
        <w:r w:rsidR="004921A2">
          <w:rPr>
            <w:webHidden/>
          </w:rPr>
          <w:fldChar w:fldCharType="begin"/>
        </w:r>
        <w:r w:rsidR="004921A2">
          <w:rPr>
            <w:webHidden/>
          </w:rPr>
          <w:instrText xml:space="preserve"> PAGEREF _Toc68599962 \h </w:instrText>
        </w:r>
        <w:r w:rsidR="004921A2">
          <w:rPr>
            <w:webHidden/>
          </w:rPr>
        </w:r>
        <w:r w:rsidR="004921A2">
          <w:rPr>
            <w:webHidden/>
          </w:rPr>
          <w:fldChar w:fldCharType="separate"/>
        </w:r>
        <w:r w:rsidR="004921A2">
          <w:rPr>
            <w:webHidden/>
          </w:rPr>
          <w:t>2</w:t>
        </w:r>
        <w:r w:rsidR="004921A2">
          <w:rPr>
            <w:webHidden/>
          </w:rPr>
          <w:fldChar w:fldCharType="end"/>
        </w:r>
      </w:hyperlink>
    </w:p>
    <w:p w14:paraId="09FF1F52" w14:textId="4EFB17D2" w:rsidR="004921A2" w:rsidRDefault="0015627D">
      <w:pPr>
        <w:pStyle w:val="TOC1"/>
        <w:rPr>
          <w:rFonts w:asciiTheme="minorHAnsi" w:eastAsiaTheme="minorEastAsia" w:hAnsiTheme="minorHAnsi" w:cstheme="minorBidi"/>
        </w:rPr>
      </w:pPr>
      <w:hyperlink w:anchor="_Toc68599963" w:history="1">
        <w:r w:rsidR="004921A2" w:rsidRPr="00D01C9D">
          <w:rPr>
            <w:rStyle w:val="Hyperlink"/>
          </w:rPr>
          <w:t>Figure 4: Page Break View</w:t>
        </w:r>
        <w:r w:rsidR="004921A2">
          <w:rPr>
            <w:webHidden/>
          </w:rPr>
          <w:tab/>
        </w:r>
        <w:r w:rsidR="004921A2">
          <w:rPr>
            <w:webHidden/>
          </w:rPr>
          <w:fldChar w:fldCharType="begin"/>
        </w:r>
        <w:r w:rsidR="004921A2">
          <w:rPr>
            <w:webHidden/>
          </w:rPr>
          <w:instrText xml:space="preserve"> PAGEREF _Toc68599963 \h </w:instrText>
        </w:r>
        <w:r w:rsidR="004921A2">
          <w:rPr>
            <w:webHidden/>
          </w:rPr>
        </w:r>
        <w:r w:rsidR="004921A2">
          <w:rPr>
            <w:webHidden/>
          </w:rPr>
          <w:fldChar w:fldCharType="separate"/>
        </w:r>
        <w:r w:rsidR="004921A2">
          <w:rPr>
            <w:webHidden/>
          </w:rPr>
          <w:t>2</w:t>
        </w:r>
        <w:r w:rsidR="004921A2">
          <w:rPr>
            <w:webHidden/>
          </w:rPr>
          <w:fldChar w:fldCharType="end"/>
        </w:r>
      </w:hyperlink>
    </w:p>
    <w:p w14:paraId="1B613195" w14:textId="7C7E940D" w:rsidR="004921A2" w:rsidRDefault="0015627D">
      <w:pPr>
        <w:pStyle w:val="TOC1"/>
        <w:rPr>
          <w:rFonts w:asciiTheme="minorHAnsi" w:eastAsiaTheme="minorEastAsia" w:hAnsiTheme="minorHAnsi" w:cstheme="minorBidi"/>
        </w:rPr>
      </w:pPr>
      <w:hyperlink w:anchor="_Toc68599964" w:history="1">
        <w:r w:rsidR="004921A2" w:rsidRPr="00D01C9D">
          <w:rPr>
            <w:rStyle w:val="Hyperlink"/>
          </w:rPr>
          <w:t>Figure 5: Translations Tab</w:t>
        </w:r>
        <w:r w:rsidR="004921A2">
          <w:rPr>
            <w:webHidden/>
          </w:rPr>
          <w:tab/>
        </w:r>
        <w:r w:rsidR="004921A2">
          <w:rPr>
            <w:webHidden/>
          </w:rPr>
          <w:fldChar w:fldCharType="begin"/>
        </w:r>
        <w:r w:rsidR="004921A2">
          <w:rPr>
            <w:webHidden/>
          </w:rPr>
          <w:instrText xml:space="preserve"> PAGEREF _Toc68599964 \h </w:instrText>
        </w:r>
        <w:r w:rsidR="004921A2">
          <w:rPr>
            <w:webHidden/>
          </w:rPr>
        </w:r>
        <w:r w:rsidR="004921A2">
          <w:rPr>
            <w:webHidden/>
          </w:rPr>
          <w:fldChar w:fldCharType="separate"/>
        </w:r>
        <w:r w:rsidR="004921A2">
          <w:rPr>
            <w:webHidden/>
          </w:rPr>
          <w:t>3</w:t>
        </w:r>
        <w:r w:rsidR="004921A2">
          <w:rPr>
            <w:webHidden/>
          </w:rPr>
          <w:fldChar w:fldCharType="end"/>
        </w:r>
      </w:hyperlink>
    </w:p>
    <w:p w14:paraId="7AB7DBB8" w14:textId="21608A05" w:rsidR="004921A2" w:rsidRDefault="0015627D">
      <w:pPr>
        <w:pStyle w:val="TOC1"/>
        <w:rPr>
          <w:rFonts w:asciiTheme="minorHAnsi" w:eastAsiaTheme="minorEastAsia" w:hAnsiTheme="minorHAnsi" w:cstheme="minorBidi"/>
        </w:rPr>
      </w:pPr>
      <w:hyperlink w:anchor="_Toc68599965" w:history="1">
        <w:r w:rsidR="004921A2" w:rsidRPr="00D01C9D">
          <w:rPr>
            <w:rStyle w:val="Hyperlink"/>
          </w:rPr>
          <w:t>Figure 6: Translations Sheet Layout</w:t>
        </w:r>
        <w:r w:rsidR="004921A2">
          <w:rPr>
            <w:webHidden/>
          </w:rPr>
          <w:tab/>
        </w:r>
        <w:r w:rsidR="004921A2">
          <w:rPr>
            <w:webHidden/>
          </w:rPr>
          <w:fldChar w:fldCharType="begin"/>
        </w:r>
        <w:r w:rsidR="004921A2">
          <w:rPr>
            <w:webHidden/>
          </w:rPr>
          <w:instrText xml:space="preserve"> PAGEREF _Toc68599965 \h </w:instrText>
        </w:r>
        <w:r w:rsidR="004921A2">
          <w:rPr>
            <w:webHidden/>
          </w:rPr>
        </w:r>
        <w:r w:rsidR="004921A2">
          <w:rPr>
            <w:webHidden/>
          </w:rPr>
          <w:fldChar w:fldCharType="separate"/>
        </w:r>
        <w:r w:rsidR="004921A2">
          <w:rPr>
            <w:webHidden/>
          </w:rPr>
          <w:t>3</w:t>
        </w:r>
        <w:r w:rsidR="004921A2">
          <w:rPr>
            <w:webHidden/>
          </w:rPr>
          <w:fldChar w:fldCharType="end"/>
        </w:r>
      </w:hyperlink>
    </w:p>
    <w:p w14:paraId="7A7523B1" w14:textId="1045F13D" w:rsidR="004921A2" w:rsidRDefault="0015627D">
      <w:pPr>
        <w:pStyle w:val="TOC1"/>
        <w:rPr>
          <w:rFonts w:asciiTheme="minorHAnsi" w:eastAsiaTheme="minorEastAsia" w:hAnsiTheme="minorHAnsi" w:cstheme="minorBidi"/>
        </w:rPr>
      </w:pPr>
      <w:hyperlink w:anchor="_Toc68599966" w:history="1">
        <w:r w:rsidR="004921A2" w:rsidRPr="00D01C9D">
          <w:rPr>
            <w:rStyle w:val="Hyperlink"/>
          </w:rPr>
          <w:t>Figure 7: Languages on Translations Sheet</w:t>
        </w:r>
        <w:r w:rsidR="004921A2">
          <w:rPr>
            <w:webHidden/>
          </w:rPr>
          <w:tab/>
        </w:r>
        <w:r w:rsidR="004921A2">
          <w:rPr>
            <w:webHidden/>
          </w:rPr>
          <w:fldChar w:fldCharType="begin"/>
        </w:r>
        <w:r w:rsidR="004921A2">
          <w:rPr>
            <w:webHidden/>
          </w:rPr>
          <w:instrText xml:space="preserve"> PAGEREF _Toc68599966 \h </w:instrText>
        </w:r>
        <w:r w:rsidR="004921A2">
          <w:rPr>
            <w:webHidden/>
          </w:rPr>
        </w:r>
        <w:r w:rsidR="004921A2">
          <w:rPr>
            <w:webHidden/>
          </w:rPr>
          <w:fldChar w:fldCharType="separate"/>
        </w:r>
        <w:r w:rsidR="004921A2">
          <w:rPr>
            <w:webHidden/>
          </w:rPr>
          <w:t>4</w:t>
        </w:r>
        <w:r w:rsidR="004921A2">
          <w:rPr>
            <w:webHidden/>
          </w:rPr>
          <w:fldChar w:fldCharType="end"/>
        </w:r>
      </w:hyperlink>
    </w:p>
    <w:p w14:paraId="7AE73542" w14:textId="524E1A40" w:rsidR="004921A2" w:rsidRDefault="0015627D">
      <w:pPr>
        <w:pStyle w:val="TOC1"/>
        <w:rPr>
          <w:rFonts w:asciiTheme="minorHAnsi" w:eastAsiaTheme="minorEastAsia" w:hAnsiTheme="minorHAnsi" w:cstheme="minorBidi"/>
        </w:rPr>
      </w:pPr>
      <w:hyperlink w:anchor="_Toc68599967" w:history="1">
        <w:r w:rsidR="004921A2" w:rsidRPr="00D01C9D">
          <w:rPr>
            <w:rStyle w:val="Hyperlink"/>
          </w:rPr>
          <w:t>Figure 8: Question Formula Type 1</w:t>
        </w:r>
        <w:r w:rsidR="004921A2">
          <w:rPr>
            <w:webHidden/>
          </w:rPr>
          <w:tab/>
        </w:r>
        <w:r w:rsidR="004921A2">
          <w:rPr>
            <w:webHidden/>
          </w:rPr>
          <w:fldChar w:fldCharType="begin"/>
        </w:r>
        <w:r w:rsidR="004921A2">
          <w:rPr>
            <w:webHidden/>
          </w:rPr>
          <w:instrText xml:space="preserve"> PAGEREF _Toc68599967 \h </w:instrText>
        </w:r>
        <w:r w:rsidR="004921A2">
          <w:rPr>
            <w:webHidden/>
          </w:rPr>
        </w:r>
        <w:r w:rsidR="004921A2">
          <w:rPr>
            <w:webHidden/>
          </w:rPr>
          <w:fldChar w:fldCharType="separate"/>
        </w:r>
        <w:r w:rsidR="004921A2">
          <w:rPr>
            <w:webHidden/>
          </w:rPr>
          <w:t>5</w:t>
        </w:r>
        <w:r w:rsidR="004921A2">
          <w:rPr>
            <w:webHidden/>
          </w:rPr>
          <w:fldChar w:fldCharType="end"/>
        </w:r>
      </w:hyperlink>
    </w:p>
    <w:p w14:paraId="12F31DD7" w14:textId="4BCE2E96" w:rsidR="004921A2" w:rsidRDefault="0015627D">
      <w:pPr>
        <w:pStyle w:val="TOC1"/>
        <w:rPr>
          <w:rFonts w:asciiTheme="minorHAnsi" w:eastAsiaTheme="minorEastAsia" w:hAnsiTheme="minorHAnsi" w:cstheme="minorBidi"/>
        </w:rPr>
      </w:pPr>
      <w:hyperlink w:anchor="_Toc68599968" w:history="1">
        <w:r w:rsidR="004921A2" w:rsidRPr="00D01C9D">
          <w:rPr>
            <w:rStyle w:val="Hyperlink"/>
          </w:rPr>
          <w:t>Figure 9: Question Formula Type 2</w:t>
        </w:r>
        <w:r w:rsidR="004921A2">
          <w:rPr>
            <w:webHidden/>
          </w:rPr>
          <w:tab/>
        </w:r>
        <w:r w:rsidR="004921A2">
          <w:rPr>
            <w:webHidden/>
          </w:rPr>
          <w:fldChar w:fldCharType="begin"/>
        </w:r>
        <w:r w:rsidR="004921A2">
          <w:rPr>
            <w:webHidden/>
          </w:rPr>
          <w:instrText xml:space="preserve"> PAGEREF _Toc68599968 \h </w:instrText>
        </w:r>
        <w:r w:rsidR="004921A2">
          <w:rPr>
            <w:webHidden/>
          </w:rPr>
        </w:r>
        <w:r w:rsidR="004921A2">
          <w:rPr>
            <w:webHidden/>
          </w:rPr>
          <w:fldChar w:fldCharType="separate"/>
        </w:r>
        <w:r w:rsidR="004921A2">
          <w:rPr>
            <w:webHidden/>
          </w:rPr>
          <w:t>5</w:t>
        </w:r>
        <w:r w:rsidR="004921A2">
          <w:rPr>
            <w:webHidden/>
          </w:rPr>
          <w:fldChar w:fldCharType="end"/>
        </w:r>
      </w:hyperlink>
    </w:p>
    <w:p w14:paraId="13CC7422" w14:textId="3CE9AC0B" w:rsidR="004921A2" w:rsidRDefault="0015627D">
      <w:pPr>
        <w:pStyle w:val="TOC1"/>
        <w:rPr>
          <w:rFonts w:asciiTheme="minorHAnsi" w:eastAsiaTheme="minorEastAsia" w:hAnsiTheme="minorHAnsi" w:cstheme="minorBidi"/>
        </w:rPr>
      </w:pPr>
      <w:hyperlink w:anchor="_Toc68599969" w:history="1">
        <w:r w:rsidR="004921A2" w:rsidRPr="00D01C9D">
          <w:rPr>
            <w:rStyle w:val="Hyperlink"/>
          </w:rPr>
          <w:t>Figure 10: Selecting Language for the Questionnaire</w:t>
        </w:r>
        <w:r w:rsidR="004921A2">
          <w:rPr>
            <w:webHidden/>
          </w:rPr>
          <w:tab/>
        </w:r>
        <w:r w:rsidR="004921A2">
          <w:rPr>
            <w:webHidden/>
          </w:rPr>
          <w:fldChar w:fldCharType="begin"/>
        </w:r>
        <w:r w:rsidR="004921A2">
          <w:rPr>
            <w:webHidden/>
          </w:rPr>
          <w:instrText xml:space="preserve"> PAGEREF _Toc68599969 \h </w:instrText>
        </w:r>
        <w:r w:rsidR="004921A2">
          <w:rPr>
            <w:webHidden/>
          </w:rPr>
        </w:r>
        <w:r w:rsidR="004921A2">
          <w:rPr>
            <w:webHidden/>
          </w:rPr>
          <w:fldChar w:fldCharType="separate"/>
        </w:r>
        <w:r w:rsidR="004921A2">
          <w:rPr>
            <w:webHidden/>
          </w:rPr>
          <w:t>6</w:t>
        </w:r>
        <w:r w:rsidR="004921A2">
          <w:rPr>
            <w:webHidden/>
          </w:rPr>
          <w:fldChar w:fldCharType="end"/>
        </w:r>
      </w:hyperlink>
    </w:p>
    <w:p w14:paraId="25900A94" w14:textId="5F37A5DF" w:rsidR="004921A2" w:rsidRDefault="0015627D">
      <w:pPr>
        <w:pStyle w:val="TOC1"/>
        <w:rPr>
          <w:rFonts w:asciiTheme="minorHAnsi" w:eastAsiaTheme="minorEastAsia" w:hAnsiTheme="minorHAnsi" w:cstheme="minorBidi"/>
        </w:rPr>
      </w:pPr>
      <w:hyperlink w:anchor="_Toc68599970" w:history="1">
        <w:r w:rsidR="004921A2" w:rsidRPr="00D01C9D">
          <w:rPr>
            <w:rStyle w:val="Hyperlink"/>
          </w:rPr>
          <w:t>Figure 11: Highlighting a Question to Copy</w:t>
        </w:r>
        <w:r w:rsidR="004921A2">
          <w:rPr>
            <w:webHidden/>
          </w:rPr>
          <w:tab/>
        </w:r>
        <w:r w:rsidR="004921A2">
          <w:rPr>
            <w:webHidden/>
          </w:rPr>
          <w:fldChar w:fldCharType="begin"/>
        </w:r>
        <w:r w:rsidR="004921A2">
          <w:rPr>
            <w:webHidden/>
          </w:rPr>
          <w:instrText xml:space="preserve"> PAGEREF _Toc68599970 \h </w:instrText>
        </w:r>
        <w:r w:rsidR="004921A2">
          <w:rPr>
            <w:webHidden/>
          </w:rPr>
        </w:r>
        <w:r w:rsidR="004921A2">
          <w:rPr>
            <w:webHidden/>
          </w:rPr>
          <w:fldChar w:fldCharType="separate"/>
        </w:r>
        <w:r w:rsidR="004921A2">
          <w:rPr>
            <w:webHidden/>
          </w:rPr>
          <w:t>6</w:t>
        </w:r>
        <w:r w:rsidR="004921A2">
          <w:rPr>
            <w:webHidden/>
          </w:rPr>
          <w:fldChar w:fldCharType="end"/>
        </w:r>
      </w:hyperlink>
    </w:p>
    <w:p w14:paraId="21F29B85" w14:textId="2B7E3A2E" w:rsidR="004921A2" w:rsidRDefault="0015627D">
      <w:pPr>
        <w:pStyle w:val="TOC1"/>
        <w:rPr>
          <w:rFonts w:asciiTheme="minorHAnsi" w:eastAsiaTheme="minorEastAsia" w:hAnsiTheme="minorHAnsi" w:cstheme="minorBidi"/>
        </w:rPr>
      </w:pPr>
      <w:hyperlink w:anchor="_Toc68599971" w:history="1">
        <w:r w:rsidR="004921A2" w:rsidRPr="00D01C9D">
          <w:rPr>
            <w:rStyle w:val="Hyperlink"/>
          </w:rPr>
          <w:t>Figure 12: Inserting Copied Question</w:t>
        </w:r>
        <w:r w:rsidR="004921A2">
          <w:rPr>
            <w:webHidden/>
          </w:rPr>
          <w:tab/>
        </w:r>
        <w:r w:rsidR="004921A2">
          <w:rPr>
            <w:webHidden/>
          </w:rPr>
          <w:fldChar w:fldCharType="begin"/>
        </w:r>
        <w:r w:rsidR="004921A2">
          <w:rPr>
            <w:webHidden/>
          </w:rPr>
          <w:instrText xml:space="preserve"> PAGEREF _Toc68599971 \h </w:instrText>
        </w:r>
        <w:r w:rsidR="004921A2">
          <w:rPr>
            <w:webHidden/>
          </w:rPr>
        </w:r>
        <w:r w:rsidR="004921A2">
          <w:rPr>
            <w:webHidden/>
          </w:rPr>
          <w:fldChar w:fldCharType="separate"/>
        </w:r>
        <w:r w:rsidR="004921A2">
          <w:rPr>
            <w:webHidden/>
          </w:rPr>
          <w:t>7</w:t>
        </w:r>
        <w:r w:rsidR="004921A2">
          <w:rPr>
            <w:webHidden/>
          </w:rPr>
          <w:fldChar w:fldCharType="end"/>
        </w:r>
      </w:hyperlink>
    </w:p>
    <w:p w14:paraId="7345094A" w14:textId="1E97504F" w:rsidR="004921A2" w:rsidRDefault="0015627D">
      <w:pPr>
        <w:pStyle w:val="TOC1"/>
        <w:rPr>
          <w:rFonts w:asciiTheme="minorHAnsi" w:eastAsiaTheme="minorEastAsia" w:hAnsiTheme="minorHAnsi" w:cstheme="minorBidi"/>
        </w:rPr>
      </w:pPr>
      <w:hyperlink w:anchor="_Toc68599972" w:history="1">
        <w:r w:rsidR="004921A2" w:rsidRPr="00D01C9D">
          <w:rPr>
            <w:rStyle w:val="Hyperlink"/>
          </w:rPr>
          <w:t>Figure 13: Example – Cut-off Text</w:t>
        </w:r>
        <w:r w:rsidR="004921A2">
          <w:rPr>
            <w:webHidden/>
          </w:rPr>
          <w:tab/>
        </w:r>
        <w:r w:rsidR="004921A2">
          <w:rPr>
            <w:webHidden/>
          </w:rPr>
          <w:fldChar w:fldCharType="begin"/>
        </w:r>
        <w:r w:rsidR="004921A2">
          <w:rPr>
            <w:webHidden/>
          </w:rPr>
          <w:instrText xml:space="preserve"> PAGEREF _Toc68599972 \h </w:instrText>
        </w:r>
        <w:r w:rsidR="004921A2">
          <w:rPr>
            <w:webHidden/>
          </w:rPr>
        </w:r>
        <w:r w:rsidR="004921A2">
          <w:rPr>
            <w:webHidden/>
          </w:rPr>
          <w:fldChar w:fldCharType="separate"/>
        </w:r>
        <w:r w:rsidR="004921A2">
          <w:rPr>
            <w:webHidden/>
          </w:rPr>
          <w:t>8</w:t>
        </w:r>
        <w:r w:rsidR="004921A2">
          <w:rPr>
            <w:webHidden/>
          </w:rPr>
          <w:fldChar w:fldCharType="end"/>
        </w:r>
      </w:hyperlink>
    </w:p>
    <w:p w14:paraId="3A826321" w14:textId="670A1096" w:rsidR="004921A2" w:rsidRDefault="0015627D">
      <w:pPr>
        <w:pStyle w:val="TOC1"/>
        <w:rPr>
          <w:rFonts w:asciiTheme="minorHAnsi" w:eastAsiaTheme="minorEastAsia" w:hAnsiTheme="minorHAnsi" w:cstheme="minorBidi"/>
        </w:rPr>
      </w:pPr>
      <w:hyperlink w:anchor="_Toc68599973" w:history="1">
        <w:r w:rsidR="004921A2" w:rsidRPr="00D01C9D">
          <w:rPr>
            <w:rStyle w:val="Hyperlink"/>
          </w:rPr>
          <w:t>Figure 14: Truncated Text</w:t>
        </w:r>
        <w:r w:rsidR="004921A2">
          <w:rPr>
            <w:webHidden/>
          </w:rPr>
          <w:tab/>
        </w:r>
        <w:r w:rsidR="004921A2">
          <w:rPr>
            <w:webHidden/>
          </w:rPr>
          <w:fldChar w:fldCharType="begin"/>
        </w:r>
        <w:r w:rsidR="004921A2">
          <w:rPr>
            <w:webHidden/>
          </w:rPr>
          <w:instrText xml:space="preserve"> PAGEREF _Toc68599973 \h </w:instrText>
        </w:r>
        <w:r w:rsidR="004921A2">
          <w:rPr>
            <w:webHidden/>
          </w:rPr>
        </w:r>
        <w:r w:rsidR="004921A2">
          <w:rPr>
            <w:webHidden/>
          </w:rPr>
          <w:fldChar w:fldCharType="separate"/>
        </w:r>
        <w:r w:rsidR="004921A2">
          <w:rPr>
            <w:webHidden/>
          </w:rPr>
          <w:t>8</w:t>
        </w:r>
        <w:r w:rsidR="004921A2">
          <w:rPr>
            <w:webHidden/>
          </w:rPr>
          <w:fldChar w:fldCharType="end"/>
        </w:r>
      </w:hyperlink>
    </w:p>
    <w:p w14:paraId="3721BD95" w14:textId="013B8ADA" w:rsidR="004921A2" w:rsidRDefault="0015627D">
      <w:pPr>
        <w:pStyle w:val="TOC1"/>
        <w:rPr>
          <w:rFonts w:asciiTheme="minorHAnsi" w:eastAsiaTheme="minorEastAsia" w:hAnsiTheme="minorHAnsi" w:cstheme="minorBidi"/>
        </w:rPr>
      </w:pPr>
      <w:hyperlink w:anchor="_Toc68599974" w:history="1">
        <w:r w:rsidR="004921A2" w:rsidRPr="00D01C9D">
          <w:rPr>
            <w:rStyle w:val="Hyperlink"/>
          </w:rPr>
          <w:t>Figure 15: Truncated Text Fixed</w:t>
        </w:r>
        <w:r w:rsidR="004921A2">
          <w:rPr>
            <w:webHidden/>
          </w:rPr>
          <w:tab/>
        </w:r>
        <w:r w:rsidR="004921A2">
          <w:rPr>
            <w:webHidden/>
          </w:rPr>
          <w:fldChar w:fldCharType="begin"/>
        </w:r>
        <w:r w:rsidR="004921A2">
          <w:rPr>
            <w:webHidden/>
          </w:rPr>
          <w:instrText xml:space="preserve"> PAGEREF _Toc68599974 \h </w:instrText>
        </w:r>
        <w:r w:rsidR="004921A2">
          <w:rPr>
            <w:webHidden/>
          </w:rPr>
        </w:r>
        <w:r w:rsidR="004921A2">
          <w:rPr>
            <w:webHidden/>
          </w:rPr>
          <w:fldChar w:fldCharType="separate"/>
        </w:r>
        <w:r w:rsidR="004921A2">
          <w:rPr>
            <w:webHidden/>
          </w:rPr>
          <w:t>8</w:t>
        </w:r>
        <w:r w:rsidR="004921A2">
          <w:rPr>
            <w:webHidden/>
          </w:rPr>
          <w:fldChar w:fldCharType="end"/>
        </w:r>
      </w:hyperlink>
    </w:p>
    <w:p w14:paraId="2472D9BE" w14:textId="6FD43A98" w:rsidR="004921A2" w:rsidRDefault="0015627D">
      <w:pPr>
        <w:pStyle w:val="TOC1"/>
        <w:rPr>
          <w:rFonts w:asciiTheme="minorHAnsi" w:eastAsiaTheme="minorEastAsia" w:hAnsiTheme="minorHAnsi" w:cstheme="minorBidi"/>
        </w:rPr>
      </w:pPr>
      <w:hyperlink w:anchor="_Toc68599975" w:history="1">
        <w:r w:rsidR="004921A2" w:rsidRPr="00D01C9D">
          <w:rPr>
            <w:rStyle w:val="Hyperlink"/>
          </w:rPr>
          <w:t>Figure 16: Displaying Numbers</w:t>
        </w:r>
        <w:r w:rsidR="004921A2">
          <w:rPr>
            <w:webHidden/>
          </w:rPr>
          <w:tab/>
        </w:r>
        <w:r w:rsidR="004921A2">
          <w:rPr>
            <w:webHidden/>
          </w:rPr>
          <w:fldChar w:fldCharType="begin"/>
        </w:r>
        <w:r w:rsidR="004921A2">
          <w:rPr>
            <w:webHidden/>
          </w:rPr>
          <w:instrText xml:space="preserve"> PAGEREF _Toc68599975 \h </w:instrText>
        </w:r>
        <w:r w:rsidR="004921A2">
          <w:rPr>
            <w:webHidden/>
          </w:rPr>
        </w:r>
        <w:r w:rsidR="004921A2">
          <w:rPr>
            <w:webHidden/>
          </w:rPr>
          <w:fldChar w:fldCharType="separate"/>
        </w:r>
        <w:r w:rsidR="004921A2">
          <w:rPr>
            <w:webHidden/>
          </w:rPr>
          <w:t>8</w:t>
        </w:r>
        <w:r w:rsidR="004921A2">
          <w:rPr>
            <w:webHidden/>
          </w:rPr>
          <w:fldChar w:fldCharType="end"/>
        </w:r>
      </w:hyperlink>
    </w:p>
    <w:p w14:paraId="651814FB" w14:textId="7658ECD1" w:rsidR="004921A2" w:rsidRDefault="0015627D">
      <w:pPr>
        <w:pStyle w:val="TOC1"/>
        <w:rPr>
          <w:rFonts w:asciiTheme="minorHAnsi" w:eastAsiaTheme="minorEastAsia" w:hAnsiTheme="minorHAnsi" w:cstheme="minorBidi"/>
        </w:rPr>
      </w:pPr>
      <w:hyperlink w:anchor="_Toc68599976" w:history="1">
        <w:r w:rsidR="004921A2" w:rsidRPr="00D01C9D">
          <w:rPr>
            <w:rStyle w:val="Hyperlink"/>
          </w:rPr>
          <w:t>Figure 17: Showing Dot Leaders 1</w:t>
        </w:r>
        <w:r w:rsidR="004921A2">
          <w:rPr>
            <w:webHidden/>
          </w:rPr>
          <w:tab/>
        </w:r>
        <w:r w:rsidR="004921A2">
          <w:rPr>
            <w:webHidden/>
          </w:rPr>
          <w:fldChar w:fldCharType="begin"/>
        </w:r>
        <w:r w:rsidR="004921A2">
          <w:rPr>
            <w:webHidden/>
          </w:rPr>
          <w:instrText xml:space="preserve"> PAGEREF _Toc68599976 \h </w:instrText>
        </w:r>
        <w:r w:rsidR="004921A2">
          <w:rPr>
            <w:webHidden/>
          </w:rPr>
        </w:r>
        <w:r w:rsidR="004921A2">
          <w:rPr>
            <w:webHidden/>
          </w:rPr>
          <w:fldChar w:fldCharType="separate"/>
        </w:r>
        <w:r w:rsidR="004921A2">
          <w:rPr>
            <w:webHidden/>
          </w:rPr>
          <w:t>9</w:t>
        </w:r>
        <w:r w:rsidR="004921A2">
          <w:rPr>
            <w:webHidden/>
          </w:rPr>
          <w:fldChar w:fldCharType="end"/>
        </w:r>
      </w:hyperlink>
    </w:p>
    <w:p w14:paraId="67E9BB8C" w14:textId="0520EC3C" w:rsidR="004921A2" w:rsidRDefault="0015627D">
      <w:pPr>
        <w:pStyle w:val="TOC1"/>
        <w:rPr>
          <w:rFonts w:asciiTheme="minorHAnsi" w:eastAsiaTheme="minorEastAsia" w:hAnsiTheme="minorHAnsi" w:cstheme="minorBidi"/>
        </w:rPr>
      </w:pPr>
      <w:hyperlink w:anchor="_Toc68599977" w:history="1">
        <w:r w:rsidR="004921A2" w:rsidRPr="00D01C9D">
          <w:rPr>
            <w:rStyle w:val="Hyperlink"/>
          </w:rPr>
          <w:t>Figure 18: Showing Dot Leaders 2</w:t>
        </w:r>
        <w:r w:rsidR="004921A2">
          <w:rPr>
            <w:webHidden/>
          </w:rPr>
          <w:tab/>
        </w:r>
        <w:r w:rsidR="004921A2">
          <w:rPr>
            <w:webHidden/>
          </w:rPr>
          <w:fldChar w:fldCharType="begin"/>
        </w:r>
        <w:r w:rsidR="004921A2">
          <w:rPr>
            <w:webHidden/>
          </w:rPr>
          <w:instrText xml:space="preserve"> PAGEREF _Toc68599977 \h </w:instrText>
        </w:r>
        <w:r w:rsidR="004921A2">
          <w:rPr>
            <w:webHidden/>
          </w:rPr>
        </w:r>
        <w:r w:rsidR="004921A2">
          <w:rPr>
            <w:webHidden/>
          </w:rPr>
          <w:fldChar w:fldCharType="separate"/>
        </w:r>
        <w:r w:rsidR="004921A2">
          <w:rPr>
            <w:webHidden/>
          </w:rPr>
          <w:t>9</w:t>
        </w:r>
        <w:r w:rsidR="004921A2">
          <w:rPr>
            <w:webHidden/>
          </w:rPr>
          <w:fldChar w:fldCharType="end"/>
        </w:r>
      </w:hyperlink>
    </w:p>
    <w:p w14:paraId="0CCCC5F3" w14:textId="2C78823A" w:rsidR="004921A2" w:rsidRDefault="0015627D">
      <w:pPr>
        <w:pStyle w:val="TOC1"/>
        <w:rPr>
          <w:rFonts w:asciiTheme="minorHAnsi" w:eastAsiaTheme="minorEastAsia" w:hAnsiTheme="minorHAnsi" w:cstheme="minorBidi"/>
        </w:rPr>
      </w:pPr>
      <w:hyperlink w:anchor="_Toc68599978" w:history="1">
        <w:r w:rsidR="004921A2" w:rsidRPr="00D01C9D">
          <w:rPr>
            <w:rStyle w:val="Hyperlink"/>
          </w:rPr>
          <w:t>Figure 19: Showing Dot Leaders 3</w:t>
        </w:r>
        <w:r w:rsidR="004921A2">
          <w:rPr>
            <w:webHidden/>
          </w:rPr>
          <w:tab/>
        </w:r>
        <w:r w:rsidR="004921A2">
          <w:rPr>
            <w:webHidden/>
          </w:rPr>
          <w:fldChar w:fldCharType="begin"/>
        </w:r>
        <w:r w:rsidR="004921A2">
          <w:rPr>
            <w:webHidden/>
          </w:rPr>
          <w:instrText xml:space="preserve"> PAGEREF _Toc68599978 \h </w:instrText>
        </w:r>
        <w:r w:rsidR="004921A2">
          <w:rPr>
            <w:webHidden/>
          </w:rPr>
        </w:r>
        <w:r w:rsidR="004921A2">
          <w:rPr>
            <w:webHidden/>
          </w:rPr>
          <w:fldChar w:fldCharType="separate"/>
        </w:r>
        <w:r w:rsidR="004921A2">
          <w:rPr>
            <w:webHidden/>
          </w:rPr>
          <w:t>9</w:t>
        </w:r>
        <w:r w:rsidR="004921A2">
          <w:rPr>
            <w:webHidden/>
          </w:rPr>
          <w:fldChar w:fldCharType="end"/>
        </w:r>
      </w:hyperlink>
    </w:p>
    <w:p w14:paraId="26D2B7D2" w14:textId="392A395D" w:rsidR="004921A2" w:rsidRDefault="0015627D">
      <w:pPr>
        <w:pStyle w:val="TOC1"/>
        <w:rPr>
          <w:rFonts w:asciiTheme="minorHAnsi" w:eastAsiaTheme="minorEastAsia" w:hAnsiTheme="minorHAnsi" w:cstheme="minorBidi"/>
        </w:rPr>
      </w:pPr>
      <w:hyperlink w:anchor="_Toc68599979" w:history="1">
        <w:r w:rsidR="004921A2" w:rsidRPr="00D01C9D">
          <w:rPr>
            <w:rStyle w:val="Hyperlink"/>
          </w:rPr>
          <w:t>Figure 20: Move and Size Skip Arrows and Boxes</w:t>
        </w:r>
        <w:r w:rsidR="004921A2">
          <w:rPr>
            <w:webHidden/>
          </w:rPr>
          <w:tab/>
        </w:r>
        <w:r w:rsidR="004921A2">
          <w:rPr>
            <w:webHidden/>
          </w:rPr>
          <w:fldChar w:fldCharType="begin"/>
        </w:r>
        <w:r w:rsidR="004921A2">
          <w:rPr>
            <w:webHidden/>
          </w:rPr>
          <w:instrText xml:space="preserve"> PAGEREF _Toc68599979 \h </w:instrText>
        </w:r>
        <w:r w:rsidR="004921A2">
          <w:rPr>
            <w:webHidden/>
          </w:rPr>
        </w:r>
        <w:r w:rsidR="004921A2">
          <w:rPr>
            <w:webHidden/>
          </w:rPr>
          <w:fldChar w:fldCharType="separate"/>
        </w:r>
        <w:r w:rsidR="004921A2">
          <w:rPr>
            <w:webHidden/>
          </w:rPr>
          <w:t>11</w:t>
        </w:r>
        <w:r w:rsidR="004921A2">
          <w:rPr>
            <w:webHidden/>
          </w:rPr>
          <w:fldChar w:fldCharType="end"/>
        </w:r>
      </w:hyperlink>
    </w:p>
    <w:p w14:paraId="7CE2C422" w14:textId="2B742BFD" w:rsidR="004921A2" w:rsidRDefault="0015627D">
      <w:pPr>
        <w:pStyle w:val="TOC1"/>
        <w:rPr>
          <w:rFonts w:asciiTheme="minorHAnsi" w:eastAsiaTheme="minorEastAsia" w:hAnsiTheme="minorHAnsi" w:cstheme="minorBidi"/>
        </w:rPr>
      </w:pPr>
      <w:hyperlink w:anchor="_Toc68599980" w:history="1">
        <w:r w:rsidR="004921A2" w:rsidRPr="00D01C9D">
          <w:rPr>
            <w:rStyle w:val="Hyperlink"/>
          </w:rPr>
          <w:t>Figure 21: Changing Shape of the Arrows and Boxes</w:t>
        </w:r>
        <w:r w:rsidR="004921A2">
          <w:rPr>
            <w:webHidden/>
          </w:rPr>
          <w:tab/>
        </w:r>
        <w:r w:rsidR="004921A2">
          <w:rPr>
            <w:webHidden/>
          </w:rPr>
          <w:fldChar w:fldCharType="begin"/>
        </w:r>
        <w:r w:rsidR="004921A2">
          <w:rPr>
            <w:webHidden/>
          </w:rPr>
          <w:instrText xml:space="preserve"> PAGEREF _Toc68599980 \h </w:instrText>
        </w:r>
        <w:r w:rsidR="004921A2">
          <w:rPr>
            <w:webHidden/>
          </w:rPr>
        </w:r>
        <w:r w:rsidR="004921A2">
          <w:rPr>
            <w:webHidden/>
          </w:rPr>
          <w:fldChar w:fldCharType="separate"/>
        </w:r>
        <w:r w:rsidR="004921A2">
          <w:rPr>
            <w:webHidden/>
          </w:rPr>
          <w:t>11</w:t>
        </w:r>
        <w:r w:rsidR="004921A2">
          <w:rPr>
            <w:webHidden/>
          </w:rPr>
          <w:fldChar w:fldCharType="end"/>
        </w:r>
      </w:hyperlink>
    </w:p>
    <w:p w14:paraId="228B4C2E" w14:textId="10EE9AAB" w:rsidR="004921A2" w:rsidRDefault="0015627D">
      <w:pPr>
        <w:pStyle w:val="TOC1"/>
        <w:rPr>
          <w:rFonts w:asciiTheme="minorHAnsi" w:eastAsiaTheme="minorEastAsia" w:hAnsiTheme="minorHAnsi" w:cstheme="minorBidi"/>
        </w:rPr>
      </w:pPr>
      <w:hyperlink w:anchor="_Toc68599981" w:history="1">
        <w:r w:rsidR="004921A2" w:rsidRPr="00D01C9D">
          <w:rPr>
            <w:rStyle w:val="Hyperlink"/>
          </w:rPr>
          <w:t>Figure 22: Version Control for Questionnaire and Formatted Languages</w:t>
        </w:r>
        <w:r w:rsidR="004921A2">
          <w:rPr>
            <w:webHidden/>
          </w:rPr>
          <w:tab/>
        </w:r>
        <w:r w:rsidR="004921A2">
          <w:rPr>
            <w:webHidden/>
          </w:rPr>
          <w:fldChar w:fldCharType="begin"/>
        </w:r>
        <w:r w:rsidR="004921A2">
          <w:rPr>
            <w:webHidden/>
          </w:rPr>
          <w:instrText xml:space="preserve"> PAGEREF _Toc68599981 \h </w:instrText>
        </w:r>
        <w:r w:rsidR="004921A2">
          <w:rPr>
            <w:webHidden/>
          </w:rPr>
        </w:r>
        <w:r w:rsidR="004921A2">
          <w:rPr>
            <w:webHidden/>
          </w:rPr>
          <w:fldChar w:fldCharType="separate"/>
        </w:r>
        <w:r w:rsidR="004921A2">
          <w:rPr>
            <w:webHidden/>
          </w:rPr>
          <w:t>12</w:t>
        </w:r>
        <w:r w:rsidR="004921A2">
          <w:rPr>
            <w:webHidden/>
          </w:rPr>
          <w:fldChar w:fldCharType="end"/>
        </w:r>
      </w:hyperlink>
    </w:p>
    <w:p w14:paraId="54F6560E" w14:textId="4D9A6D96" w:rsidR="004921A2" w:rsidRDefault="0015627D">
      <w:pPr>
        <w:pStyle w:val="TOC1"/>
        <w:rPr>
          <w:rFonts w:asciiTheme="minorHAnsi" w:eastAsiaTheme="minorEastAsia" w:hAnsiTheme="minorHAnsi" w:cstheme="minorBidi"/>
        </w:rPr>
      </w:pPr>
      <w:hyperlink w:anchor="_Toc68599982" w:history="1">
        <w:r w:rsidR="004921A2" w:rsidRPr="00D01C9D">
          <w:rPr>
            <w:rStyle w:val="Hyperlink"/>
          </w:rPr>
          <w:t>Figure A1: Selecting Worksheet Tabs for Printing</w:t>
        </w:r>
        <w:r w:rsidR="004921A2">
          <w:rPr>
            <w:webHidden/>
          </w:rPr>
          <w:tab/>
        </w:r>
        <w:r w:rsidR="004921A2">
          <w:rPr>
            <w:webHidden/>
          </w:rPr>
          <w:fldChar w:fldCharType="begin"/>
        </w:r>
        <w:r w:rsidR="004921A2">
          <w:rPr>
            <w:webHidden/>
          </w:rPr>
          <w:instrText xml:space="preserve"> PAGEREF _Toc68599982 \h </w:instrText>
        </w:r>
        <w:r w:rsidR="004921A2">
          <w:rPr>
            <w:webHidden/>
          </w:rPr>
        </w:r>
        <w:r w:rsidR="004921A2">
          <w:rPr>
            <w:webHidden/>
          </w:rPr>
          <w:fldChar w:fldCharType="separate"/>
        </w:r>
        <w:r w:rsidR="004921A2">
          <w:rPr>
            <w:webHidden/>
          </w:rPr>
          <w:t>13</w:t>
        </w:r>
        <w:r w:rsidR="004921A2">
          <w:rPr>
            <w:webHidden/>
          </w:rPr>
          <w:fldChar w:fldCharType="end"/>
        </w:r>
      </w:hyperlink>
    </w:p>
    <w:p w14:paraId="09502CA8" w14:textId="43A6F6D9" w:rsidR="004921A2" w:rsidRDefault="0015627D">
      <w:pPr>
        <w:pStyle w:val="TOC1"/>
        <w:rPr>
          <w:rFonts w:asciiTheme="minorHAnsi" w:eastAsiaTheme="minorEastAsia" w:hAnsiTheme="minorHAnsi" w:cstheme="minorBidi"/>
        </w:rPr>
      </w:pPr>
      <w:hyperlink w:anchor="_Toc68599983" w:history="1">
        <w:r w:rsidR="004921A2" w:rsidRPr="00D01C9D">
          <w:rPr>
            <w:rStyle w:val="Hyperlink"/>
          </w:rPr>
          <w:t>Figure A2: Printing the Worksheets</w:t>
        </w:r>
        <w:r w:rsidR="004921A2">
          <w:rPr>
            <w:webHidden/>
          </w:rPr>
          <w:tab/>
        </w:r>
        <w:r w:rsidR="004921A2">
          <w:rPr>
            <w:webHidden/>
          </w:rPr>
          <w:fldChar w:fldCharType="begin"/>
        </w:r>
        <w:r w:rsidR="004921A2">
          <w:rPr>
            <w:webHidden/>
          </w:rPr>
          <w:instrText xml:space="preserve"> PAGEREF _Toc68599983 \h </w:instrText>
        </w:r>
        <w:r w:rsidR="004921A2">
          <w:rPr>
            <w:webHidden/>
          </w:rPr>
        </w:r>
        <w:r w:rsidR="004921A2">
          <w:rPr>
            <w:webHidden/>
          </w:rPr>
          <w:fldChar w:fldCharType="separate"/>
        </w:r>
        <w:r w:rsidR="004921A2">
          <w:rPr>
            <w:webHidden/>
          </w:rPr>
          <w:t>13</w:t>
        </w:r>
        <w:r w:rsidR="004921A2">
          <w:rPr>
            <w:webHidden/>
          </w:rPr>
          <w:fldChar w:fldCharType="end"/>
        </w:r>
      </w:hyperlink>
    </w:p>
    <w:p w14:paraId="63CDED24" w14:textId="78B7C4F0" w:rsidR="004921A2" w:rsidRDefault="0015627D">
      <w:pPr>
        <w:pStyle w:val="TOC1"/>
        <w:rPr>
          <w:rFonts w:asciiTheme="minorHAnsi" w:eastAsiaTheme="minorEastAsia" w:hAnsiTheme="minorHAnsi" w:cstheme="minorBidi"/>
        </w:rPr>
      </w:pPr>
      <w:hyperlink w:anchor="_Toc68599984" w:history="1">
        <w:r w:rsidR="004921A2" w:rsidRPr="00D01C9D">
          <w:rPr>
            <w:rStyle w:val="Hyperlink"/>
          </w:rPr>
          <w:t>Figure A3: Applying Border for Printing</w:t>
        </w:r>
        <w:r w:rsidR="004921A2">
          <w:rPr>
            <w:webHidden/>
          </w:rPr>
          <w:tab/>
        </w:r>
        <w:r w:rsidR="004921A2">
          <w:rPr>
            <w:webHidden/>
          </w:rPr>
          <w:fldChar w:fldCharType="begin"/>
        </w:r>
        <w:r w:rsidR="004921A2">
          <w:rPr>
            <w:webHidden/>
          </w:rPr>
          <w:instrText xml:space="preserve"> PAGEREF _Toc68599984 \h </w:instrText>
        </w:r>
        <w:r w:rsidR="004921A2">
          <w:rPr>
            <w:webHidden/>
          </w:rPr>
        </w:r>
        <w:r w:rsidR="004921A2">
          <w:rPr>
            <w:webHidden/>
          </w:rPr>
          <w:fldChar w:fldCharType="separate"/>
        </w:r>
        <w:r w:rsidR="004921A2">
          <w:rPr>
            <w:webHidden/>
          </w:rPr>
          <w:t>14</w:t>
        </w:r>
        <w:r w:rsidR="004921A2">
          <w:rPr>
            <w:webHidden/>
          </w:rPr>
          <w:fldChar w:fldCharType="end"/>
        </w:r>
      </w:hyperlink>
    </w:p>
    <w:p w14:paraId="752E2D67" w14:textId="6E0F5C30" w:rsidR="00C85FBD" w:rsidRPr="00BB6871" w:rsidRDefault="00C85FBD" w:rsidP="00AD3EB1">
      <w:pPr>
        <w:rPr>
          <w:rFonts w:ascii="Gill Sans MT" w:eastAsia="Cabin" w:hAnsi="Gill Sans MT" w:cs="Cabin"/>
          <w:sz w:val="24"/>
          <w:szCs w:val="24"/>
        </w:rPr>
      </w:pPr>
      <w:r w:rsidRPr="00BB6871">
        <w:rPr>
          <w:rFonts w:ascii="Gill Sans MT" w:eastAsia="Cabin" w:hAnsi="Gill Sans MT" w:cs="Cabin"/>
          <w:sz w:val="24"/>
          <w:szCs w:val="24"/>
        </w:rPr>
        <w:fldChar w:fldCharType="end"/>
      </w:r>
    </w:p>
    <w:p w14:paraId="0790BDAF" w14:textId="77777777" w:rsidR="00C85FBD" w:rsidRPr="00BB6871" w:rsidRDefault="00C85FBD" w:rsidP="00AD3EB1">
      <w:pPr>
        <w:rPr>
          <w:rFonts w:ascii="Gill Sans MT" w:eastAsia="Cabin" w:hAnsi="Gill Sans MT" w:cs="Cabin"/>
          <w:b/>
          <w:sz w:val="24"/>
          <w:szCs w:val="24"/>
        </w:rPr>
      </w:pPr>
    </w:p>
    <w:p w14:paraId="56C9A064" w14:textId="77777777" w:rsidR="002273CF" w:rsidRPr="00BB6871" w:rsidRDefault="002273CF" w:rsidP="00AD3EB1">
      <w:pPr>
        <w:rPr>
          <w:rFonts w:ascii="Gill Sans MT" w:hAnsi="Gill Sans MT"/>
        </w:rPr>
      </w:pPr>
    </w:p>
    <w:p w14:paraId="11293BE0" w14:textId="77777777" w:rsidR="000E433B" w:rsidRPr="00BB6871" w:rsidRDefault="000E433B" w:rsidP="00212871">
      <w:pPr>
        <w:pStyle w:val="Heading1"/>
        <w:rPr>
          <w:rFonts w:eastAsia="Cabin"/>
        </w:rPr>
        <w:sectPr w:rsidR="000E433B" w:rsidRPr="00BB6871" w:rsidSect="002E52A2">
          <w:headerReference w:type="first" r:id="rId17"/>
          <w:footerReference w:type="first" r:id="rId18"/>
          <w:pgSz w:w="12240" w:h="15840"/>
          <w:pgMar w:top="1440" w:right="1440" w:bottom="1440" w:left="1440" w:header="720" w:footer="720" w:gutter="0"/>
          <w:pgNumType w:fmt="lowerRoman" w:start="1"/>
          <w:cols w:space="720"/>
          <w:docGrid w:linePitch="299"/>
        </w:sectPr>
      </w:pPr>
      <w:bookmarkStart w:id="7" w:name="h.30j0zll" w:colFirst="0" w:colLast="0"/>
      <w:bookmarkEnd w:id="7"/>
    </w:p>
    <w:p w14:paraId="75EAA89C" w14:textId="77777777" w:rsidR="00442CC7" w:rsidRPr="00212871" w:rsidRDefault="00442CC7" w:rsidP="00212871">
      <w:pPr>
        <w:pStyle w:val="Heading1"/>
      </w:pPr>
      <w:bookmarkStart w:id="8" w:name="_Toc387751347"/>
      <w:bookmarkStart w:id="9" w:name="_Toc493081177"/>
      <w:bookmarkStart w:id="10" w:name="_Toc496792383"/>
      <w:bookmarkStart w:id="11" w:name="_Toc68599945"/>
      <w:r w:rsidRPr="00212871">
        <w:lastRenderedPageBreak/>
        <w:t>1.</w:t>
      </w:r>
      <w:r w:rsidRPr="00212871">
        <w:tab/>
      </w:r>
      <w:bookmarkEnd w:id="8"/>
      <w:bookmarkEnd w:id="9"/>
      <w:bookmarkEnd w:id="10"/>
      <w:r w:rsidR="001E1FAF" w:rsidRPr="00212871">
        <w:t>Background</w:t>
      </w:r>
      <w:bookmarkEnd w:id="11"/>
    </w:p>
    <w:p w14:paraId="46535744" w14:textId="2C5C3705" w:rsidR="009B7C1C" w:rsidRPr="00BB6871" w:rsidRDefault="009B7C1C" w:rsidP="00321771">
      <w:pPr>
        <w:pStyle w:val="BodyText1"/>
      </w:pPr>
      <w:r w:rsidRPr="00BB6871">
        <w:t xml:space="preserve">Feed the Future is the U.S. </w:t>
      </w:r>
      <w:r w:rsidR="004F146A">
        <w:t>G</w:t>
      </w:r>
      <w:r w:rsidRPr="00BB6871">
        <w:t xml:space="preserve">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w:t>
      </w:r>
      <w:r w:rsidR="00E23305">
        <w:t>Zones of Influence</w:t>
      </w:r>
      <w:r w:rsidR="00AB6676">
        <w:t xml:space="preserve"> (ZOI</w:t>
      </w:r>
      <w:r w:rsidR="002A1709">
        <w:t>s</w:t>
      </w:r>
      <w:r w:rsidR="00AB6676">
        <w:t>)</w:t>
      </w:r>
      <w:r w:rsidRPr="00BB6871">
        <w:t xml:space="preserve"> in </w:t>
      </w:r>
      <w:r w:rsidR="00AA164C">
        <w:t>selected target countries</w:t>
      </w:r>
      <w:r w:rsidRPr="00BB6871">
        <w:t xml:space="preserve">. </w:t>
      </w:r>
    </w:p>
    <w:p w14:paraId="0647A971" w14:textId="77777777" w:rsidR="00B55501" w:rsidRDefault="005A1875" w:rsidP="00321771">
      <w:pPr>
        <w:pStyle w:val="BodyText1"/>
      </w:pPr>
      <w:r w:rsidRPr="00BB6871">
        <w:t xml:space="preserve">Progress in achieving Feed the Future’s objectives is tracked </w:t>
      </w:r>
      <w:r w:rsidR="00EF3948" w:rsidRPr="00BB6871">
        <w:t xml:space="preserve">using </w:t>
      </w:r>
      <w:r w:rsidR="00B55501" w:rsidRPr="00BB6871">
        <w:t xml:space="preserve">information collected through representative </w:t>
      </w:r>
      <w:r w:rsidR="00EF3948" w:rsidRPr="00BB6871">
        <w:t xml:space="preserve">cluster </w:t>
      </w:r>
      <w:r w:rsidR="00B55501" w:rsidRPr="00BB6871">
        <w:t>samp</w:t>
      </w:r>
      <w:r w:rsidR="005C41C3" w:rsidRPr="00BB6871">
        <w:t xml:space="preserve">le surveys called </w:t>
      </w:r>
      <w:r w:rsidR="0059582F">
        <w:t>ZOI S</w:t>
      </w:r>
      <w:r w:rsidR="005C41C3" w:rsidRPr="00BB6871">
        <w:t xml:space="preserve">urveys. </w:t>
      </w:r>
      <w:r w:rsidR="00B55501" w:rsidRPr="00BB6871">
        <w:t xml:space="preserve">These surveys are designed to provide </w:t>
      </w:r>
      <w:r w:rsidR="00087B53" w:rsidRPr="00BB6871">
        <w:t>estimates for</w:t>
      </w:r>
      <w:r w:rsidR="00B55501" w:rsidRPr="00BB6871">
        <w:t xml:space="preserve"> key Feed the Future </w:t>
      </w:r>
      <w:r w:rsidRPr="00BB6871">
        <w:t>indicators</w:t>
      </w:r>
      <w:r w:rsidR="00F17752" w:rsidRPr="00BB6871">
        <w:t xml:space="preserve"> related to poverty, agriculture, nutrition, hunger</w:t>
      </w:r>
      <w:r w:rsidR="004F146A">
        <w:t>,</w:t>
      </w:r>
      <w:r w:rsidR="00F17752" w:rsidRPr="00BB6871">
        <w:t xml:space="preserve"> and resilience. </w:t>
      </w:r>
    </w:p>
    <w:p w14:paraId="063C1072" w14:textId="77777777" w:rsidR="00AB6676" w:rsidRPr="00BB6871" w:rsidRDefault="00AB6676" w:rsidP="00321771">
      <w:pPr>
        <w:pStyle w:val="BodyText1"/>
      </w:pPr>
      <w:r w:rsidRPr="00321771">
        <w:t xml:space="preserve">This manual provides detailed instructions on how to </w:t>
      </w:r>
      <w:r>
        <w:t xml:space="preserve">use the </w:t>
      </w:r>
      <w:r w:rsidRPr="00321771">
        <w:t>translat</w:t>
      </w:r>
      <w:r>
        <w:t>ion spreadsheet</w:t>
      </w:r>
      <w:r w:rsidRPr="00321771">
        <w:t xml:space="preserve"> </w:t>
      </w:r>
      <w:r>
        <w:t xml:space="preserve">included in the </w:t>
      </w:r>
      <w:r w:rsidRPr="00321771">
        <w:t xml:space="preserve">Feed the Future </w:t>
      </w:r>
      <w:r>
        <w:t>ZOI Survey</w:t>
      </w:r>
      <w:r w:rsidRPr="00321771">
        <w:t xml:space="preserve"> questionnaire.</w:t>
      </w:r>
    </w:p>
    <w:p w14:paraId="494FA853" w14:textId="77777777" w:rsidR="00442CC7" w:rsidRPr="00BB6871" w:rsidRDefault="003D2997" w:rsidP="00212871">
      <w:pPr>
        <w:pStyle w:val="Heading1"/>
      </w:pPr>
      <w:bookmarkStart w:id="12" w:name="_Toc337572177"/>
      <w:bookmarkStart w:id="13" w:name="_Toc387751350"/>
      <w:bookmarkStart w:id="14" w:name="_Toc493081184"/>
      <w:bookmarkStart w:id="15" w:name="_Toc496792390"/>
      <w:bookmarkStart w:id="16" w:name="_Toc68599946"/>
      <w:r w:rsidRPr="00BB6871">
        <w:t>2.</w:t>
      </w:r>
      <w:r w:rsidRPr="00BB6871">
        <w:tab/>
      </w:r>
      <w:bookmarkEnd w:id="12"/>
      <w:bookmarkEnd w:id="13"/>
      <w:bookmarkEnd w:id="14"/>
      <w:bookmarkEnd w:id="15"/>
      <w:r w:rsidR="00212871">
        <w:t>Basic f</w:t>
      </w:r>
      <w:r w:rsidR="00DE7F6A">
        <w:t xml:space="preserve">eatures of </w:t>
      </w:r>
      <w:r w:rsidR="00212871">
        <w:t>w</w:t>
      </w:r>
      <w:r w:rsidR="00891CD7">
        <w:t>ork</w:t>
      </w:r>
      <w:r w:rsidR="00212871">
        <w:t>sheet questionnaire d</w:t>
      </w:r>
      <w:r w:rsidR="00DE7F6A">
        <w:t>esign</w:t>
      </w:r>
      <w:bookmarkEnd w:id="16"/>
    </w:p>
    <w:p w14:paraId="0FF959DD" w14:textId="20EEBA7A" w:rsidR="007A0B52" w:rsidRPr="00DE7F6A" w:rsidRDefault="00442CC7" w:rsidP="00321771">
      <w:pPr>
        <w:pStyle w:val="BodyText1"/>
      </w:pPr>
      <w:r w:rsidRPr="00321771">
        <w:t xml:space="preserve">The </w:t>
      </w:r>
      <w:r w:rsidR="001E1FAF" w:rsidRPr="00321771">
        <w:t xml:space="preserve">Feed the Future </w:t>
      </w:r>
      <w:r w:rsidR="00AB6676">
        <w:t xml:space="preserve">ZOI Survey </w:t>
      </w:r>
      <w:r w:rsidR="004F146A" w:rsidRPr="00321771">
        <w:t>q</w:t>
      </w:r>
      <w:r w:rsidR="001E1FAF" w:rsidRPr="00321771">
        <w:t>uestionnaire</w:t>
      </w:r>
      <w:r w:rsidR="00CC68F9" w:rsidRPr="00321771">
        <w:t xml:space="preserve"> has been</w:t>
      </w:r>
      <w:r w:rsidR="001E1FAF" w:rsidRPr="00321771">
        <w:t xml:space="preserve"> developed in Excel</w:t>
      </w:r>
      <w:r w:rsidR="00DE7F6A">
        <w:t>, which</w:t>
      </w:r>
      <w:r w:rsidR="007A0B52" w:rsidRPr="00BB6871">
        <w:t xml:space="preserve"> is used here as a kind of </w:t>
      </w:r>
      <w:r w:rsidR="00DE7F6A">
        <w:t>digit</w:t>
      </w:r>
      <w:r w:rsidR="007A0B52" w:rsidRPr="00BB6871">
        <w:t xml:space="preserve">al graph paper. The question numbers, question text, coding categories, skip arrows, and skip instructions are contained in the cells, or the boxes of the virtual graph paper. The lines between questions are simply borders of cells. The boxes in which interviewers record numbers are also cells with a border assigned to them. </w:t>
      </w:r>
    </w:p>
    <w:p w14:paraId="6BF9215D" w14:textId="77777777" w:rsidR="00884527" w:rsidRDefault="00CC68F9" w:rsidP="00321771">
      <w:pPr>
        <w:pStyle w:val="BodyText1"/>
      </w:pPr>
      <w:r w:rsidRPr="00BB6871">
        <w:t>Each question is numbered sequentially</w:t>
      </w:r>
      <w:r w:rsidR="004F146A">
        <w:t>,</w:t>
      </w:r>
      <w:r w:rsidRPr="00BB6871">
        <w:t xml:space="preserve"> and sub-questions </w:t>
      </w:r>
      <w:r w:rsidR="004F146A">
        <w:t xml:space="preserve">also </w:t>
      </w:r>
      <w:r w:rsidRPr="00BB6871">
        <w:t>are either lettered or numbered. In Excel, the size, width, height, and number of columns, rows, and cells are used to lay</w:t>
      </w:r>
      <w:r w:rsidR="004F146A">
        <w:t xml:space="preserve"> </w:t>
      </w:r>
      <w:r w:rsidRPr="00BB6871">
        <w:t>out the questions for printing and are carefully sized. Therefore, it is very important that these not be changed. Each question is separated by a horizontal line. Question numbers, question text and filters, coding categories, and skip instructions are separated by vertical lines</w:t>
      </w:r>
      <w:r w:rsidR="00DF049C" w:rsidRPr="00BB6871">
        <w:t xml:space="preserve"> (</w:t>
      </w:r>
      <w:r w:rsidR="00DF049C" w:rsidRPr="007E61BD">
        <w:t xml:space="preserve">Figure </w:t>
      </w:r>
      <w:r w:rsidR="00B8185E" w:rsidRPr="007E61BD">
        <w:t>1</w:t>
      </w:r>
      <w:r w:rsidR="00DF049C" w:rsidRPr="007E61BD">
        <w:t>)</w:t>
      </w:r>
      <w:r w:rsidRPr="007E61BD">
        <w:t>.</w:t>
      </w:r>
      <w:r w:rsidRPr="00BB6871">
        <w:t xml:space="preserve"> </w:t>
      </w:r>
    </w:p>
    <w:p w14:paraId="4F81E1D3" w14:textId="77777777" w:rsidR="00B8185E" w:rsidRPr="00B8185E" w:rsidRDefault="00B8185E" w:rsidP="00321771">
      <w:pPr>
        <w:pStyle w:val="Figuretitle"/>
      </w:pPr>
      <w:bookmarkStart w:id="17" w:name="_Toc68599960"/>
      <w:r w:rsidRPr="00B8185E">
        <w:t>Figure 1</w:t>
      </w:r>
      <w:r w:rsidR="00275F3D">
        <w:t xml:space="preserve">: </w:t>
      </w:r>
      <w:r w:rsidR="00D37081">
        <w:t>Questionnaire Layout</w:t>
      </w:r>
      <w:bookmarkEnd w:id="17"/>
    </w:p>
    <w:p w14:paraId="44C12B00" w14:textId="77777777" w:rsidR="00884527" w:rsidRPr="00BB6871" w:rsidRDefault="00884527" w:rsidP="00884527">
      <w:pPr>
        <w:pStyle w:val="BodyText1"/>
      </w:pPr>
      <w:r w:rsidRPr="00BB6871">
        <w:rPr>
          <w:noProof/>
        </w:rPr>
        <w:drawing>
          <wp:inline distT="0" distB="0" distL="0" distR="0" wp14:anchorId="7CADC595" wp14:editId="3181CE7B">
            <wp:extent cx="5455920"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920" cy="1786255"/>
                    </a:xfrm>
                    <a:prstGeom prst="rect">
                      <a:avLst/>
                    </a:prstGeom>
                    <a:noFill/>
                    <a:ln>
                      <a:noFill/>
                    </a:ln>
                  </pic:spPr>
                </pic:pic>
              </a:graphicData>
            </a:graphic>
          </wp:inline>
        </w:drawing>
      </w:r>
    </w:p>
    <w:p w14:paraId="419B868D" w14:textId="77777777" w:rsidR="00BB6871" w:rsidRPr="00BB6871" w:rsidRDefault="00BB6871" w:rsidP="00321771">
      <w:pPr>
        <w:pStyle w:val="BodyText1"/>
      </w:pPr>
      <w:r w:rsidRPr="00C447B6">
        <w:rPr>
          <w:b/>
        </w:rPr>
        <w:t>NOTE:</w:t>
      </w:r>
      <w:r w:rsidRPr="00BB6871">
        <w:t xml:space="preserve"> Do not change column widths. If you change the width of a column, it affects that whole section of the questionnaire. If it is absolutely necessary to change a column width (for example, if you need to create a complicated table similar to the household schedule in the household questionnaire), create a new worksheet for that section and change the width of the columns for that worksheet</w:t>
      </w:r>
      <w:r w:rsidR="004F146A">
        <w:t xml:space="preserve"> only</w:t>
      </w:r>
      <w:r w:rsidRPr="00BB6871">
        <w:t>.</w:t>
      </w:r>
    </w:p>
    <w:p w14:paraId="0685AA1D" w14:textId="68B791E2" w:rsidR="00CC68F9" w:rsidRDefault="00CC68F9" w:rsidP="00321771">
      <w:pPr>
        <w:pStyle w:val="BodyText1"/>
        <w:rPr>
          <w:b/>
        </w:rPr>
      </w:pPr>
      <w:r w:rsidRPr="00BB6871">
        <w:lastRenderedPageBreak/>
        <w:t xml:space="preserve">Some questions are asked </w:t>
      </w:r>
      <w:r w:rsidR="00DE7F6A">
        <w:t>of or about</w:t>
      </w:r>
      <w:r w:rsidRPr="00BB6871">
        <w:t xml:space="preserve"> multiple people. These questions have one number and multiple columns of coding categories</w:t>
      </w:r>
      <w:r w:rsidR="00B8185E">
        <w:t xml:space="preserve"> (</w:t>
      </w:r>
      <w:r w:rsidR="00B8185E" w:rsidRPr="007E61BD">
        <w:t>Figure 2)</w:t>
      </w:r>
      <w:r w:rsidRPr="007E61BD">
        <w:t xml:space="preserve">. </w:t>
      </w:r>
      <w:commentRangeStart w:id="18"/>
      <w:commentRangeStart w:id="19"/>
      <w:r w:rsidRPr="007E61BD">
        <w:rPr>
          <w:b/>
        </w:rPr>
        <w:t xml:space="preserve">Only </w:t>
      </w:r>
      <w:r w:rsidRPr="00BB6871">
        <w:rPr>
          <w:b/>
        </w:rPr>
        <w:t xml:space="preserve">text in the Question and Filters </w:t>
      </w:r>
      <w:r w:rsidR="007A5829">
        <w:rPr>
          <w:b/>
        </w:rPr>
        <w:t>are</w:t>
      </w:r>
      <w:r w:rsidRPr="00BB6871">
        <w:rPr>
          <w:b/>
        </w:rPr>
        <w:t xml:space="preserve"> translated</w:t>
      </w:r>
      <w:commentRangeEnd w:id="18"/>
      <w:r w:rsidR="006C7EE7">
        <w:rPr>
          <w:rStyle w:val="CommentReference"/>
          <w:rFonts w:ascii="Calibri" w:hAnsi="Calibri"/>
        </w:rPr>
        <w:commentReference w:id="18"/>
      </w:r>
      <w:commentRangeEnd w:id="19"/>
      <w:r w:rsidR="00F41915">
        <w:rPr>
          <w:rStyle w:val="CommentReference"/>
          <w:rFonts w:ascii="Calibri" w:hAnsi="Calibri"/>
        </w:rPr>
        <w:commentReference w:id="19"/>
      </w:r>
      <w:r w:rsidRPr="00BB6871">
        <w:rPr>
          <w:b/>
        </w:rPr>
        <w:t>.</w:t>
      </w:r>
    </w:p>
    <w:p w14:paraId="50DBDAAC" w14:textId="77777777" w:rsidR="00B8185E" w:rsidRPr="00BB6871" w:rsidRDefault="00B8185E" w:rsidP="00321771">
      <w:pPr>
        <w:pStyle w:val="Figuretitle"/>
      </w:pPr>
      <w:bookmarkStart w:id="21" w:name="_Toc68599961"/>
      <w:r>
        <w:t>Figure 2</w:t>
      </w:r>
      <w:r w:rsidR="00275F3D">
        <w:t xml:space="preserve">: </w:t>
      </w:r>
      <w:r w:rsidR="00D37081">
        <w:t>Questionnaire Layout</w:t>
      </w:r>
      <w:r w:rsidR="00D37081" w:rsidRPr="00D37081">
        <w:t xml:space="preserve"> for Multiple Respondents</w:t>
      </w:r>
      <w:bookmarkEnd w:id="21"/>
    </w:p>
    <w:p w14:paraId="1D60E4E8" w14:textId="77777777" w:rsidR="0026122B" w:rsidRPr="00BB6871" w:rsidRDefault="004F146A" w:rsidP="00CC68F9">
      <w:pPr>
        <w:pStyle w:val="BodyText1"/>
        <w:rPr>
          <w:b/>
        </w:rPr>
      </w:pPr>
      <w:r w:rsidRPr="00BB6871">
        <w:rPr>
          <w:noProof/>
        </w:rPr>
        <w:drawing>
          <wp:inline distT="0" distB="0" distL="0" distR="0" wp14:anchorId="1C99A47C" wp14:editId="4D47F1CD">
            <wp:extent cx="5939155" cy="5416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541655"/>
                    </a:xfrm>
                    <a:prstGeom prst="rect">
                      <a:avLst/>
                    </a:prstGeom>
                    <a:noFill/>
                    <a:ln>
                      <a:noFill/>
                    </a:ln>
                  </pic:spPr>
                </pic:pic>
              </a:graphicData>
            </a:graphic>
          </wp:inline>
        </w:drawing>
      </w:r>
    </w:p>
    <w:p w14:paraId="293A6BC1" w14:textId="77777777" w:rsidR="0026122B" w:rsidRPr="00321771" w:rsidRDefault="0026122B" w:rsidP="00321771">
      <w:pPr>
        <w:pStyle w:val="BodyText1"/>
      </w:pPr>
      <w:r w:rsidRPr="00321771">
        <w:t xml:space="preserve">The questionnaire is made up of several Excel worksheets. In general, </w:t>
      </w:r>
      <w:r w:rsidR="004F146A" w:rsidRPr="00321771">
        <w:t>each worksheet contains</w:t>
      </w:r>
      <w:r w:rsidRPr="00321771">
        <w:t xml:space="preserve"> one section of the questionnaire. To move between worksheets, click on the tabs at the bottom of the window</w:t>
      </w:r>
      <w:r w:rsidR="00DF049C" w:rsidRPr="00321771">
        <w:t xml:space="preserve"> (</w:t>
      </w:r>
      <w:r w:rsidR="00DF049C" w:rsidRPr="007E61BD">
        <w:t xml:space="preserve">Figure </w:t>
      </w:r>
      <w:r w:rsidR="00B8185E" w:rsidRPr="007E61BD">
        <w:t>3</w:t>
      </w:r>
      <w:r w:rsidR="00DF049C" w:rsidRPr="007E61BD">
        <w:t>)</w:t>
      </w:r>
      <w:r w:rsidRPr="007E61BD">
        <w:t>.</w:t>
      </w:r>
    </w:p>
    <w:p w14:paraId="41448BED" w14:textId="77777777" w:rsidR="00B8185E" w:rsidRPr="00B8185E" w:rsidRDefault="00B8185E" w:rsidP="00DA64E9">
      <w:pPr>
        <w:pStyle w:val="Figuretitle"/>
      </w:pPr>
      <w:bookmarkStart w:id="22" w:name="_Toc68599962"/>
      <w:r w:rsidRPr="00B8185E">
        <w:t>Figure 3</w:t>
      </w:r>
      <w:r w:rsidR="00321771">
        <w:t xml:space="preserve">: </w:t>
      </w:r>
      <w:r w:rsidR="00D37081" w:rsidRPr="00D37081">
        <w:t>Excel Worksheets</w:t>
      </w:r>
      <w:bookmarkEnd w:id="22"/>
    </w:p>
    <w:p w14:paraId="7DB8E181" w14:textId="77777777" w:rsidR="0026122B" w:rsidRPr="00BB6871" w:rsidRDefault="0026122B" w:rsidP="00CC68F9">
      <w:pPr>
        <w:pStyle w:val="BodyText1"/>
      </w:pPr>
      <w:r w:rsidRPr="00BB6871">
        <w:rPr>
          <w:noProof/>
        </w:rPr>
        <w:drawing>
          <wp:inline distT="0" distB="0" distL="0" distR="0" wp14:anchorId="5D2B72E7" wp14:editId="66E3F1A4">
            <wp:extent cx="4572000" cy="2969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96985"/>
                    </a:xfrm>
                    <a:prstGeom prst="rect">
                      <a:avLst/>
                    </a:prstGeom>
                  </pic:spPr>
                </pic:pic>
              </a:graphicData>
            </a:graphic>
          </wp:inline>
        </w:drawing>
      </w:r>
    </w:p>
    <w:p w14:paraId="38B00CF9" w14:textId="77777777" w:rsidR="0026122B" w:rsidRDefault="0026122B" w:rsidP="00DA64E9">
      <w:pPr>
        <w:pStyle w:val="BodyText1"/>
      </w:pPr>
      <w:r w:rsidRPr="00BB6871">
        <w:t>The questionnaires should be viewed in Page Break Preview (View &gt; Page Break Preview). In Page Break Preview, the solid blue lines around the questionnaire indicate page boundaries. Solid lines are manual page breaks</w:t>
      </w:r>
      <w:r w:rsidR="00DF049C" w:rsidRPr="00BB6871">
        <w:t xml:space="preserve"> (</w:t>
      </w:r>
      <w:r w:rsidR="00DF049C" w:rsidRPr="007E61BD">
        <w:t xml:space="preserve">Figure </w:t>
      </w:r>
      <w:r w:rsidR="00B8185E" w:rsidRPr="007E61BD">
        <w:t>4</w:t>
      </w:r>
      <w:r w:rsidRPr="007E61BD">
        <w:t xml:space="preserve">). If a </w:t>
      </w:r>
      <w:r w:rsidRPr="00BB6871">
        <w:t xml:space="preserve">dotted line appears, it indicates a soft page break—in other words, where Excel is going to start a new page unless a manual page break is inserted before it. All the page breaks in the questionnaire should be manual page breaks; otherwise, Excel may insert a soft page break </w:t>
      </w:r>
      <w:r w:rsidR="004F146A">
        <w:t>in</w:t>
      </w:r>
      <w:r w:rsidR="004F146A" w:rsidRPr="00BB6871">
        <w:t xml:space="preserve"> </w:t>
      </w:r>
      <w:r w:rsidRPr="00BB6871">
        <w:t>a page that is too long, and it may insert that break in the middle of a question.</w:t>
      </w:r>
    </w:p>
    <w:p w14:paraId="54EE70B7" w14:textId="77777777" w:rsidR="00B8185E" w:rsidRPr="00B8185E" w:rsidRDefault="00B8185E" w:rsidP="00DA64E9">
      <w:pPr>
        <w:pStyle w:val="Figuretitle"/>
      </w:pPr>
      <w:bookmarkStart w:id="23" w:name="_Toc68599963"/>
      <w:r w:rsidRPr="00B8185E">
        <w:t>Figure 4</w:t>
      </w:r>
      <w:r w:rsidR="00275F3D">
        <w:t xml:space="preserve">: </w:t>
      </w:r>
      <w:r w:rsidR="00D37081">
        <w:t>Page Break View</w:t>
      </w:r>
      <w:bookmarkEnd w:id="23"/>
    </w:p>
    <w:p w14:paraId="5A670887" w14:textId="77777777" w:rsidR="0026122B" w:rsidRPr="00BB6871" w:rsidRDefault="0026122B" w:rsidP="00CC68F9">
      <w:pPr>
        <w:pStyle w:val="BodyText1"/>
      </w:pPr>
      <w:r w:rsidRPr="00BB6871">
        <w:rPr>
          <w:noProof/>
        </w:rPr>
        <w:drawing>
          <wp:inline distT="0" distB="0" distL="0" distR="0" wp14:anchorId="207DA741" wp14:editId="708D5391">
            <wp:extent cx="5943600" cy="144613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46131"/>
                    </a:xfrm>
                    <a:prstGeom prst="rect">
                      <a:avLst/>
                    </a:prstGeom>
                    <a:noFill/>
                    <a:ln>
                      <a:noFill/>
                    </a:ln>
                  </pic:spPr>
                </pic:pic>
              </a:graphicData>
            </a:graphic>
          </wp:inline>
        </w:drawing>
      </w:r>
    </w:p>
    <w:p w14:paraId="3DBEFA09" w14:textId="77777777" w:rsidR="00DF049C" w:rsidRPr="00BB6871" w:rsidRDefault="00DF049C" w:rsidP="00DA64E9">
      <w:pPr>
        <w:pStyle w:val="BodyText1"/>
      </w:pPr>
      <w:r w:rsidRPr="00BB6871">
        <w:t xml:space="preserve">To convert a soft (automatic) page break to a manual page break, click on the dotted blue line and drag it up or down. To move a manual page break, just click on the solid blue line and drag. If you drag it too far down the page, Excel will try to fit too much information on one page and it will automatically reduce the size of the font, which will print out too small to read. </w:t>
      </w:r>
      <w:r w:rsidRPr="007E61BD">
        <w:t>See Appendix A for information on correcting this problem.</w:t>
      </w:r>
    </w:p>
    <w:p w14:paraId="628B00B0" w14:textId="77777777" w:rsidR="00AB6676" w:rsidRDefault="00AB6676">
      <w:pPr>
        <w:rPr>
          <w:rFonts w:ascii="Gill Sans MT" w:hAnsi="Gill Sans MT"/>
          <w:b/>
          <w:color w:val="4799B5"/>
          <w:sz w:val="32"/>
          <w:szCs w:val="32"/>
        </w:rPr>
      </w:pPr>
      <w:r>
        <w:br w:type="page"/>
      </w:r>
    </w:p>
    <w:p w14:paraId="09A63C7A" w14:textId="77777777" w:rsidR="00ED1CB7" w:rsidRPr="00321771" w:rsidRDefault="00E76678" w:rsidP="00212871">
      <w:pPr>
        <w:pStyle w:val="Heading1"/>
      </w:pPr>
      <w:bookmarkStart w:id="24" w:name="_Toc68599947"/>
      <w:r w:rsidRPr="00321771">
        <w:lastRenderedPageBreak/>
        <w:t>3</w:t>
      </w:r>
      <w:r w:rsidR="00ED1CB7" w:rsidRPr="00321771">
        <w:t>.</w:t>
      </w:r>
      <w:r w:rsidR="00ED1CB7" w:rsidRPr="00321771">
        <w:tab/>
      </w:r>
      <w:r w:rsidR="00DF049C" w:rsidRPr="00321771">
        <w:t>Translation</w:t>
      </w:r>
      <w:r w:rsidR="00275F3D" w:rsidRPr="00321771">
        <w:t>s</w:t>
      </w:r>
      <w:r w:rsidR="00DF049C" w:rsidRPr="00321771">
        <w:t xml:space="preserve"> </w:t>
      </w:r>
      <w:r w:rsidR="00212871">
        <w:t>w</w:t>
      </w:r>
      <w:r w:rsidR="00DF049C" w:rsidRPr="00321771">
        <w:t>orksheet</w:t>
      </w:r>
      <w:bookmarkEnd w:id="24"/>
    </w:p>
    <w:p w14:paraId="496AD44F" w14:textId="6A791D44" w:rsidR="00ED1CB7" w:rsidRDefault="00ED1CB7" w:rsidP="00ED1CB7">
      <w:pPr>
        <w:pStyle w:val="BodyText1"/>
      </w:pPr>
      <w:r w:rsidRPr="00BB6871">
        <w:t xml:space="preserve">The text for each question in the questionnaire is entered on the Excel worksheet named </w:t>
      </w:r>
      <w:r w:rsidR="00275F3D">
        <w:t>“T</w:t>
      </w:r>
      <w:r w:rsidRPr="00BB6871">
        <w:t>ranslations</w:t>
      </w:r>
      <w:r w:rsidR="00275F3D">
        <w:t>”</w:t>
      </w:r>
      <w:r w:rsidR="00B8185E">
        <w:t xml:space="preserve"> (</w:t>
      </w:r>
      <w:r w:rsidR="00B8185E" w:rsidRPr="007E61BD">
        <w:t>Figure 5)</w:t>
      </w:r>
      <w:r w:rsidRPr="007E61BD">
        <w:t xml:space="preserve">. </w:t>
      </w:r>
      <w:r w:rsidR="00AB6676">
        <w:t xml:space="preserve">Using this approach greatly facilitates the process of </w:t>
      </w:r>
      <w:r w:rsidR="00882159">
        <w:t>producing translated</w:t>
      </w:r>
      <w:r w:rsidR="00DE7F6A">
        <w:t>, correctly</w:t>
      </w:r>
      <w:r w:rsidR="00976966">
        <w:t xml:space="preserve"> </w:t>
      </w:r>
      <w:r w:rsidR="00DE7F6A">
        <w:t>formatted</w:t>
      </w:r>
      <w:r w:rsidR="00882159">
        <w:t xml:space="preserve"> versions of the questionnaire</w:t>
      </w:r>
      <w:r w:rsidR="00DE7F6A">
        <w:t>; it</w:t>
      </w:r>
      <w:r w:rsidR="00882159">
        <w:t xml:space="preserve"> also reduces transcription errors and helps maintain version control across different translated versions of the questionnaire.</w:t>
      </w:r>
      <w:r w:rsidRPr="007E61BD">
        <w:t xml:space="preserve"> </w:t>
      </w:r>
    </w:p>
    <w:p w14:paraId="225FB930" w14:textId="333BE13C" w:rsidR="00B8185E" w:rsidRPr="00B8185E" w:rsidRDefault="00B8185E" w:rsidP="00DA64E9">
      <w:pPr>
        <w:pStyle w:val="Figuretitle"/>
      </w:pPr>
      <w:bookmarkStart w:id="25" w:name="_Toc68599964"/>
      <w:r w:rsidRPr="00B8185E">
        <w:t>Figure 5</w:t>
      </w:r>
      <w:r w:rsidR="00275F3D">
        <w:t xml:space="preserve">: </w:t>
      </w:r>
      <w:r w:rsidR="00D37081" w:rsidRPr="00D37081">
        <w:t>Translations Tab</w:t>
      </w:r>
      <w:bookmarkEnd w:id="25"/>
    </w:p>
    <w:p w14:paraId="4D501BC9" w14:textId="7D966F87" w:rsidR="000C6E01" w:rsidRPr="00BB6871" w:rsidRDefault="00202F3E" w:rsidP="000C6E01">
      <w:pPr>
        <w:rPr>
          <w:rFonts w:ascii="Gill Sans MT" w:hAnsi="Gill Sans MT"/>
        </w:rPr>
      </w:pPr>
      <w:r>
        <w:rPr>
          <w:noProof/>
        </w:rPr>
        <mc:AlternateContent>
          <mc:Choice Requires="wpg">
            <w:drawing>
              <wp:inline distT="0" distB="0" distL="0" distR="0" wp14:anchorId="0A050792" wp14:editId="7E001805">
                <wp:extent cx="2934032" cy="461176"/>
                <wp:effectExtent l="0" t="0" r="0" b="15240"/>
                <wp:docPr id="4" name="Group 4"/>
                <wp:cNvGraphicFramePr/>
                <a:graphic xmlns:a="http://schemas.openxmlformats.org/drawingml/2006/main">
                  <a:graphicData uri="http://schemas.microsoft.com/office/word/2010/wordprocessingGroup">
                    <wpg:wgp>
                      <wpg:cNvGrpSpPr/>
                      <wpg:grpSpPr>
                        <a:xfrm>
                          <a:off x="0" y="0"/>
                          <a:ext cx="2934032" cy="461176"/>
                          <a:chOff x="0" y="0"/>
                          <a:chExt cx="2524125" cy="419100"/>
                        </a:xfrm>
                      </wpg:grpSpPr>
                      <pic:pic xmlns:pic="http://schemas.openxmlformats.org/drawingml/2006/picture">
                        <pic:nvPicPr>
                          <pic:cNvPr id="24" name="Picture 24"/>
                          <pic:cNvPicPr>
                            <a:picLocks noChangeAspect="1"/>
                          </pic:cNvPicPr>
                        </pic:nvPicPr>
                        <pic:blipFill>
                          <a:blip r:embed="rId27"/>
                          <a:stretch>
                            <a:fillRect/>
                          </a:stretch>
                        </pic:blipFill>
                        <pic:spPr>
                          <a:xfrm>
                            <a:off x="0" y="23854"/>
                            <a:ext cx="2524125" cy="361950"/>
                          </a:xfrm>
                          <a:prstGeom prst="rect">
                            <a:avLst/>
                          </a:prstGeom>
                        </pic:spPr>
                      </pic:pic>
                      <wps:wsp>
                        <wps:cNvPr id="26" name="Oval 26"/>
                        <wps:cNvSpPr/>
                        <wps:spPr>
                          <a:xfrm>
                            <a:off x="818985" y="0"/>
                            <a:ext cx="8991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w:pict>
              <v:group w14:anchorId="5F700E95" id="Group 4" o:spid="_x0000_s1026" style="width:231.05pt;height:36.3pt;mso-position-horizontal-relative:char;mso-position-vertical-relative:line" coordsize="25241,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">
                <v:shape id="Picture 24" o:spid="_x0000_s1027" type="#_x0000_t75" style="position:absolute;top:238;width:25241;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">
                  <v:imagedata r:id="rId28" o:title=""/>
                </v:shape>
                <v:oval id="Oval 26" o:spid="_x0000_s1028" style="position:absolute;left:8189;width:89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" filled="f" strokecolor="red" strokeweight="2pt"/>
                <w10:anchorlock/>
              </v:group>
            </w:pict>
          </mc:Fallback>
        </mc:AlternateContent>
      </w:r>
    </w:p>
    <w:p w14:paraId="5950FEDE" w14:textId="185846B1" w:rsidR="00BB6871" w:rsidRDefault="00BB6871" w:rsidP="00DA64E9">
      <w:pPr>
        <w:pStyle w:val="BodyText1"/>
      </w:pPr>
      <w:r w:rsidRPr="00BB6871">
        <w:t xml:space="preserve">The first column in the </w:t>
      </w:r>
      <w:r w:rsidR="00275F3D">
        <w:t>T</w:t>
      </w:r>
      <w:r w:rsidRPr="00BB6871">
        <w:t>ranslation</w:t>
      </w:r>
      <w:r w:rsidR="00275F3D">
        <w:t>s</w:t>
      </w:r>
      <w:r w:rsidRPr="00BB6871">
        <w:t xml:space="preserve"> worksheet is the question number. This should match the number in the questionnaire worksheet. The formula uses this number to link the question text to the correct place in the questionnaire. The text for other languages should be entered in a single cell directly to the right of the corresponding question number. Each row will automatically increase to fit the text (AutoFit Row Height)</w:t>
      </w:r>
      <w:r w:rsidR="00275F3D">
        <w:t>,</w:t>
      </w:r>
      <w:r w:rsidRPr="00BB6871">
        <w:t xml:space="preserve"> and the text will automatically wrap to the next line within the cell (Wrap Text) (Figure</w:t>
      </w:r>
      <w:r w:rsidR="00275F3D">
        <w:t> </w:t>
      </w:r>
      <w:r w:rsidR="00B8185E" w:rsidRPr="007E61BD">
        <w:t>6</w:t>
      </w:r>
      <w:r w:rsidRPr="007E61BD">
        <w:t>).</w:t>
      </w:r>
    </w:p>
    <w:p w14:paraId="134E623E" w14:textId="77777777" w:rsidR="00B8185E" w:rsidRPr="00BB6871" w:rsidRDefault="00B8185E" w:rsidP="00DA64E9">
      <w:pPr>
        <w:pStyle w:val="Figuretitle"/>
      </w:pPr>
      <w:bookmarkStart w:id="26" w:name="_Toc68599965"/>
      <w:r w:rsidRPr="00B8185E">
        <w:t>Figure 6</w:t>
      </w:r>
      <w:r w:rsidR="00275F3D">
        <w:t>:</w:t>
      </w:r>
      <w:r w:rsidR="00D37081">
        <w:t xml:space="preserve"> Translations Sheet Layout</w:t>
      </w:r>
      <w:bookmarkEnd w:id="26"/>
    </w:p>
    <w:p w14:paraId="411BA4F6" w14:textId="77777777" w:rsidR="00D70532" w:rsidRDefault="00275F3D" w:rsidP="00BB6871">
      <w:pPr>
        <w:rPr>
          <w:rFonts w:ascii="Gill Sans MT" w:hAnsi="Gill Sans MT"/>
        </w:rPr>
      </w:pPr>
      <w:r w:rsidRPr="00B8185E">
        <w:rPr>
          <w:b/>
          <w:noProof/>
        </w:rPr>
        <w:drawing>
          <wp:inline distT="0" distB="0" distL="0" distR="0" wp14:anchorId="04CBF873" wp14:editId="314FF53E">
            <wp:extent cx="5647690" cy="1956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47690" cy="1956435"/>
                    </a:xfrm>
                    <a:prstGeom prst="rect">
                      <a:avLst/>
                    </a:prstGeom>
                  </pic:spPr>
                </pic:pic>
              </a:graphicData>
            </a:graphic>
          </wp:inline>
        </w:drawing>
      </w:r>
    </w:p>
    <w:p w14:paraId="5C94534C" w14:textId="77777777" w:rsidR="00D23585" w:rsidRDefault="00D23585">
      <w:pPr>
        <w:rPr>
          <w:rFonts w:ascii="Gill Sans MT" w:hAnsi="Gill Sans MT"/>
        </w:rPr>
      </w:pPr>
      <w:r>
        <w:br w:type="page"/>
      </w:r>
    </w:p>
    <w:p w14:paraId="414C73F5" w14:textId="77777777" w:rsidR="00B8185E" w:rsidRPr="007E61BD" w:rsidRDefault="00BB6871" w:rsidP="00DA64E9">
      <w:pPr>
        <w:pStyle w:val="BodyText1"/>
      </w:pPr>
      <w:r w:rsidRPr="007E61BD">
        <w:lastRenderedPageBreak/>
        <w:t xml:space="preserve">An example of a completed translation is shown in Figure </w:t>
      </w:r>
      <w:r w:rsidR="00B8185E" w:rsidRPr="007E61BD">
        <w:t>7</w:t>
      </w:r>
      <w:r w:rsidR="006C0AD0" w:rsidRPr="007E61BD">
        <w:t xml:space="preserve">. </w:t>
      </w:r>
      <w:r w:rsidRPr="007E61BD">
        <w:t xml:space="preserve">The </w:t>
      </w:r>
      <w:r w:rsidR="00275F3D" w:rsidRPr="007E61BD">
        <w:t>T</w:t>
      </w:r>
      <w:r w:rsidRPr="007E61BD">
        <w:t>ranslation</w:t>
      </w:r>
      <w:r w:rsidR="00275F3D" w:rsidRPr="007E61BD">
        <w:t>s</w:t>
      </w:r>
      <w:r w:rsidRPr="007E61BD">
        <w:t xml:space="preserve"> worksheet can c</w:t>
      </w:r>
      <w:r w:rsidR="00B8185E" w:rsidRPr="007E61BD">
        <w:t>ontain one or more translations.</w:t>
      </w:r>
    </w:p>
    <w:p w14:paraId="2D0966AE" w14:textId="77777777" w:rsidR="00275F3D" w:rsidRDefault="00B8185E" w:rsidP="00DA64E9">
      <w:pPr>
        <w:pStyle w:val="Figuretitle"/>
      </w:pPr>
      <w:bookmarkStart w:id="27" w:name="_Toc68599966"/>
      <w:r w:rsidRPr="00B8185E">
        <w:t>Figure 7</w:t>
      </w:r>
      <w:r w:rsidR="00275F3D">
        <w:t xml:space="preserve">: </w:t>
      </w:r>
      <w:r w:rsidR="00D37081" w:rsidRPr="00D37081">
        <w:t>Languages on Translations Sheet</w:t>
      </w:r>
      <w:bookmarkEnd w:id="27"/>
    </w:p>
    <w:p w14:paraId="5CB4F188" w14:textId="77777777" w:rsidR="00B8185E" w:rsidRDefault="00275F3D" w:rsidP="00BB6871">
      <w:pPr>
        <w:rPr>
          <w:rFonts w:ascii="Gill Sans MT" w:hAnsi="Gill Sans MT"/>
          <w:b/>
        </w:rPr>
      </w:pPr>
      <w:r w:rsidRPr="00B8185E">
        <w:rPr>
          <w:b/>
          <w:noProof/>
        </w:rPr>
        <w:drawing>
          <wp:inline distT="0" distB="0" distL="0" distR="0" wp14:anchorId="32D4A56F" wp14:editId="63802942">
            <wp:extent cx="560959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09590" cy="1943100"/>
                    </a:xfrm>
                    <a:prstGeom prst="rect">
                      <a:avLst/>
                    </a:prstGeom>
                  </pic:spPr>
                </pic:pic>
              </a:graphicData>
            </a:graphic>
          </wp:inline>
        </w:drawing>
      </w:r>
    </w:p>
    <w:p w14:paraId="24A2E3D2" w14:textId="43649E42" w:rsidR="00E76678" w:rsidRPr="00174B03" w:rsidRDefault="00E76678" w:rsidP="006A1158">
      <w:pPr>
        <w:spacing w:before="240"/>
        <w:rPr>
          <w:rFonts w:ascii="Gill Sans MT" w:hAnsi="Gill Sans MT"/>
          <w:b/>
          <w:sz w:val="24"/>
        </w:rPr>
      </w:pPr>
      <w:r w:rsidRPr="00174B03">
        <w:rPr>
          <w:rFonts w:ascii="Gill Sans MT" w:hAnsi="Gill Sans MT"/>
          <w:b/>
          <w:sz w:val="24"/>
        </w:rPr>
        <w:t>T</w:t>
      </w:r>
      <w:r w:rsidR="00FB655A">
        <w:rPr>
          <w:rFonts w:ascii="Gill Sans MT" w:hAnsi="Gill Sans MT"/>
          <w:b/>
          <w:sz w:val="24"/>
        </w:rPr>
        <w:t>wo</w:t>
      </w:r>
      <w:r w:rsidRPr="00174B03">
        <w:rPr>
          <w:rFonts w:ascii="Gill Sans MT" w:hAnsi="Gill Sans MT"/>
          <w:b/>
          <w:sz w:val="24"/>
        </w:rPr>
        <w:t xml:space="preserve"> </w:t>
      </w:r>
      <w:r w:rsidR="00F3614B" w:rsidRPr="00174B03">
        <w:rPr>
          <w:rFonts w:ascii="Gill Sans MT" w:hAnsi="Gill Sans MT"/>
          <w:b/>
          <w:sz w:val="24"/>
        </w:rPr>
        <w:t>T</w:t>
      </w:r>
      <w:r w:rsidRPr="00174B03">
        <w:rPr>
          <w:rFonts w:ascii="Gill Sans MT" w:hAnsi="Gill Sans MT"/>
          <w:b/>
          <w:sz w:val="24"/>
        </w:rPr>
        <w:t xml:space="preserve">ypes of </w:t>
      </w:r>
      <w:r w:rsidR="00F3614B" w:rsidRPr="00174B03">
        <w:rPr>
          <w:rFonts w:ascii="Gill Sans MT" w:hAnsi="Gill Sans MT"/>
          <w:b/>
          <w:sz w:val="24"/>
        </w:rPr>
        <w:t>Q</w:t>
      </w:r>
      <w:r w:rsidRPr="00174B03">
        <w:rPr>
          <w:rFonts w:ascii="Gill Sans MT" w:hAnsi="Gill Sans MT"/>
          <w:b/>
          <w:sz w:val="24"/>
        </w:rPr>
        <w:t xml:space="preserve">uestion </w:t>
      </w:r>
      <w:r w:rsidR="00F3614B" w:rsidRPr="00174B03">
        <w:rPr>
          <w:rFonts w:ascii="Gill Sans MT" w:hAnsi="Gill Sans MT"/>
          <w:b/>
          <w:sz w:val="24"/>
        </w:rPr>
        <w:t>T</w:t>
      </w:r>
      <w:r w:rsidRPr="00174B03">
        <w:rPr>
          <w:rFonts w:ascii="Gill Sans MT" w:hAnsi="Gill Sans MT"/>
          <w:b/>
          <w:sz w:val="24"/>
        </w:rPr>
        <w:t xml:space="preserve">ext </w:t>
      </w:r>
      <w:r w:rsidR="00F3614B" w:rsidRPr="00174B03">
        <w:rPr>
          <w:rFonts w:ascii="Gill Sans MT" w:hAnsi="Gill Sans MT"/>
          <w:b/>
          <w:sz w:val="24"/>
        </w:rPr>
        <w:t>F</w:t>
      </w:r>
      <w:r w:rsidRPr="00174B03">
        <w:rPr>
          <w:rFonts w:ascii="Gill Sans MT" w:hAnsi="Gill Sans MT"/>
          <w:b/>
          <w:sz w:val="24"/>
        </w:rPr>
        <w:t>ormulas</w:t>
      </w:r>
    </w:p>
    <w:p w14:paraId="180ABAF8" w14:textId="77777777" w:rsidR="00BB6871" w:rsidRPr="00BB6871" w:rsidRDefault="00E76678" w:rsidP="00DA64E9">
      <w:pPr>
        <w:pStyle w:val="BodyText1"/>
      </w:pPr>
      <w:r>
        <w:rPr>
          <w:lang w:bidi="hi-IN"/>
        </w:rPr>
        <w:t>F</w:t>
      </w:r>
      <w:r w:rsidR="00BB6871" w:rsidRPr="00BB6871">
        <w:t xml:space="preserve">ormulas are used to populate the space reserved for each question text </w:t>
      </w:r>
      <w:r w:rsidR="00F3614B">
        <w:t>in</w:t>
      </w:r>
      <w:r w:rsidR="00F3614B" w:rsidRPr="00BB6871">
        <w:t xml:space="preserve"> </w:t>
      </w:r>
      <w:r w:rsidR="00BB6871" w:rsidRPr="00BB6871">
        <w:t>the other Excel worksheets in the questionnaire. The formula is the same for most, but not all, questions. The formula uses named ranges to reference the list of all questions (</w:t>
      </w:r>
      <w:proofErr w:type="spellStart"/>
      <w:r w:rsidR="00BB6871" w:rsidRPr="00BB6871">
        <w:t>Language_Translations</w:t>
      </w:r>
      <w:proofErr w:type="spellEnd"/>
      <w:r w:rsidR="00BB6871" w:rsidRPr="00BB6871">
        <w:t>), the selected language (</w:t>
      </w:r>
      <w:proofErr w:type="spellStart"/>
      <w:r w:rsidR="00BB6871" w:rsidRPr="00BB6871">
        <w:t>Languages_Selected</w:t>
      </w:r>
      <w:proofErr w:type="spellEnd"/>
      <w:r w:rsidR="00BB6871" w:rsidRPr="00BB6871">
        <w:t>), and the list of all languages in the questionnaire (</w:t>
      </w:r>
      <w:proofErr w:type="spellStart"/>
      <w:r w:rsidR="00BB6871" w:rsidRPr="00BB6871">
        <w:t>Language_Options</w:t>
      </w:r>
      <w:proofErr w:type="spellEnd"/>
      <w:r w:rsidR="00BB6871" w:rsidRPr="00BB6871">
        <w:t>)</w:t>
      </w:r>
      <w:r w:rsidR="00F3614B">
        <w:t>,</w:t>
      </w:r>
      <w:r w:rsidR="00BB6871" w:rsidRPr="00BB6871">
        <w:t xml:space="preserve"> which is the same as the languages listed on the cover page. The formula also uses relative cell references using the question location (INDIRECT and ADDRESS functions). Finally, the VLOOKUP function combines all this information to populate the question text. This manual will not go into detail regarding these Excel functions. </w:t>
      </w:r>
      <w:r w:rsidR="00F3614B">
        <w:t>This section describes</w:t>
      </w:r>
      <w:r w:rsidR="00BB6871" w:rsidRPr="00BB6871">
        <w:t xml:space="preserve"> each question text formula. </w:t>
      </w:r>
    </w:p>
    <w:p w14:paraId="6EB3811A" w14:textId="77777777" w:rsidR="00BB6871" w:rsidRPr="00BB6871" w:rsidRDefault="00F3614B" w:rsidP="00DA64E9">
      <w:pPr>
        <w:pStyle w:val="BodyText1"/>
      </w:pPr>
      <w:r>
        <w:t>The</w:t>
      </w:r>
      <w:r w:rsidRPr="00BB6871">
        <w:t xml:space="preserve"> </w:t>
      </w:r>
      <w:r w:rsidR="00BB6871" w:rsidRPr="00BB6871">
        <w:t xml:space="preserve">formula can be pasted directly </w:t>
      </w:r>
      <w:r>
        <w:t>in</w:t>
      </w:r>
      <w:r w:rsidRPr="00BB6871">
        <w:t xml:space="preserve"> </w:t>
      </w:r>
      <w:r w:rsidR="00BB6871" w:rsidRPr="00BB6871">
        <w:t>the space for a new question as long as the question number is in the same row and exactly three columns to the left of the question space</w:t>
      </w:r>
      <w:r>
        <w:t>.</w:t>
      </w:r>
    </w:p>
    <w:p w14:paraId="776CA772" w14:textId="77777777" w:rsidR="00BB6871" w:rsidRPr="00DA64E9" w:rsidRDefault="00BB6871" w:rsidP="00DA64E9">
      <w:pPr>
        <w:pStyle w:val="BodyText1"/>
        <w:rPr>
          <w:b/>
        </w:rPr>
      </w:pPr>
      <w:r w:rsidRPr="00DA64E9">
        <w:rPr>
          <w:b/>
        </w:rPr>
        <w:t>Question Formula Type 1:</w:t>
      </w:r>
    </w:p>
    <w:p w14:paraId="1E60BAED" w14:textId="77777777" w:rsidR="00BB6871" w:rsidRPr="00BB6871" w:rsidRDefault="00BB6871" w:rsidP="00DA64E9">
      <w:pPr>
        <w:pStyle w:val="BodyText1"/>
      </w:pPr>
      <w:r w:rsidRPr="00BB6871">
        <w:t>=</w:t>
      </w:r>
      <w:r w:rsidR="00B01DEA" w:rsidRPr="00B01DEA">
        <w:t>=VLOOKUP(INDIRECT(ADDRESS(ROW(),COLUMN()-3)),Language_Translations,MATCH(Language_Selected,Language_Options,0),FALSE)</w:t>
      </w:r>
    </w:p>
    <w:p w14:paraId="7FEFC8F8" w14:textId="77777777" w:rsidR="00BB6871" w:rsidRDefault="00BB6871" w:rsidP="00DA64E9">
      <w:pPr>
        <w:pStyle w:val="BodyText1"/>
      </w:pPr>
      <w:r w:rsidRPr="00BB6871">
        <w:t xml:space="preserve">The formula matches the question number in the questionnaire worksheet to the same question number in the </w:t>
      </w:r>
      <w:r w:rsidR="00DA64E9">
        <w:t>T</w:t>
      </w:r>
      <w:r w:rsidRPr="00BB6871">
        <w:t>ranslation</w:t>
      </w:r>
      <w:r w:rsidR="00DA64E9">
        <w:t>s</w:t>
      </w:r>
      <w:r w:rsidRPr="00BB6871">
        <w:t xml:space="preserve"> worksheet. The text is then populated for the selected language. For </w:t>
      </w:r>
      <w:r w:rsidR="00F3614B">
        <w:t>example</w:t>
      </w:r>
      <w:r w:rsidRPr="00BB6871">
        <w:t xml:space="preserve">, in </w:t>
      </w:r>
      <w:r w:rsidRPr="007E61BD">
        <w:t xml:space="preserve">Figure </w:t>
      </w:r>
      <w:r w:rsidR="00B8185E" w:rsidRPr="007E61BD">
        <w:t>8</w:t>
      </w:r>
      <w:r w:rsidRPr="007E61BD">
        <w:t xml:space="preserve">, </w:t>
      </w:r>
      <w:r w:rsidR="008E7738">
        <w:t>cell B36 contains the question number 3</w:t>
      </w:r>
      <w:r w:rsidRPr="00BB6871">
        <w:t>02</w:t>
      </w:r>
      <w:r w:rsidR="00F3614B">
        <w:t>,</w:t>
      </w:r>
      <w:r w:rsidRPr="00BB6871">
        <w:t xml:space="preserve"> and the merged cells E</w:t>
      </w:r>
      <w:r w:rsidR="008E7738">
        <w:t>36</w:t>
      </w:r>
      <w:r w:rsidR="00F3614B">
        <w:t>–</w:t>
      </w:r>
      <w:r w:rsidR="008E7738">
        <w:t>T39</w:t>
      </w:r>
      <w:r w:rsidRPr="00BB6871">
        <w:t xml:space="preserve"> contain the formula that populates the cell with the question text. </w:t>
      </w:r>
    </w:p>
    <w:p w14:paraId="2CFDDF1C" w14:textId="77777777" w:rsidR="00B8185E" w:rsidRPr="00B8185E" w:rsidRDefault="00B8185E" w:rsidP="00DA64E9">
      <w:pPr>
        <w:pStyle w:val="Figuretitle"/>
      </w:pPr>
      <w:bookmarkStart w:id="28" w:name="_Toc68599967"/>
      <w:r w:rsidRPr="00B8185E">
        <w:lastRenderedPageBreak/>
        <w:t>Figure 8</w:t>
      </w:r>
      <w:r w:rsidR="00F3614B">
        <w:t xml:space="preserve">: </w:t>
      </w:r>
      <w:r w:rsidR="00D37081">
        <w:t>Question Formula Type 1</w:t>
      </w:r>
      <w:bookmarkEnd w:id="28"/>
    </w:p>
    <w:p w14:paraId="22650952" w14:textId="77777777" w:rsidR="00E76678" w:rsidRDefault="008E7738" w:rsidP="00BB6871">
      <w:pPr>
        <w:rPr>
          <w:rFonts w:ascii="Gill Sans MT" w:hAnsi="Gill Sans MT"/>
        </w:rPr>
      </w:pPr>
      <w:r>
        <w:rPr>
          <w:noProof/>
        </w:rPr>
        <w:drawing>
          <wp:inline distT="0" distB="0" distL="0" distR="0" wp14:anchorId="272FC5E9" wp14:editId="46BBABBB">
            <wp:extent cx="5943600" cy="217360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3605"/>
                    </a:xfrm>
                    <a:prstGeom prst="rect">
                      <a:avLst/>
                    </a:prstGeom>
                  </pic:spPr>
                </pic:pic>
              </a:graphicData>
            </a:graphic>
          </wp:inline>
        </w:drawing>
      </w:r>
    </w:p>
    <w:p w14:paraId="19234198" w14:textId="319A8250" w:rsidR="00BB6871" w:rsidRPr="00BB6871" w:rsidRDefault="00BB6871" w:rsidP="00DA64E9">
      <w:pPr>
        <w:pStyle w:val="BodyText1"/>
      </w:pPr>
      <w:r w:rsidRPr="00BB6871">
        <w:t xml:space="preserve">Some questions, </w:t>
      </w:r>
      <w:r w:rsidR="00F3614B">
        <w:t>such as</w:t>
      </w:r>
      <w:r w:rsidR="00F3614B" w:rsidRPr="00BB6871">
        <w:t xml:space="preserve"> </w:t>
      </w:r>
      <w:r w:rsidRPr="00BB6871">
        <w:t xml:space="preserve">those in the </w:t>
      </w:r>
      <w:r w:rsidR="00F3614B" w:rsidRPr="00E01282">
        <w:t>Women’s Empowerment in Agriculture Index</w:t>
      </w:r>
      <w:r w:rsidR="00F3614B" w:rsidDel="00F3614B">
        <w:t xml:space="preserve"> </w:t>
      </w:r>
      <w:r w:rsidR="00844B82">
        <w:t>section</w:t>
      </w:r>
      <w:r w:rsidRPr="00BB6871">
        <w:t xml:space="preserve">, are arranged with the question number directly above the question text. For these questions, a slightly different formula is needed. This formula works for questions </w:t>
      </w:r>
      <w:r w:rsidR="00F3614B">
        <w:t>in which</w:t>
      </w:r>
      <w:r w:rsidR="00F3614B" w:rsidRPr="00BB6871">
        <w:t xml:space="preserve"> </w:t>
      </w:r>
      <w:r w:rsidRPr="00BB6871">
        <w:t>the question number is exactly three rows above and in the same column as the question space</w:t>
      </w:r>
      <w:r w:rsidR="00F3614B">
        <w:t>.</w:t>
      </w:r>
    </w:p>
    <w:p w14:paraId="78981D89" w14:textId="77777777" w:rsidR="00BB6871" w:rsidRPr="00DA64E9" w:rsidRDefault="00BB6871" w:rsidP="00DA64E9">
      <w:pPr>
        <w:pStyle w:val="BodyText1"/>
        <w:rPr>
          <w:b/>
        </w:rPr>
      </w:pPr>
      <w:r w:rsidRPr="00DA64E9">
        <w:rPr>
          <w:b/>
        </w:rPr>
        <w:t>Question Formula Type 2:</w:t>
      </w:r>
    </w:p>
    <w:p w14:paraId="7EB20F3F" w14:textId="77777777" w:rsidR="00BB6871" w:rsidRPr="00BB6871" w:rsidRDefault="00BB6871" w:rsidP="00DA64E9">
      <w:pPr>
        <w:pStyle w:val="BodyText1"/>
      </w:pPr>
      <w:r w:rsidRPr="00BB6871">
        <w:t>=VLOOKUP(INDIRECT(ADDRESS(ROW()-3,COLUMN())),Language_Translations, MATCH(Language_Selected,Language_Options,0),FALSE)</w:t>
      </w:r>
    </w:p>
    <w:p w14:paraId="0FFFD51B" w14:textId="77777777" w:rsidR="00BB6871" w:rsidRDefault="00BB6871" w:rsidP="00DA64E9">
      <w:pPr>
        <w:pStyle w:val="BodyText1"/>
      </w:pPr>
      <w:r w:rsidRPr="00BB6871">
        <w:t xml:space="preserve">As </w:t>
      </w:r>
      <w:r w:rsidR="00F3614B">
        <w:t>shown</w:t>
      </w:r>
      <w:r w:rsidRPr="00BB6871">
        <w:t xml:space="preserve"> in </w:t>
      </w:r>
      <w:r w:rsidRPr="007E61BD">
        <w:t xml:space="preserve">Figure </w:t>
      </w:r>
      <w:r w:rsidR="00B8185E" w:rsidRPr="007E61BD">
        <w:t>9</w:t>
      </w:r>
      <w:r w:rsidRPr="007E61BD">
        <w:t xml:space="preserve">, the </w:t>
      </w:r>
      <w:r w:rsidRPr="00BB6871">
        <w:t xml:space="preserve">question </w:t>
      </w:r>
      <w:r w:rsidR="009E1B08">
        <w:t>number for 6.404 is located in cell U5</w:t>
      </w:r>
      <w:r w:rsidR="00F3614B">
        <w:t>, and</w:t>
      </w:r>
      <w:r w:rsidRPr="00BB6871">
        <w:t xml:space="preserve"> the question text is located in the merged cells </w:t>
      </w:r>
      <w:r w:rsidR="009E1B08">
        <w:t>U8</w:t>
      </w:r>
      <w:r w:rsidR="00F3614B">
        <w:t>–</w:t>
      </w:r>
      <w:r w:rsidRPr="00BB6871">
        <w:t>A</w:t>
      </w:r>
      <w:r w:rsidR="009E1B08">
        <w:t>E11</w:t>
      </w:r>
      <w:r w:rsidRPr="00BB6871">
        <w:t xml:space="preserve">. </w:t>
      </w:r>
    </w:p>
    <w:p w14:paraId="649F31F7" w14:textId="77777777" w:rsidR="00B8185E" w:rsidRPr="00B8185E" w:rsidRDefault="00B8185E" w:rsidP="00DA64E9">
      <w:pPr>
        <w:pStyle w:val="Figuretitle"/>
      </w:pPr>
      <w:bookmarkStart w:id="29" w:name="_Toc68599968"/>
      <w:r w:rsidRPr="00B8185E">
        <w:t>Figure 9</w:t>
      </w:r>
      <w:r w:rsidR="00F3614B">
        <w:t xml:space="preserve">: </w:t>
      </w:r>
      <w:r w:rsidR="00D37081">
        <w:t>Question Formula Type 2</w:t>
      </w:r>
      <w:bookmarkEnd w:id="29"/>
    </w:p>
    <w:p w14:paraId="4A4CC3AC" w14:textId="77777777" w:rsidR="008E7738" w:rsidRDefault="009E1B08" w:rsidP="00BB6871">
      <w:pPr>
        <w:rPr>
          <w:rFonts w:ascii="Gill Sans MT" w:hAnsi="Gill Sans MT"/>
        </w:rPr>
      </w:pPr>
      <w:r>
        <w:rPr>
          <w:noProof/>
        </w:rPr>
        <w:drawing>
          <wp:inline distT="0" distB="0" distL="0" distR="0" wp14:anchorId="1AC4862A" wp14:editId="28B80E36">
            <wp:extent cx="5943600" cy="24218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7DFB6962" w14:textId="77777777" w:rsidR="00D23585" w:rsidRDefault="00D23585">
      <w:pPr>
        <w:rPr>
          <w:rFonts w:ascii="Gill Sans MT" w:hAnsi="Gill Sans MT"/>
          <w:b/>
          <w:color w:val="4799B5"/>
          <w:sz w:val="32"/>
          <w:szCs w:val="32"/>
        </w:rPr>
      </w:pPr>
      <w:bookmarkStart w:id="30" w:name="_Toc416192933"/>
      <w:r>
        <w:br w:type="page"/>
      </w:r>
    </w:p>
    <w:p w14:paraId="3106D4E1" w14:textId="77777777" w:rsidR="00BB6871" w:rsidRPr="00321771" w:rsidRDefault="002D06A3" w:rsidP="00212871">
      <w:pPr>
        <w:pStyle w:val="Heading1"/>
      </w:pPr>
      <w:bookmarkStart w:id="31" w:name="_Toc68599948"/>
      <w:r w:rsidRPr="00321771">
        <w:lastRenderedPageBreak/>
        <w:t>4.</w:t>
      </w:r>
      <w:r w:rsidRPr="00321771">
        <w:tab/>
      </w:r>
      <w:r w:rsidR="00BB6871" w:rsidRPr="00321771">
        <w:t xml:space="preserve">Language of </w:t>
      </w:r>
      <w:r w:rsidR="00212871">
        <w:t>the q</w:t>
      </w:r>
      <w:r w:rsidR="00BB6871" w:rsidRPr="00321771">
        <w:t>uestionnaire</w:t>
      </w:r>
      <w:bookmarkEnd w:id="30"/>
      <w:bookmarkEnd w:id="31"/>
    </w:p>
    <w:p w14:paraId="6E219460" w14:textId="77777777" w:rsidR="00BB6871" w:rsidRDefault="00BB6871" w:rsidP="00DA64E9">
      <w:pPr>
        <w:pStyle w:val="BodyText1"/>
      </w:pPr>
      <w:r w:rsidRPr="00BB6871">
        <w:t xml:space="preserve">The cover page contains a selection box for choosing the language of the questionnaire. Select the merged area with the language name and click the down arrow to change languages. </w:t>
      </w:r>
      <w:r w:rsidRPr="007E61BD">
        <w:t>Once selected, the formulas will automatically update the question text using the selected language</w:t>
      </w:r>
      <w:r w:rsidR="002D06A3" w:rsidRPr="007E61BD">
        <w:t xml:space="preserve"> (</w:t>
      </w:r>
      <w:r w:rsidRPr="007E61BD">
        <w:t>Figure</w:t>
      </w:r>
      <w:r w:rsidR="002D06A3" w:rsidRPr="007E61BD">
        <w:t xml:space="preserve"> </w:t>
      </w:r>
      <w:r w:rsidR="00B8185E" w:rsidRPr="007E61BD">
        <w:t>10</w:t>
      </w:r>
      <w:r w:rsidRPr="007E61BD">
        <w:t>).</w:t>
      </w:r>
    </w:p>
    <w:p w14:paraId="19462282" w14:textId="77777777" w:rsidR="00B8185E" w:rsidRPr="00B8185E" w:rsidRDefault="00B8185E" w:rsidP="00DA64E9">
      <w:pPr>
        <w:pStyle w:val="Figuretitle"/>
      </w:pPr>
      <w:bookmarkStart w:id="32" w:name="_Toc68599969"/>
      <w:r w:rsidRPr="00B8185E">
        <w:t>Figure 10</w:t>
      </w:r>
      <w:r w:rsidR="00F3614B">
        <w:t xml:space="preserve">: </w:t>
      </w:r>
      <w:r w:rsidR="00D37081" w:rsidRPr="00D37081">
        <w:t>Selecting Language for the Questionnaire</w:t>
      </w:r>
      <w:bookmarkEnd w:id="32"/>
    </w:p>
    <w:p w14:paraId="32A6A3FA" w14:textId="77777777" w:rsidR="00BB6871" w:rsidRPr="00BB6871" w:rsidRDefault="00321771" w:rsidP="00321771">
      <w:pPr>
        <w:rPr>
          <w:rFonts w:ascii="Gill Sans MT" w:hAnsi="Gill Sans MT"/>
        </w:rPr>
      </w:pPr>
      <w:r w:rsidRPr="00B8185E">
        <w:rPr>
          <w:rFonts w:ascii="Gill Sans MT" w:hAnsi="Gill Sans MT"/>
          <w:b/>
          <w:noProof/>
        </w:rPr>
        <w:drawing>
          <wp:inline distT="0" distB="0" distL="0" distR="0" wp14:anchorId="0169694D" wp14:editId="3805E8F6">
            <wp:extent cx="5943600" cy="1537970"/>
            <wp:effectExtent l="0" t="0" r="0" b="5080"/>
            <wp:docPr id="28" name="Picture 28" descr="C:\Users\21775\Desktop\dropdown 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775\Desktop\dropdown sni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37970"/>
                    </a:xfrm>
                    <a:prstGeom prst="rect">
                      <a:avLst/>
                    </a:prstGeom>
                    <a:noFill/>
                    <a:ln>
                      <a:noFill/>
                    </a:ln>
                  </pic:spPr>
                </pic:pic>
              </a:graphicData>
            </a:graphic>
          </wp:inline>
        </w:drawing>
      </w:r>
    </w:p>
    <w:p w14:paraId="3DED83FD" w14:textId="77777777" w:rsidR="00BB6871" w:rsidRPr="00321771" w:rsidRDefault="00816C2F" w:rsidP="00212871">
      <w:pPr>
        <w:pStyle w:val="Heading1"/>
        <w:spacing w:before="240"/>
      </w:pPr>
      <w:bookmarkStart w:id="33" w:name="_Toc416192935"/>
      <w:bookmarkStart w:id="34" w:name="_Toc68599949"/>
      <w:r w:rsidRPr="00321771">
        <w:t>5.</w:t>
      </w:r>
      <w:r w:rsidRPr="00321771">
        <w:tab/>
      </w:r>
      <w:r w:rsidR="00BB6871" w:rsidRPr="00321771">
        <w:t xml:space="preserve">Adding </w:t>
      </w:r>
      <w:r w:rsidR="00212871">
        <w:t>n</w:t>
      </w:r>
      <w:r w:rsidR="00BB6871" w:rsidRPr="00321771">
        <w:t xml:space="preserve">ew </w:t>
      </w:r>
      <w:r w:rsidR="00212871">
        <w:t>q</w:t>
      </w:r>
      <w:r w:rsidR="00BB6871" w:rsidRPr="00321771">
        <w:t>uestions</w:t>
      </w:r>
      <w:bookmarkEnd w:id="33"/>
      <w:bookmarkEnd w:id="34"/>
    </w:p>
    <w:p w14:paraId="5BED5667" w14:textId="77777777" w:rsidR="00BB6871" w:rsidRPr="00BB6871" w:rsidRDefault="00BB6871" w:rsidP="00DA64E9">
      <w:pPr>
        <w:pStyle w:val="BodyText1"/>
      </w:pPr>
      <w:r w:rsidRPr="00BB6871">
        <w:t xml:space="preserve">To insert a new question, it is best to copy and paste an existing question. </w:t>
      </w:r>
      <w:r w:rsidR="000D0E67">
        <w:t>Follow these steps</w:t>
      </w:r>
      <w:r w:rsidRPr="00BB6871">
        <w:t>:</w:t>
      </w:r>
    </w:p>
    <w:p w14:paraId="3B1890EC" w14:textId="77777777" w:rsidR="00BB6871" w:rsidRPr="00DA64E9" w:rsidRDefault="00BB6871" w:rsidP="00212871">
      <w:pPr>
        <w:pStyle w:val="ListParagraph"/>
        <w:numPr>
          <w:ilvl w:val="0"/>
          <w:numId w:val="45"/>
        </w:numPr>
        <w:spacing w:after="120"/>
        <w:ind w:left="720"/>
        <w:contextualSpacing w:val="0"/>
        <w:rPr>
          <w:rFonts w:ascii="Gill Sans MT" w:hAnsi="Gill Sans MT"/>
        </w:rPr>
      </w:pPr>
      <w:r w:rsidRPr="00DA64E9">
        <w:rPr>
          <w:rFonts w:ascii="Gill Sans MT" w:hAnsi="Gill Sans MT"/>
        </w:rPr>
        <w:t>Choose a question to copy that is formatted like the question you want to insert. If you want to insert a question with several coding categories, choose a question with several coding categories. If you want to insert a question that only has responses of YES/NO, choose a question that has responses of YES/NO.</w:t>
      </w:r>
    </w:p>
    <w:p w14:paraId="387C8FF7" w14:textId="77777777" w:rsidR="00E554B0" w:rsidRPr="007E61BD" w:rsidRDefault="00BB6871" w:rsidP="00212871">
      <w:pPr>
        <w:pStyle w:val="ListParagraph"/>
        <w:numPr>
          <w:ilvl w:val="0"/>
          <w:numId w:val="45"/>
        </w:numPr>
        <w:ind w:left="720"/>
        <w:rPr>
          <w:rFonts w:ascii="Gill Sans MT" w:hAnsi="Gill Sans MT"/>
        </w:rPr>
      </w:pPr>
      <w:r w:rsidRPr="00DA64E9">
        <w:rPr>
          <w:rFonts w:ascii="Gill Sans MT" w:hAnsi="Gill Sans MT"/>
        </w:rPr>
        <w:t xml:space="preserve">Highlight the rows of the question you want to copy (by pointing to the grey row numbers). Highlight the entire rows, not just the cells. </w:t>
      </w:r>
      <w:r w:rsidRPr="007E61BD">
        <w:rPr>
          <w:rFonts w:ascii="Gill Sans MT" w:hAnsi="Gill Sans MT"/>
        </w:rPr>
        <w:t>Then select copy (Home &gt;</w:t>
      </w:r>
      <w:r w:rsidR="00B8185E" w:rsidRPr="007E61BD">
        <w:rPr>
          <w:rFonts w:ascii="Gill Sans MT" w:hAnsi="Gill Sans MT"/>
        </w:rPr>
        <w:t xml:space="preserve"> Copy, or </w:t>
      </w:r>
      <w:proofErr w:type="spellStart"/>
      <w:r w:rsidR="00B8185E" w:rsidRPr="007E61BD">
        <w:rPr>
          <w:rFonts w:ascii="Gill Sans MT" w:hAnsi="Gill Sans MT"/>
        </w:rPr>
        <w:t>Ctrl</w:t>
      </w:r>
      <w:r w:rsidR="000D0E67" w:rsidRPr="007E61BD">
        <w:rPr>
          <w:rFonts w:ascii="Gill Sans MT" w:hAnsi="Gill Sans MT"/>
        </w:rPr>
        <w:t>+</w:t>
      </w:r>
      <w:r w:rsidR="00B8185E" w:rsidRPr="007E61BD">
        <w:rPr>
          <w:rFonts w:ascii="Gill Sans MT" w:hAnsi="Gill Sans MT"/>
        </w:rPr>
        <w:t>C</w:t>
      </w:r>
      <w:proofErr w:type="spellEnd"/>
      <w:r w:rsidR="00B8185E" w:rsidRPr="007E61BD">
        <w:rPr>
          <w:rFonts w:ascii="Gill Sans MT" w:hAnsi="Gill Sans MT"/>
        </w:rPr>
        <w:t>) (Figure</w:t>
      </w:r>
      <w:r w:rsidR="00321771" w:rsidRPr="007E61BD">
        <w:rPr>
          <w:rFonts w:ascii="Gill Sans MT" w:hAnsi="Gill Sans MT"/>
        </w:rPr>
        <w:t> </w:t>
      </w:r>
      <w:r w:rsidR="00B8185E" w:rsidRPr="007E61BD">
        <w:rPr>
          <w:rFonts w:ascii="Gill Sans MT" w:hAnsi="Gill Sans MT"/>
        </w:rPr>
        <w:t>11</w:t>
      </w:r>
      <w:r w:rsidRPr="007E61BD">
        <w:rPr>
          <w:rFonts w:ascii="Gill Sans MT" w:hAnsi="Gill Sans MT"/>
        </w:rPr>
        <w:t>).</w:t>
      </w:r>
    </w:p>
    <w:p w14:paraId="1DABD598" w14:textId="77777777" w:rsidR="00B8185E" w:rsidRPr="00B8185E" w:rsidRDefault="00B8185E" w:rsidP="00DA64E9">
      <w:pPr>
        <w:pStyle w:val="Figuretitle"/>
      </w:pPr>
      <w:bookmarkStart w:id="35" w:name="_Toc68599970"/>
      <w:r w:rsidRPr="00B8185E">
        <w:t>Figure 11</w:t>
      </w:r>
      <w:r w:rsidR="000D0E67">
        <w:t>:</w:t>
      </w:r>
      <w:r w:rsidRPr="00B8185E">
        <w:t xml:space="preserve"> </w:t>
      </w:r>
      <w:r w:rsidR="00D37081">
        <w:t>Highlighting a Question to Copy</w:t>
      </w:r>
      <w:bookmarkEnd w:id="35"/>
    </w:p>
    <w:p w14:paraId="642DDA0B" w14:textId="77777777" w:rsidR="00816C2F" w:rsidRDefault="00E554B0" w:rsidP="00321771">
      <w:pPr>
        <w:rPr>
          <w:rFonts w:ascii="Gill Sans MT" w:hAnsi="Gill Sans MT"/>
        </w:rPr>
      </w:pPr>
      <w:r>
        <w:rPr>
          <w:noProof/>
        </w:rPr>
        <w:drawing>
          <wp:inline distT="0" distB="0" distL="0" distR="0" wp14:anchorId="1CD8296A" wp14:editId="55C6F9CF">
            <wp:extent cx="5440680" cy="1553845"/>
            <wp:effectExtent l="0" t="0" r="762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40680" cy="1553845"/>
                    </a:xfrm>
                    <a:prstGeom prst="rect">
                      <a:avLst/>
                    </a:prstGeom>
                  </pic:spPr>
                </pic:pic>
              </a:graphicData>
            </a:graphic>
          </wp:inline>
        </w:drawing>
      </w:r>
    </w:p>
    <w:p w14:paraId="4E12D02E" w14:textId="77777777" w:rsidR="00B8185E" w:rsidRPr="00BB6871" w:rsidRDefault="00816C2F" w:rsidP="00212871">
      <w:pPr>
        <w:pStyle w:val="ListParagraph"/>
        <w:numPr>
          <w:ilvl w:val="0"/>
          <w:numId w:val="45"/>
        </w:numPr>
        <w:spacing w:after="120"/>
        <w:ind w:left="720"/>
        <w:contextualSpacing w:val="0"/>
        <w:rPr>
          <w:rFonts w:ascii="Gill Sans MT" w:hAnsi="Gill Sans MT"/>
        </w:rPr>
      </w:pPr>
      <w:r w:rsidRPr="00BB6871">
        <w:rPr>
          <w:rFonts w:ascii="Gill Sans MT" w:hAnsi="Gill Sans MT"/>
        </w:rPr>
        <w:t>Find the question that will come after your new question. Select the first row of it by clicking on the grey row number to the left of the row. It should be one of the rows with a very short height. You may need to zoom in (View &gt; Zoom) to see what you are doing.</w:t>
      </w:r>
    </w:p>
    <w:p w14:paraId="42C95C0A" w14:textId="77777777" w:rsidR="00B8185E" w:rsidRPr="00DA64E9" w:rsidRDefault="00BB6871" w:rsidP="00212871">
      <w:pPr>
        <w:pStyle w:val="ListParagraph"/>
        <w:numPr>
          <w:ilvl w:val="0"/>
          <w:numId w:val="45"/>
        </w:numPr>
        <w:spacing w:after="120"/>
        <w:ind w:left="720"/>
        <w:contextualSpacing w:val="0"/>
        <w:rPr>
          <w:rFonts w:ascii="Gill Sans MT" w:hAnsi="Gill Sans MT"/>
        </w:rPr>
      </w:pPr>
      <w:r w:rsidRPr="00BB6871">
        <w:rPr>
          <w:rFonts w:ascii="Gill Sans MT" w:hAnsi="Gill Sans MT"/>
        </w:rPr>
        <w:t xml:space="preserve">Right-click anywhere inside the highlighted row and choose </w:t>
      </w:r>
      <w:r w:rsidR="00E23305">
        <w:rPr>
          <w:rFonts w:ascii="Gill Sans MT" w:hAnsi="Gill Sans MT"/>
        </w:rPr>
        <w:t>“</w:t>
      </w:r>
      <w:r w:rsidRPr="00BB6871">
        <w:rPr>
          <w:rFonts w:ascii="Gill Sans MT" w:hAnsi="Gill Sans MT"/>
        </w:rPr>
        <w:t xml:space="preserve">Insert Copied </w:t>
      </w:r>
      <w:r w:rsidR="00E554B0">
        <w:rPr>
          <w:rFonts w:ascii="Gill Sans MT" w:hAnsi="Gill Sans MT"/>
        </w:rPr>
        <w:t>Cells</w:t>
      </w:r>
      <w:r w:rsidR="00E23305">
        <w:rPr>
          <w:rFonts w:ascii="Gill Sans MT" w:hAnsi="Gill Sans MT"/>
        </w:rPr>
        <w:t>”</w:t>
      </w:r>
      <w:r w:rsidR="00E554B0">
        <w:rPr>
          <w:rFonts w:ascii="Gill Sans MT" w:hAnsi="Gill Sans MT"/>
        </w:rPr>
        <w:t xml:space="preserve"> from the menu (</w:t>
      </w:r>
      <w:r w:rsidRPr="00BB6871">
        <w:rPr>
          <w:rFonts w:ascii="Gill Sans MT" w:hAnsi="Gill Sans MT"/>
        </w:rPr>
        <w:t xml:space="preserve">Figure </w:t>
      </w:r>
      <w:r w:rsidR="00B8185E" w:rsidRPr="00DA64E9">
        <w:rPr>
          <w:rFonts w:ascii="Gill Sans MT" w:hAnsi="Gill Sans MT"/>
        </w:rPr>
        <w:t>12</w:t>
      </w:r>
      <w:r w:rsidRPr="00BB6871">
        <w:rPr>
          <w:rFonts w:ascii="Gill Sans MT" w:hAnsi="Gill Sans MT"/>
        </w:rPr>
        <w:t>)</w:t>
      </w:r>
      <w:r w:rsidR="000D0E67">
        <w:rPr>
          <w:rFonts w:ascii="Gill Sans MT" w:hAnsi="Gill Sans MT"/>
        </w:rPr>
        <w:t>.</w:t>
      </w:r>
      <w:r w:rsidR="00E554B0" w:rsidRPr="00DA64E9">
        <w:rPr>
          <w:rFonts w:ascii="Gill Sans MT" w:hAnsi="Gill Sans MT"/>
        </w:rPr>
        <w:t xml:space="preserve"> </w:t>
      </w:r>
      <w:r w:rsidR="00B8185E" w:rsidRPr="00DA64E9">
        <w:rPr>
          <w:rFonts w:ascii="Gill Sans MT" w:hAnsi="Gill Sans MT"/>
        </w:rPr>
        <w:tab/>
      </w:r>
      <w:r w:rsidR="00B8185E" w:rsidRPr="00DA64E9">
        <w:rPr>
          <w:rFonts w:ascii="Gill Sans MT" w:hAnsi="Gill Sans MT"/>
        </w:rPr>
        <w:tab/>
      </w:r>
      <w:r w:rsidR="00B8185E" w:rsidRPr="00DA64E9">
        <w:rPr>
          <w:rFonts w:ascii="Gill Sans MT" w:hAnsi="Gill Sans MT"/>
        </w:rPr>
        <w:tab/>
      </w:r>
      <w:r w:rsidR="00B8185E" w:rsidRPr="00DA64E9">
        <w:rPr>
          <w:rFonts w:ascii="Gill Sans MT" w:hAnsi="Gill Sans MT"/>
        </w:rPr>
        <w:tab/>
      </w:r>
    </w:p>
    <w:p w14:paraId="41DCB19E" w14:textId="77777777" w:rsidR="00BB6871" w:rsidRPr="00BB6871" w:rsidRDefault="00B8185E" w:rsidP="00DA64E9">
      <w:pPr>
        <w:pStyle w:val="Figuretitle"/>
      </w:pPr>
      <w:bookmarkStart w:id="36" w:name="_Toc68599971"/>
      <w:r w:rsidRPr="00B8185E">
        <w:rPr>
          <w:noProof/>
        </w:rPr>
        <w:lastRenderedPageBreak/>
        <w:t>Figure 12</w:t>
      </w:r>
      <w:r w:rsidR="000D0E67">
        <w:rPr>
          <w:noProof/>
        </w:rPr>
        <w:t xml:space="preserve">: </w:t>
      </w:r>
      <w:r w:rsidR="00D37081" w:rsidRPr="00D37081">
        <w:rPr>
          <w:noProof/>
        </w:rPr>
        <w:t>Inserting Copied Question</w:t>
      </w:r>
      <w:bookmarkEnd w:id="36"/>
    </w:p>
    <w:p w14:paraId="4A96C6E6" w14:textId="77777777" w:rsidR="00BB6871" w:rsidRPr="00BB6871" w:rsidRDefault="00BB6871" w:rsidP="00321771">
      <w:pPr>
        <w:spacing w:after="0" w:line="240" w:lineRule="auto"/>
        <w:ind w:right="187"/>
        <w:rPr>
          <w:rFonts w:ascii="Gill Sans MT" w:hAnsi="Gill Sans MT"/>
          <w:lang w:bidi="hi-IN"/>
        </w:rPr>
      </w:pPr>
      <w:r w:rsidRPr="00BB6871">
        <w:rPr>
          <w:rFonts w:ascii="Gill Sans MT" w:hAnsi="Gill Sans MT"/>
          <w:noProof/>
        </w:rPr>
        <w:t xml:space="preserve"> </w:t>
      </w:r>
      <w:r w:rsidR="000D0E67">
        <w:rPr>
          <w:noProof/>
        </w:rPr>
        <w:drawing>
          <wp:inline distT="0" distB="0" distL="0" distR="0" wp14:anchorId="417E84FE" wp14:editId="4D6A6F3D">
            <wp:extent cx="3782060" cy="2476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82060" cy="2476500"/>
                    </a:xfrm>
                    <a:prstGeom prst="rect">
                      <a:avLst/>
                    </a:prstGeom>
                  </pic:spPr>
                </pic:pic>
              </a:graphicData>
            </a:graphic>
          </wp:inline>
        </w:drawing>
      </w:r>
    </w:p>
    <w:p w14:paraId="155950DB" w14:textId="77777777" w:rsidR="00E554B0" w:rsidRPr="00BB6871" w:rsidRDefault="00BB6871" w:rsidP="00212871">
      <w:pPr>
        <w:pStyle w:val="ListParagraph"/>
        <w:numPr>
          <w:ilvl w:val="0"/>
          <w:numId w:val="45"/>
        </w:numPr>
        <w:spacing w:before="200"/>
        <w:ind w:left="720"/>
        <w:contextualSpacing w:val="0"/>
        <w:rPr>
          <w:rFonts w:ascii="Gill Sans MT" w:hAnsi="Gill Sans MT"/>
        </w:rPr>
      </w:pPr>
      <w:r w:rsidRPr="00BB6871">
        <w:rPr>
          <w:rFonts w:ascii="Gill Sans MT" w:hAnsi="Gill Sans MT"/>
        </w:rPr>
        <w:t xml:space="preserve">Delete the content of the old question (highlight the cells and </w:t>
      </w:r>
      <w:r w:rsidR="000D0E67">
        <w:rPr>
          <w:rFonts w:ascii="Gill Sans MT" w:hAnsi="Gill Sans MT"/>
        </w:rPr>
        <w:t>click on</w:t>
      </w:r>
      <w:r w:rsidR="000D0E67" w:rsidRPr="00BB6871">
        <w:rPr>
          <w:rFonts w:ascii="Gill Sans MT" w:hAnsi="Gill Sans MT"/>
        </w:rPr>
        <w:t xml:space="preserv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and type in the new question. If you need to delete a row, select the row to be deleted, right-click, and choose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from the menu. To add a new row, select the row below where you want the new row to appear, right-click, and choose </w:t>
      </w:r>
      <w:r w:rsidR="00E23305">
        <w:rPr>
          <w:rFonts w:ascii="Gill Sans MT" w:hAnsi="Gill Sans MT"/>
        </w:rPr>
        <w:t>“</w:t>
      </w:r>
      <w:r w:rsidRPr="00BB6871">
        <w:rPr>
          <w:rFonts w:ascii="Gill Sans MT" w:hAnsi="Gill Sans MT"/>
        </w:rPr>
        <w:t>Insert</w:t>
      </w:r>
      <w:r w:rsidR="00E23305">
        <w:rPr>
          <w:rFonts w:ascii="Gill Sans MT" w:hAnsi="Gill Sans MT"/>
        </w:rPr>
        <w:t>”</w:t>
      </w:r>
      <w:r w:rsidRPr="00BB6871">
        <w:rPr>
          <w:rFonts w:ascii="Gill Sans MT" w:hAnsi="Gill Sans MT"/>
        </w:rPr>
        <w:t xml:space="preserve"> from the menu.</w:t>
      </w:r>
    </w:p>
    <w:p w14:paraId="1E7F993C" w14:textId="77777777" w:rsidR="00BB6871" w:rsidRPr="00BB6871" w:rsidRDefault="00752788" w:rsidP="00212871">
      <w:pPr>
        <w:pStyle w:val="Heading1"/>
      </w:pPr>
      <w:bookmarkStart w:id="37" w:name="_Toc416192936"/>
      <w:bookmarkStart w:id="38" w:name="_Toc68599950"/>
      <w:r>
        <w:t>6.</w:t>
      </w:r>
      <w:r>
        <w:tab/>
      </w:r>
      <w:r w:rsidR="00BB6871" w:rsidRPr="00BB6871">
        <w:t xml:space="preserve">Deleting </w:t>
      </w:r>
      <w:r w:rsidR="00212871">
        <w:t>q</w:t>
      </w:r>
      <w:r w:rsidR="00BB6871" w:rsidRPr="00BB6871">
        <w:t>uestions</w:t>
      </w:r>
      <w:bookmarkEnd w:id="37"/>
      <w:bookmarkEnd w:id="38"/>
    </w:p>
    <w:p w14:paraId="202644B4" w14:textId="0F85FDF3" w:rsidR="00BB6871" w:rsidRPr="00BB6871" w:rsidRDefault="00BB6871" w:rsidP="00DA64E9">
      <w:pPr>
        <w:pStyle w:val="BodyText1"/>
      </w:pPr>
      <w:r w:rsidRPr="00BB6871">
        <w:t xml:space="preserve">To delete a question, select all the rows of the question (not just the cells), right-click on the highlighted rows, and choose </w:t>
      </w:r>
      <w:r w:rsidR="00E23305">
        <w:t>“</w:t>
      </w:r>
      <w:r w:rsidRPr="00BB6871">
        <w:t>Delete</w:t>
      </w:r>
      <w:r w:rsidR="00E23305">
        <w:t>”</w:t>
      </w:r>
      <w:r w:rsidRPr="00BB6871">
        <w:t xml:space="preserve"> from the menu. Ensure that you also delete the question row on the </w:t>
      </w:r>
      <w:r w:rsidR="00DA64E9">
        <w:t>T</w:t>
      </w:r>
      <w:r w:rsidRPr="00BB6871">
        <w:t>ranslation</w:t>
      </w:r>
      <w:r w:rsidR="00DA64E9">
        <w:t>s</w:t>
      </w:r>
      <w:r w:rsidRPr="00BB6871">
        <w:t xml:space="preserve"> worksheet using this same method. If you delete a question with a skip arrow and the skip arrow remains, you will have to delete it manually. Select the arrow and </w:t>
      </w:r>
      <w:r w:rsidR="000D0E67">
        <w:t xml:space="preserve">click on </w:t>
      </w:r>
      <w:r w:rsidR="00E23305">
        <w:t>“</w:t>
      </w:r>
      <w:r w:rsidRPr="00BB6871">
        <w:t>Delete.</w:t>
      </w:r>
      <w:r w:rsidR="00E23305">
        <w:t>”</w:t>
      </w:r>
      <w:r w:rsidRPr="00BB6871">
        <w:t xml:space="preserve"> </w:t>
      </w:r>
    </w:p>
    <w:p w14:paraId="77265FD0" w14:textId="77777777" w:rsidR="00BB6871" w:rsidRPr="00BB6871" w:rsidRDefault="00752788" w:rsidP="00212871">
      <w:pPr>
        <w:pStyle w:val="Heading1"/>
        <w:rPr>
          <w:rFonts w:eastAsia="Arial"/>
        </w:rPr>
      </w:pPr>
      <w:bookmarkStart w:id="39" w:name="_Toc416192937"/>
      <w:bookmarkStart w:id="40" w:name="_Toc68599951"/>
      <w:r>
        <w:rPr>
          <w:rFonts w:eastAsia="Arial"/>
        </w:rPr>
        <w:t>7.</w:t>
      </w:r>
      <w:r>
        <w:rPr>
          <w:rFonts w:eastAsia="Arial"/>
        </w:rPr>
        <w:tab/>
      </w:r>
      <w:r w:rsidR="00BB6871" w:rsidRPr="00BB6871">
        <w:rPr>
          <w:rFonts w:eastAsia="Arial"/>
        </w:rPr>
        <w:t xml:space="preserve">Editing </w:t>
      </w:r>
      <w:r w:rsidR="00212871">
        <w:rPr>
          <w:rFonts w:eastAsia="Arial"/>
        </w:rPr>
        <w:t>q</w:t>
      </w:r>
      <w:r w:rsidR="00BB6871" w:rsidRPr="00BB6871">
        <w:rPr>
          <w:rFonts w:eastAsia="Arial"/>
        </w:rPr>
        <w:t>uestions</w:t>
      </w:r>
      <w:bookmarkEnd w:id="39"/>
      <w:bookmarkEnd w:id="40"/>
    </w:p>
    <w:p w14:paraId="1636B822" w14:textId="77777777" w:rsidR="00BB6871" w:rsidRPr="00BB6871" w:rsidRDefault="00BB6871" w:rsidP="00DA64E9">
      <w:pPr>
        <w:pStyle w:val="BodyText1"/>
      </w:pPr>
      <w:r w:rsidRPr="00BB6871">
        <w:t xml:space="preserve">All changes to the question text should </w:t>
      </w:r>
      <w:r w:rsidR="000D0E67">
        <w:t xml:space="preserve">also </w:t>
      </w:r>
      <w:r w:rsidRPr="00BB6871">
        <w:t xml:space="preserve">be made on the </w:t>
      </w:r>
      <w:r w:rsidR="000D0E67">
        <w:t>T</w:t>
      </w:r>
      <w:r w:rsidRPr="00BB6871">
        <w:t>ranslation</w:t>
      </w:r>
      <w:r w:rsidR="000D0E67">
        <w:t>s</w:t>
      </w:r>
      <w:r w:rsidRPr="00BB6871">
        <w:t xml:space="preserve"> worksheet. When adding a new question, first add it to the questionnaire and add a line with the same question number to the </w:t>
      </w:r>
      <w:r w:rsidR="000D0E67">
        <w:t>T</w:t>
      </w:r>
      <w:r w:rsidRPr="00BB6871">
        <w:t>ranslation</w:t>
      </w:r>
      <w:r w:rsidR="000D0E67">
        <w:t>s</w:t>
      </w:r>
      <w:r w:rsidRPr="00BB6871">
        <w:t xml:space="preserve"> worksheet. To edit question text that is already in the questionnaire, find the row in the </w:t>
      </w:r>
      <w:r w:rsidR="000D0E67">
        <w:t>T</w:t>
      </w:r>
      <w:r w:rsidRPr="00BB6871">
        <w:t>ranslation</w:t>
      </w:r>
      <w:r w:rsidR="000D0E67">
        <w:t>s</w:t>
      </w:r>
      <w:r w:rsidRPr="00BB6871">
        <w:t xml:space="preserve"> worksheet that contains that question number and change the text in that cell. </w:t>
      </w:r>
    </w:p>
    <w:p w14:paraId="4C42B6B5" w14:textId="77777777" w:rsidR="00BB6871" w:rsidRPr="00212871" w:rsidRDefault="00212871" w:rsidP="00212871">
      <w:pPr>
        <w:pStyle w:val="Heading2"/>
      </w:pPr>
      <w:bookmarkStart w:id="41" w:name="_Toc68599952"/>
      <w:r>
        <w:t>7.1</w:t>
      </w:r>
      <w:r>
        <w:tab/>
        <w:t>Truncated t</w:t>
      </w:r>
      <w:r w:rsidR="00752788" w:rsidRPr="00212871">
        <w:t>ext</w:t>
      </w:r>
      <w:bookmarkEnd w:id="41"/>
    </w:p>
    <w:p w14:paraId="36682D19" w14:textId="33DE126C" w:rsidR="00BB6871" w:rsidRDefault="00BB6871" w:rsidP="00DA64E9">
      <w:pPr>
        <w:pStyle w:val="BodyText1"/>
      </w:pPr>
      <w:r w:rsidRPr="00BB6871">
        <w:t>Excel allows text in an unmerged cell to overlap the cells to its right, as long as nothing else is contained in the cells being overlapped. If one of the cells that the text is “covering up” has something in it, Excel will display that in</w:t>
      </w:r>
      <w:r w:rsidR="00B8185E">
        <w:t xml:space="preserve">stead. For example, </w:t>
      </w:r>
      <w:r w:rsidR="000D0E67">
        <w:t xml:space="preserve">as shown </w:t>
      </w:r>
      <w:r w:rsidR="00B8185E">
        <w:t xml:space="preserve">in </w:t>
      </w:r>
      <w:r w:rsidR="00B8185E" w:rsidRPr="007E61BD">
        <w:t>Figure 13</w:t>
      </w:r>
      <w:r w:rsidRPr="007E61BD">
        <w:t xml:space="preserve">, the </w:t>
      </w:r>
      <w:r w:rsidRPr="00BB6871">
        <w:t>word</w:t>
      </w:r>
      <w:r w:rsidR="000D0E67">
        <w:t>s</w:t>
      </w:r>
      <w:r w:rsidRPr="00BB6871">
        <w:t xml:space="preserve"> </w:t>
      </w:r>
      <w:r w:rsidR="00581944">
        <w:t>ANIMAL-DRAWN</w:t>
      </w:r>
      <w:r w:rsidRPr="00BB6871">
        <w:t xml:space="preserve"> </w:t>
      </w:r>
      <w:r w:rsidR="00581944">
        <w:t xml:space="preserve">CART </w:t>
      </w:r>
      <w:r w:rsidR="000D0E67">
        <w:t>appear</w:t>
      </w:r>
      <w:r w:rsidR="000D0E67" w:rsidRPr="00BB6871">
        <w:t xml:space="preserve"> </w:t>
      </w:r>
      <w:r w:rsidRPr="00BB6871">
        <w:t xml:space="preserve">to be </w:t>
      </w:r>
      <w:r w:rsidR="00581944">
        <w:t>cut off. This is because cell AB36</w:t>
      </w:r>
      <w:r w:rsidRPr="00BB6871">
        <w:t xml:space="preserve">6 has a space typed </w:t>
      </w:r>
      <w:r w:rsidR="000D0E67">
        <w:t>in</w:t>
      </w:r>
      <w:r w:rsidR="000D0E67" w:rsidRPr="00BB6871">
        <w:t xml:space="preserve"> </w:t>
      </w:r>
      <w:r w:rsidRPr="00BB6871">
        <w:t>it. Excel displays the space and cuts off a</w:t>
      </w:r>
      <w:r w:rsidR="00581944">
        <w:t xml:space="preserve">ny text running over from </w:t>
      </w:r>
      <w:r w:rsidR="000D0E67">
        <w:t>the</w:t>
      </w:r>
      <w:r w:rsidR="00581944">
        <w:t xml:space="preserve"> text entered </w:t>
      </w:r>
      <w:r w:rsidR="000D0E67">
        <w:t xml:space="preserve">in </w:t>
      </w:r>
      <w:r w:rsidR="00581944">
        <w:t>cell X366</w:t>
      </w:r>
      <w:r w:rsidRPr="00BB6871">
        <w:t>. To solve the problem, simply select the cell where the text ends—</w:t>
      </w:r>
      <w:r w:rsidR="00581944">
        <w:t>AB366</w:t>
      </w:r>
      <w:r w:rsidRPr="00BB6871">
        <w:t xml:space="preserve"> in this case—and </w:t>
      </w:r>
      <w:r w:rsidR="000D0E67">
        <w:t>click on</w:t>
      </w:r>
      <w:r w:rsidR="000D0E67" w:rsidRPr="00BB6871">
        <w:t xml:space="preserve"> </w:t>
      </w:r>
      <w:r w:rsidR="00212EA4">
        <w:t>“</w:t>
      </w:r>
      <w:r w:rsidRPr="00BB6871">
        <w:t>Delete</w:t>
      </w:r>
      <w:r w:rsidR="00212EA4">
        <w:t>”</w:t>
      </w:r>
      <w:r w:rsidRPr="00BB6871">
        <w:t xml:space="preserve"> to delete the space. The full contents of </w:t>
      </w:r>
      <w:r w:rsidR="000D0E67">
        <w:t xml:space="preserve">cell </w:t>
      </w:r>
      <w:r w:rsidR="00581944">
        <w:t>X366</w:t>
      </w:r>
      <w:r w:rsidRPr="00BB6871">
        <w:t xml:space="preserve"> will then be displayed. </w:t>
      </w:r>
    </w:p>
    <w:p w14:paraId="5596EEC6" w14:textId="0D7BA528" w:rsidR="00B8185E" w:rsidRPr="00B8185E" w:rsidRDefault="00B8185E" w:rsidP="00DA64E9">
      <w:pPr>
        <w:pStyle w:val="Figuretitle"/>
      </w:pPr>
      <w:bookmarkStart w:id="42" w:name="_Toc68599972"/>
      <w:r w:rsidRPr="00B8185E">
        <w:lastRenderedPageBreak/>
        <w:t>Figure 13</w:t>
      </w:r>
      <w:r w:rsidR="00F40C78">
        <w:t>:</w:t>
      </w:r>
      <w:r w:rsidR="000D0E67">
        <w:t xml:space="preserve"> </w:t>
      </w:r>
      <w:r w:rsidR="00ED553D">
        <w:t>Example</w:t>
      </w:r>
      <w:r w:rsidR="003B2324">
        <w:t>—</w:t>
      </w:r>
      <w:r w:rsidR="00ED553D">
        <w:t>Cut</w:t>
      </w:r>
      <w:r w:rsidR="00A02684">
        <w:t>-</w:t>
      </w:r>
      <w:r w:rsidR="00ED553D">
        <w:t>off Text</w:t>
      </w:r>
      <w:bookmarkEnd w:id="42"/>
      <w:r w:rsidR="00ED553D">
        <w:t xml:space="preserve"> </w:t>
      </w:r>
    </w:p>
    <w:p w14:paraId="1A5301D7" w14:textId="77777777" w:rsidR="00581944" w:rsidRDefault="00D37081" w:rsidP="00BB6871">
      <w:pPr>
        <w:spacing w:after="0" w:line="240" w:lineRule="auto"/>
        <w:ind w:right="180"/>
        <w:rPr>
          <w:rFonts w:ascii="Gill Sans MT" w:hAnsi="Gill Sans MT"/>
        </w:rPr>
      </w:pPr>
      <w:r>
        <w:rPr>
          <w:noProof/>
        </w:rPr>
        <mc:AlternateContent>
          <mc:Choice Requires="wps">
            <w:drawing>
              <wp:anchor distT="0" distB="0" distL="114300" distR="114300" simplePos="0" relativeHeight="251658242" behindDoc="0" locked="0" layoutInCell="1" allowOverlap="1" wp14:anchorId="21C6D4F2" wp14:editId="073A465D">
                <wp:simplePos x="0" y="0"/>
                <wp:positionH relativeFrom="column">
                  <wp:posOffset>2941320</wp:posOffset>
                </wp:positionH>
                <wp:positionV relativeFrom="paragraph">
                  <wp:posOffset>987425</wp:posOffset>
                </wp:positionV>
                <wp:extent cx="1325880" cy="152400"/>
                <wp:effectExtent l="0" t="0" r="26670" b="19050"/>
                <wp:wrapNone/>
                <wp:docPr id="231" name="Rectangle 231"/>
                <wp:cNvGraphicFramePr/>
                <a:graphic xmlns:a="http://schemas.openxmlformats.org/drawingml/2006/main">
                  <a:graphicData uri="http://schemas.microsoft.com/office/word/2010/wordprocessingShape">
                    <wps:wsp>
                      <wps:cNvSpPr/>
                      <wps:spPr>
                        <a:xfrm>
                          <a:off x="0" y="0"/>
                          <a:ext cx="13258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4DD167B2" id="Rectangle 231" o:spid="_x0000_s1026" style="position:absolute;margin-left:231.6pt;margin-top:77.75pt;width:104.4pt;height:12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" filled="f" strokecolor="red" strokeweight="2pt"/>
            </w:pict>
          </mc:Fallback>
        </mc:AlternateContent>
      </w:r>
      <w:r w:rsidR="000D0E67">
        <w:rPr>
          <w:noProof/>
        </w:rPr>
        <w:drawing>
          <wp:inline distT="0" distB="0" distL="0" distR="0" wp14:anchorId="40E4600B" wp14:editId="61AA1109">
            <wp:extent cx="5646420" cy="153949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46420" cy="1539494"/>
                    </a:xfrm>
                    <a:prstGeom prst="rect">
                      <a:avLst/>
                    </a:prstGeom>
                  </pic:spPr>
                </pic:pic>
              </a:graphicData>
            </a:graphic>
          </wp:inline>
        </w:drawing>
      </w:r>
    </w:p>
    <w:p w14:paraId="7D7A5BC2" w14:textId="77777777" w:rsidR="00BB6871" w:rsidRPr="00BB6871" w:rsidRDefault="00F40C78" w:rsidP="00DA64E9">
      <w:pPr>
        <w:pStyle w:val="BodyText1"/>
        <w:spacing w:before="200"/>
      </w:pPr>
      <w:r>
        <w:t>M</w:t>
      </w:r>
      <w:r w:rsidR="00BB6871" w:rsidRPr="00BB6871">
        <w:t>erged cells</w:t>
      </w:r>
      <w:r>
        <w:t>, however,</w:t>
      </w:r>
      <w:r w:rsidR="00BB6871" w:rsidRPr="00BB6871">
        <w:t xml:space="preserve"> do not allow the text to overlap adjacent cells, even if those adjacent cells are empty. Text in merged cells can be displayed in the merged area</w:t>
      </w:r>
      <w:r w:rsidRPr="00F40C78">
        <w:t xml:space="preserve"> </w:t>
      </w:r>
      <w:r w:rsidRPr="00BB6871">
        <w:t>only</w:t>
      </w:r>
      <w:r w:rsidR="00BB6871" w:rsidRPr="00BB6871">
        <w:t xml:space="preserve">. If a merged cell is not large enough for the text, insert a new row just above the last row for that question. For example, </w:t>
      </w:r>
      <w:r>
        <w:t xml:space="preserve">as shown in Figure 14, </w:t>
      </w:r>
      <w:r w:rsidR="00BB6871" w:rsidRPr="00BB6871">
        <w:t xml:space="preserve">the question text for </w:t>
      </w:r>
      <w:r>
        <w:t>question</w:t>
      </w:r>
      <w:r w:rsidR="00D975FA">
        <w:t xml:space="preserve"> 301</w:t>
      </w:r>
      <w:r w:rsidR="00581944">
        <w:t xml:space="preserve"> is truncated</w:t>
      </w:r>
      <w:r w:rsidR="00BB6871" w:rsidRPr="00BB6871">
        <w:t xml:space="preserve">. </w:t>
      </w:r>
    </w:p>
    <w:p w14:paraId="5A1F2CB1" w14:textId="77777777" w:rsidR="00BB6871" w:rsidRPr="00BB6871" w:rsidRDefault="004F4BA9" w:rsidP="00DA64E9">
      <w:pPr>
        <w:pStyle w:val="Figuretitle"/>
      </w:pPr>
      <w:bookmarkStart w:id="43" w:name="_Toc68599973"/>
      <w:r>
        <w:t>F</w:t>
      </w:r>
      <w:r w:rsidR="00581944">
        <w:t>igure 14</w:t>
      </w:r>
      <w:r w:rsidR="00F40C78">
        <w:t>:</w:t>
      </w:r>
      <w:r w:rsidR="00ED553D">
        <w:t xml:space="preserve"> Truncated Text</w:t>
      </w:r>
      <w:bookmarkEnd w:id="43"/>
    </w:p>
    <w:p w14:paraId="79026F05" w14:textId="77777777" w:rsidR="00BB6871" w:rsidRPr="00BB6871" w:rsidRDefault="00DD71B5" w:rsidP="00321771">
      <w:pPr>
        <w:ind w:right="180"/>
        <w:rPr>
          <w:rFonts w:ascii="Gill Sans MT" w:hAnsi="Gill Sans MT"/>
          <w:lang w:bidi="hi-IN"/>
        </w:rPr>
      </w:pPr>
      <w:r>
        <w:rPr>
          <w:noProof/>
        </w:rPr>
        <mc:AlternateContent>
          <mc:Choice Requires="wps">
            <w:drawing>
              <wp:anchor distT="0" distB="0" distL="114300" distR="114300" simplePos="0" relativeHeight="251658243" behindDoc="0" locked="0" layoutInCell="1" allowOverlap="1" wp14:anchorId="65F67663" wp14:editId="545C6966">
                <wp:simplePos x="0" y="0"/>
                <wp:positionH relativeFrom="column">
                  <wp:posOffset>2301240</wp:posOffset>
                </wp:positionH>
                <wp:positionV relativeFrom="paragraph">
                  <wp:posOffset>318771</wp:posOffset>
                </wp:positionV>
                <wp:extent cx="640080" cy="167640"/>
                <wp:effectExtent l="0" t="0" r="26670" b="22860"/>
                <wp:wrapNone/>
                <wp:docPr id="232" name="Oval 232"/>
                <wp:cNvGraphicFramePr/>
                <a:graphic xmlns:a="http://schemas.openxmlformats.org/drawingml/2006/main">
                  <a:graphicData uri="http://schemas.microsoft.com/office/word/2010/wordprocessingShape">
                    <wps:wsp>
                      <wps:cNvSpPr/>
                      <wps:spPr>
                        <a:xfrm>
                          <a:off x="0" y="0"/>
                          <a:ext cx="64008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oval w14:anchorId="33B69340" id="Oval 232" o:spid="_x0000_s1026" style="position:absolute;margin-left:181.2pt;margin-top:25.1pt;width:50.4pt;height:13.2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" filled="f" strokecolor="red" strokeweight="2pt"/>
            </w:pict>
          </mc:Fallback>
        </mc:AlternateContent>
      </w:r>
      <w:r w:rsidR="00F40C78">
        <w:rPr>
          <w:noProof/>
        </w:rPr>
        <w:drawing>
          <wp:inline distT="0" distB="0" distL="0" distR="0" wp14:anchorId="7B5AA237" wp14:editId="784453CE">
            <wp:extent cx="5943600" cy="534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14:paraId="6D6A0228" w14:textId="77777777" w:rsidR="00BB6871" w:rsidRPr="00BB6871" w:rsidRDefault="00D975FA" w:rsidP="00DA64E9">
      <w:pPr>
        <w:pStyle w:val="BodyText1"/>
      </w:pPr>
      <w:r>
        <w:t>Insert a new row above row 32</w:t>
      </w:r>
      <w:r w:rsidR="00BB6871" w:rsidRPr="00BB6871">
        <w:t xml:space="preserve"> and merge the question area with the new row. The question text is now contained in three rows instead of two</w:t>
      </w:r>
      <w:r w:rsidR="00F40C78">
        <w:t xml:space="preserve"> and </w:t>
      </w:r>
      <w:r w:rsidR="00BB6871" w:rsidRPr="00BB6871">
        <w:t xml:space="preserve">is </w:t>
      </w:r>
      <w:r>
        <w:t>fully visible (</w:t>
      </w:r>
      <w:r w:rsidRPr="007E61BD">
        <w:t>Figure 15</w:t>
      </w:r>
      <w:r w:rsidR="00BB6871" w:rsidRPr="007E61BD">
        <w:t xml:space="preserve">). </w:t>
      </w:r>
    </w:p>
    <w:p w14:paraId="16E1B5BD" w14:textId="77777777" w:rsidR="00BB6871" w:rsidRPr="00BB6871" w:rsidRDefault="00D975FA" w:rsidP="00DA64E9">
      <w:pPr>
        <w:pStyle w:val="Figuretitle"/>
      </w:pPr>
      <w:bookmarkStart w:id="44" w:name="_Toc68599974"/>
      <w:r>
        <w:t>Figure 15</w:t>
      </w:r>
      <w:r w:rsidR="00F40C78">
        <w:t xml:space="preserve">: </w:t>
      </w:r>
      <w:r w:rsidR="00ED553D">
        <w:t>Truncated Text Fixed</w:t>
      </w:r>
      <w:bookmarkEnd w:id="44"/>
    </w:p>
    <w:p w14:paraId="6C05DB37" w14:textId="77777777" w:rsidR="00BB6871" w:rsidRPr="00252948" w:rsidRDefault="00F40C78" w:rsidP="00321771">
      <w:pPr>
        <w:ind w:right="180"/>
        <w:rPr>
          <w:rFonts w:ascii="Gill Sans MT" w:hAnsi="Gill Sans MT"/>
          <w:noProof/>
        </w:rPr>
      </w:pPr>
      <w:r>
        <w:rPr>
          <w:noProof/>
        </w:rPr>
        <w:drawing>
          <wp:inline distT="0" distB="0" distL="0" distR="0" wp14:anchorId="5FD04B21" wp14:editId="704FF94C">
            <wp:extent cx="5943600" cy="69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691515"/>
                    </a:xfrm>
                    <a:prstGeom prst="rect">
                      <a:avLst/>
                    </a:prstGeom>
                  </pic:spPr>
                </pic:pic>
              </a:graphicData>
            </a:graphic>
          </wp:inline>
        </w:drawing>
      </w:r>
    </w:p>
    <w:p w14:paraId="37B7B8BA" w14:textId="77777777" w:rsidR="00252948" w:rsidRPr="00BB6871" w:rsidRDefault="00212871" w:rsidP="00212871">
      <w:pPr>
        <w:pStyle w:val="Heading2"/>
      </w:pPr>
      <w:bookmarkStart w:id="45" w:name="_Toc68599953"/>
      <w:r>
        <w:t>7.2</w:t>
      </w:r>
      <w:r>
        <w:tab/>
        <w:t>Displaying n</w:t>
      </w:r>
      <w:r w:rsidR="00252948">
        <w:t>umbers</w:t>
      </w:r>
      <w:bookmarkEnd w:id="45"/>
    </w:p>
    <w:p w14:paraId="1E369934" w14:textId="340C142A" w:rsidR="00252948" w:rsidRPr="00BB6871" w:rsidRDefault="00252948" w:rsidP="00DA64E9">
      <w:pPr>
        <w:pStyle w:val="BodyText1"/>
      </w:pPr>
      <w:r w:rsidRPr="00BB6871">
        <w:t>Excel will display “</w:t>
      </w:r>
      <w:r w:rsidRPr="00BB6871">
        <w:rPr>
          <w:rFonts w:eastAsia="Arial"/>
          <w:sz w:val="20"/>
          <w:szCs w:val="20"/>
        </w:rPr>
        <w:t>#</w:t>
      </w:r>
      <w:r w:rsidRPr="00BB6871">
        <w:t xml:space="preserve">” instead of the number that is </w:t>
      </w:r>
      <w:r w:rsidR="00F40C78">
        <w:t>contained</w:t>
      </w:r>
      <w:r w:rsidR="00F40C78" w:rsidRPr="00BB6871">
        <w:t xml:space="preserve"> </w:t>
      </w:r>
      <w:r w:rsidRPr="00BB6871">
        <w:t xml:space="preserve">in the cell if the column width is not wide enough for the number and the cell format is set to </w:t>
      </w:r>
      <w:r w:rsidR="00E23305">
        <w:t>“</w:t>
      </w:r>
      <w:r w:rsidR="00545A1E">
        <w:t>Number</w:t>
      </w:r>
      <w:r w:rsidR="00E23305">
        <w:t>”</w:t>
      </w:r>
      <w:r w:rsidR="00545A1E">
        <w:t xml:space="preserve"> or </w:t>
      </w:r>
      <w:r w:rsidR="00E23305">
        <w:t>“</w:t>
      </w:r>
      <w:r w:rsidR="00545A1E">
        <w:t>General</w:t>
      </w:r>
      <w:r w:rsidR="00E23305">
        <w:t>”</w:t>
      </w:r>
      <w:r w:rsidR="00545A1E">
        <w:t xml:space="preserve"> (Figure </w:t>
      </w:r>
      <w:r w:rsidR="00545A1E" w:rsidRPr="007E61BD">
        <w:t>16</w:t>
      </w:r>
      <w:r w:rsidRPr="007E61BD">
        <w:t xml:space="preserve">). </w:t>
      </w:r>
      <w:r w:rsidRPr="00BB6871">
        <w:t xml:space="preserve">To fix this, select the cell with </w:t>
      </w:r>
      <w:r w:rsidR="00F40C78">
        <w:t>“</w:t>
      </w:r>
      <w:r w:rsidRPr="00BB6871">
        <w:t>#</w:t>
      </w:r>
      <w:r w:rsidR="00F40C78">
        <w:t>,</w:t>
      </w:r>
      <w:r w:rsidRPr="00BB6871">
        <w:t xml:space="preserve">” change the format to </w:t>
      </w:r>
      <w:r w:rsidR="00E23305">
        <w:t>“</w:t>
      </w:r>
      <w:r w:rsidRPr="00BB6871">
        <w:t>Text,</w:t>
      </w:r>
      <w:r w:rsidR="00E23305">
        <w:t>”</w:t>
      </w:r>
      <w:r w:rsidRPr="00BB6871">
        <w:t xml:space="preserve"> and then re</w:t>
      </w:r>
      <w:r w:rsidR="00C40FFB">
        <w:t>-enter the number</w:t>
      </w:r>
      <w:r w:rsidRPr="00BB6871">
        <w:t xml:space="preserve">. </w:t>
      </w:r>
      <w:r w:rsidR="00584632">
        <w:t xml:space="preserve">Alternatively, </w:t>
      </w:r>
      <w:r w:rsidRPr="00BB6871">
        <w:t>you can enter an apostrophe f</w:t>
      </w:r>
      <w:r w:rsidR="00545A1E">
        <w:t>ollowed by the number</w:t>
      </w:r>
      <w:r w:rsidR="00F40C78">
        <w:t xml:space="preserve"> (e.g.,</w:t>
      </w:r>
      <w:r w:rsidR="00545A1E">
        <w:t xml:space="preserve"> ‘999998</w:t>
      </w:r>
      <w:r w:rsidR="00F40C78">
        <w:t>)</w:t>
      </w:r>
      <w:r w:rsidRPr="00BB6871">
        <w:t xml:space="preserve">. This automatically formats the number as text. </w:t>
      </w:r>
    </w:p>
    <w:p w14:paraId="2FA02D5E" w14:textId="77777777" w:rsidR="00BB6871" w:rsidRDefault="00545A1E" w:rsidP="00DA64E9">
      <w:pPr>
        <w:pStyle w:val="Figuretitle"/>
      </w:pPr>
      <w:bookmarkStart w:id="46" w:name="_Toc68599975"/>
      <w:r>
        <w:t>Figure 16</w:t>
      </w:r>
      <w:r w:rsidR="00F40C78">
        <w:t xml:space="preserve">: </w:t>
      </w:r>
      <w:r w:rsidR="00ED553D" w:rsidRPr="00ED553D">
        <w:t>Displaying Numbers</w:t>
      </w:r>
      <w:bookmarkEnd w:id="46"/>
    </w:p>
    <w:p w14:paraId="2EF941F2" w14:textId="77777777" w:rsidR="00545A1E" w:rsidRPr="00BB6871" w:rsidRDefault="00F40C78" w:rsidP="00321771">
      <w:pPr>
        <w:spacing w:after="0" w:line="240" w:lineRule="auto"/>
        <w:rPr>
          <w:rFonts w:ascii="Gill Sans MT" w:eastAsia="Arial" w:hAnsi="Gill Sans MT"/>
          <w:b/>
          <w:bCs/>
          <w:position w:val="-1"/>
        </w:rPr>
      </w:pPr>
      <w:r>
        <w:rPr>
          <w:noProof/>
        </w:rPr>
        <w:drawing>
          <wp:inline distT="0" distB="0" distL="0" distR="0" wp14:anchorId="6A7B9911" wp14:editId="471BD55D">
            <wp:extent cx="5943600" cy="701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14:paraId="2B63AFBD" w14:textId="77777777" w:rsidR="00BB6871" w:rsidRPr="00BB6871" w:rsidRDefault="00BB6871" w:rsidP="00DA64E9">
      <w:pPr>
        <w:pStyle w:val="BodyText1"/>
        <w:spacing w:before="200"/>
        <w:rPr>
          <w:lang w:bidi="hi-IN"/>
        </w:rPr>
      </w:pPr>
      <w:r w:rsidRPr="00BB6871">
        <w:rPr>
          <w:lang w:bidi="hi-IN"/>
        </w:rPr>
        <w:t>All</w:t>
      </w:r>
      <w:r w:rsidRPr="00BB6871">
        <w:t xml:space="preserve"> question numbers should be formatted as numbers. If the question number is formatted between the questionnaire and the </w:t>
      </w:r>
      <w:r w:rsidR="00F40C78">
        <w:t>T</w:t>
      </w:r>
      <w:r w:rsidRPr="00BB6871">
        <w:t>ranslation</w:t>
      </w:r>
      <w:r w:rsidR="00F40C78">
        <w:t>s</w:t>
      </w:r>
      <w:r w:rsidRPr="00BB6871">
        <w:t xml:space="preserve"> worksheet, this will cause an error in the translation formula. </w:t>
      </w:r>
    </w:p>
    <w:p w14:paraId="2A59C2CC" w14:textId="77777777" w:rsidR="00BB6871" w:rsidRPr="00BB6871" w:rsidRDefault="00BB6871" w:rsidP="00DA64E9">
      <w:pPr>
        <w:pStyle w:val="BodyText1"/>
      </w:pPr>
      <w:r w:rsidRPr="00BB6871">
        <w:lastRenderedPageBreak/>
        <w:t>Another related problem is that Excel will display “</w:t>
      </w:r>
      <w:r w:rsidRPr="00BB6871">
        <w:rPr>
          <w:rFonts w:eastAsia="Arial"/>
        </w:rPr>
        <w:t>01</w:t>
      </w:r>
      <w:r w:rsidRPr="00BB6871">
        <w:t>” as “</w:t>
      </w:r>
      <w:r w:rsidRPr="00BB6871">
        <w:rPr>
          <w:rFonts w:eastAsia="Arial"/>
        </w:rPr>
        <w:t>1</w:t>
      </w:r>
      <w:r w:rsidRPr="00BB6871">
        <w:t xml:space="preserve">” if the cell format is set to anything other than text. Use the two ways described above to solve this problem. The easiest way is to simply enter the number with a preceding apostrophe </w:t>
      </w:r>
      <w:r w:rsidR="00F40C78">
        <w:t>(</w:t>
      </w:r>
      <w:r w:rsidRPr="00BB6871">
        <w:t>e.g.</w:t>
      </w:r>
      <w:r w:rsidR="00F40C78">
        <w:t>,</w:t>
      </w:r>
      <w:r w:rsidRPr="00BB6871">
        <w:t xml:space="preserve"> ’01</w:t>
      </w:r>
      <w:r w:rsidR="00F40C78">
        <w:t>)</w:t>
      </w:r>
      <w:r w:rsidR="00A02684">
        <w:t>; the apostrophe will not be displayed, but the leading zero will be</w:t>
      </w:r>
      <w:r w:rsidRPr="00BB6871">
        <w:t xml:space="preserve">. </w:t>
      </w:r>
    </w:p>
    <w:p w14:paraId="5092DD7B" w14:textId="77777777" w:rsidR="00C40FFB" w:rsidRPr="00321771" w:rsidRDefault="00C40FFB" w:rsidP="00212871">
      <w:pPr>
        <w:pStyle w:val="Heading2"/>
      </w:pPr>
      <w:bookmarkStart w:id="47" w:name="_Toc68599954"/>
      <w:r w:rsidRPr="00321771">
        <w:t>7.</w:t>
      </w:r>
      <w:r w:rsidR="00266FF6">
        <w:t>3</w:t>
      </w:r>
      <w:r w:rsidR="00212871">
        <w:tab/>
        <w:t>Dot l</w:t>
      </w:r>
      <w:r w:rsidRPr="00321771">
        <w:t>eaders</w:t>
      </w:r>
      <w:bookmarkEnd w:id="47"/>
    </w:p>
    <w:p w14:paraId="2D479B91" w14:textId="77777777" w:rsidR="00BB6871" w:rsidRPr="00BB6871" w:rsidRDefault="00BB6871" w:rsidP="00DA64E9">
      <w:pPr>
        <w:pStyle w:val="BodyText1"/>
      </w:pPr>
      <w:r w:rsidRPr="00BB6871">
        <w:t xml:space="preserve">The row of dots leading to a category number (called a </w:t>
      </w:r>
      <w:r w:rsidRPr="00BB6871">
        <w:rPr>
          <w:i/>
        </w:rPr>
        <w:t>dot leader</w:t>
      </w:r>
      <w:r w:rsidRPr="00BB6871">
        <w:t xml:space="preserve">) is created using only one dot, one space, and a special setting in the Home &gt; Alignment dialog box. </w:t>
      </w:r>
      <w:r w:rsidR="00F40C78">
        <w:t>Follow these steps to create the dot leaders.</w:t>
      </w:r>
    </w:p>
    <w:p w14:paraId="2F27C206" w14:textId="77777777" w:rsidR="00BB6871" w:rsidRPr="00DA64E9" w:rsidRDefault="00BB6871" w:rsidP="00212871">
      <w:pPr>
        <w:pStyle w:val="ListParagraph"/>
        <w:numPr>
          <w:ilvl w:val="0"/>
          <w:numId w:val="47"/>
        </w:numPr>
        <w:ind w:left="720"/>
        <w:rPr>
          <w:rFonts w:ascii="Gill Sans MT" w:hAnsi="Gill Sans MT"/>
        </w:rPr>
      </w:pPr>
      <w:r w:rsidRPr="00DA64E9">
        <w:rPr>
          <w:rFonts w:ascii="Gill Sans MT" w:hAnsi="Gill Sans MT"/>
        </w:rPr>
        <w:t>Type “</w:t>
      </w:r>
      <w:proofErr w:type="gramStart"/>
      <w:r w:rsidRPr="00DA64E9">
        <w:rPr>
          <w:rFonts w:ascii="Gill Sans MT" w:eastAsia="Arial" w:hAnsi="Gill Sans MT"/>
          <w:sz w:val="20"/>
          <w:szCs w:val="20"/>
        </w:rPr>
        <w:t xml:space="preserve">. </w:t>
      </w:r>
      <w:r w:rsidRPr="00DA64E9">
        <w:rPr>
          <w:rFonts w:ascii="Gill Sans MT" w:hAnsi="Gill Sans MT"/>
        </w:rPr>
        <w:t>”</w:t>
      </w:r>
      <w:proofErr w:type="gramEnd"/>
      <w:r w:rsidRPr="00DA64E9">
        <w:rPr>
          <w:rFonts w:ascii="Gill Sans MT" w:hAnsi="Gill Sans MT"/>
        </w:rPr>
        <w:t xml:space="preserve"> (</w:t>
      </w:r>
      <w:proofErr w:type="gramStart"/>
      <w:r w:rsidRPr="00DA64E9">
        <w:rPr>
          <w:rFonts w:ascii="Gill Sans MT" w:hAnsi="Gill Sans MT"/>
        </w:rPr>
        <w:t>a period</w:t>
      </w:r>
      <w:r w:rsidR="00F40C78" w:rsidRPr="00DA64E9">
        <w:rPr>
          <w:rFonts w:ascii="Gill Sans MT" w:hAnsi="Gill Sans MT"/>
        </w:rPr>
        <w:t xml:space="preserve"> or </w:t>
      </w:r>
      <w:r w:rsidRPr="00DA64E9">
        <w:rPr>
          <w:rFonts w:ascii="Gill Sans MT" w:hAnsi="Gill Sans MT"/>
        </w:rPr>
        <w:t>full stop,</w:t>
      </w:r>
      <w:proofErr w:type="gramEnd"/>
      <w:r w:rsidRPr="00DA64E9">
        <w:rPr>
          <w:rFonts w:ascii="Gill Sans MT" w:hAnsi="Gill Sans MT"/>
        </w:rPr>
        <w:t xml:space="preserve"> followed by a space) in the first empty box to the right of the text. To avoid problems printing the questionnaire, make sure </w:t>
      </w:r>
      <w:r w:rsidR="00F40C78" w:rsidRPr="00DA64E9">
        <w:rPr>
          <w:rFonts w:ascii="Gill Sans MT" w:hAnsi="Gill Sans MT"/>
        </w:rPr>
        <w:t xml:space="preserve">that </w:t>
      </w:r>
      <w:r w:rsidRPr="00DA64E9">
        <w:rPr>
          <w:rFonts w:ascii="Gill Sans MT" w:hAnsi="Gill Sans MT"/>
        </w:rPr>
        <w:t xml:space="preserve">the cell with the dot leader does not overlap the text to its left. </w:t>
      </w:r>
    </w:p>
    <w:p w14:paraId="234B2A70" w14:textId="77777777" w:rsidR="00BB6871" w:rsidRPr="00DA64E9" w:rsidRDefault="00BB6871" w:rsidP="00212871">
      <w:pPr>
        <w:pStyle w:val="ListParagraph"/>
        <w:numPr>
          <w:ilvl w:val="0"/>
          <w:numId w:val="47"/>
        </w:numPr>
        <w:ind w:left="720"/>
        <w:rPr>
          <w:rFonts w:ascii="Gill Sans MT" w:hAnsi="Gill Sans MT"/>
        </w:rPr>
      </w:pPr>
      <w:r w:rsidRPr="00DA64E9">
        <w:rPr>
          <w:rFonts w:ascii="Gill Sans MT" w:hAnsi="Gill Sans MT"/>
        </w:rPr>
        <w:t>Select that cell and all the blank cells to its right, up to the codin</w:t>
      </w:r>
      <w:r w:rsidR="00C40FFB" w:rsidRPr="00DA64E9">
        <w:rPr>
          <w:rFonts w:ascii="Gill Sans MT" w:hAnsi="Gill Sans MT"/>
        </w:rPr>
        <w:t>g category itself (</w:t>
      </w:r>
      <w:r w:rsidR="00C40FFB" w:rsidRPr="007E61BD">
        <w:rPr>
          <w:rFonts w:ascii="Gill Sans MT" w:hAnsi="Gill Sans MT"/>
        </w:rPr>
        <w:t>Figure 17</w:t>
      </w:r>
      <w:r w:rsidRPr="007E61BD">
        <w:rPr>
          <w:rFonts w:ascii="Gill Sans MT" w:hAnsi="Gill Sans MT"/>
        </w:rPr>
        <w:t>).</w:t>
      </w:r>
    </w:p>
    <w:p w14:paraId="15A7BE64" w14:textId="77777777" w:rsidR="00BB6871" w:rsidRDefault="00C40FFB" w:rsidP="00DA64E9">
      <w:pPr>
        <w:pStyle w:val="Figuretitle"/>
      </w:pPr>
      <w:bookmarkStart w:id="48" w:name="_Toc68599976"/>
      <w:r>
        <w:t>Figure 17</w:t>
      </w:r>
      <w:r w:rsidR="00F40C78">
        <w:t xml:space="preserve">: </w:t>
      </w:r>
      <w:r w:rsidR="00ED553D" w:rsidRPr="00ED553D">
        <w:t>Showing Dot Leaders</w:t>
      </w:r>
      <w:r w:rsidR="00ED553D">
        <w:t xml:space="preserve"> 1</w:t>
      </w:r>
      <w:bookmarkEnd w:id="48"/>
    </w:p>
    <w:p w14:paraId="5F3FC28A" w14:textId="77777777" w:rsidR="00C40FFB" w:rsidRDefault="00BB6871" w:rsidP="00321771">
      <w:pPr>
        <w:rPr>
          <w:rFonts w:ascii="Gill Sans MT" w:hAnsi="Gill Sans MT"/>
          <w:noProof/>
        </w:rPr>
      </w:pPr>
      <w:r w:rsidRPr="00BB6871">
        <w:rPr>
          <w:rFonts w:ascii="Gill Sans MT" w:hAnsi="Gill Sans MT"/>
          <w:noProof/>
        </w:rPr>
        <w:drawing>
          <wp:inline distT="0" distB="0" distL="0" distR="0" wp14:anchorId="3DD513E2" wp14:editId="11D53B43">
            <wp:extent cx="2876190" cy="69523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190" cy="695238"/>
                    </a:xfrm>
                    <a:prstGeom prst="rect">
                      <a:avLst/>
                    </a:prstGeom>
                  </pic:spPr>
                </pic:pic>
              </a:graphicData>
            </a:graphic>
          </wp:inline>
        </w:drawing>
      </w:r>
    </w:p>
    <w:p w14:paraId="2C171B86" w14:textId="77777777" w:rsidR="00BB6871" w:rsidRPr="00BB6871" w:rsidRDefault="00BB6871" w:rsidP="00212871">
      <w:pPr>
        <w:pStyle w:val="ListParagraph"/>
        <w:numPr>
          <w:ilvl w:val="0"/>
          <w:numId w:val="47"/>
        </w:numPr>
        <w:ind w:left="720"/>
        <w:rPr>
          <w:rFonts w:ascii="Gill Sans MT" w:hAnsi="Gill Sans MT"/>
        </w:rPr>
      </w:pPr>
      <w:r w:rsidRPr="00BB6871">
        <w:rPr>
          <w:rFonts w:ascii="Gill Sans MT" w:hAnsi="Gill Sans MT"/>
        </w:rPr>
        <w:t>Go to Home &gt; Alignmen</w:t>
      </w:r>
      <w:r w:rsidR="00C40FFB">
        <w:rPr>
          <w:rFonts w:ascii="Gill Sans MT" w:hAnsi="Gill Sans MT"/>
        </w:rPr>
        <w:t>t</w:t>
      </w:r>
      <w:r w:rsidR="00F40C78">
        <w:rPr>
          <w:rFonts w:ascii="Gill Sans MT" w:hAnsi="Gill Sans MT"/>
        </w:rPr>
        <w:t xml:space="preserve"> and</w:t>
      </w:r>
      <w:r w:rsidR="00C40FFB">
        <w:rPr>
          <w:rFonts w:ascii="Gill Sans MT" w:hAnsi="Gill Sans MT"/>
        </w:rPr>
        <w:t xml:space="preserve"> click on the more arrow (Figure </w:t>
      </w:r>
      <w:r w:rsidR="00C40FFB" w:rsidRPr="00DA64E9">
        <w:rPr>
          <w:rFonts w:ascii="Gill Sans MT" w:hAnsi="Gill Sans MT"/>
        </w:rPr>
        <w:t>18</w:t>
      </w:r>
      <w:r w:rsidRPr="00BB6871">
        <w:rPr>
          <w:rFonts w:ascii="Gill Sans MT" w:hAnsi="Gill Sans MT"/>
        </w:rPr>
        <w:t>).</w:t>
      </w:r>
    </w:p>
    <w:p w14:paraId="0D87B308" w14:textId="77777777" w:rsidR="00BB6871" w:rsidRPr="00BB6871" w:rsidRDefault="00C40FFB" w:rsidP="00DA64E9">
      <w:pPr>
        <w:pStyle w:val="Figuretitle"/>
      </w:pPr>
      <w:bookmarkStart w:id="49" w:name="_Toc68599977"/>
      <w:r>
        <w:t>Figure 18</w:t>
      </w:r>
      <w:r w:rsidR="00F40C78">
        <w:t xml:space="preserve">: </w:t>
      </w:r>
      <w:r w:rsidR="00ED553D" w:rsidRPr="00ED553D">
        <w:t>Showing Dot Leaders</w:t>
      </w:r>
      <w:r w:rsidR="00ED553D">
        <w:t xml:space="preserve"> 2</w:t>
      </w:r>
      <w:bookmarkEnd w:id="49"/>
    </w:p>
    <w:p w14:paraId="29EBFB18" w14:textId="77777777" w:rsidR="00BB6871" w:rsidRPr="00BB6871" w:rsidRDefault="00C447B6" w:rsidP="00321771">
      <w:pPr>
        <w:spacing w:after="0" w:line="240" w:lineRule="auto"/>
        <w:ind w:right="180"/>
        <w:rPr>
          <w:rFonts w:ascii="Gill Sans MT" w:hAnsi="Gill Sans MT"/>
        </w:rPr>
      </w:pPr>
      <w:r>
        <w:rPr>
          <w:noProof/>
        </w:rPr>
        <mc:AlternateContent>
          <mc:Choice Requires="wps">
            <w:drawing>
              <wp:anchor distT="0" distB="0" distL="114300" distR="114300" simplePos="0" relativeHeight="251658241" behindDoc="0" locked="0" layoutInCell="1" allowOverlap="1" wp14:anchorId="316FD3E5" wp14:editId="3C4F3116">
                <wp:simplePos x="0" y="0"/>
                <wp:positionH relativeFrom="column">
                  <wp:posOffset>4373880</wp:posOffset>
                </wp:positionH>
                <wp:positionV relativeFrom="paragraph">
                  <wp:posOffset>848995</wp:posOffset>
                </wp:positionV>
                <wp:extent cx="220980" cy="76200"/>
                <wp:effectExtent l="38100" t="38100" r="2667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220980" cy="762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5F7A0639" id="_x0000_t32" coordsize="21600,21600" o:spt="32" o:oned="t" path="m,l21600,21600e" filled="f">
                <v:path arrowok="t" fillok="f" o:connecttype="none"/>
                <o:lock v:ext="edit" shapetype="t"/>
              </v:shapetype>
              <v:shape id="Straight Arrow Connector 226" o:spid="_x0000_s1026" type="#_x0000_t32" style="position:absolute;margin-left:344.4pt;margin-top:66.85pt;width:17.4pt;height:6pt;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" strokecolor="#bc4542 [3045]" strokeweight="1.5pt">
                <v:stroke endarrow="block"/>
              </v:shape>
            </w:pict>
          </mc:Fallback>
        </mc:AlternateContent>
      </w:r>
      <w:r w:rsidR="00C40FFB">
        <w:rPr>
          <w:noProof/>
        </w:rPr>
        <w:drawing>
          <wp:inline distT="0" distB="0" distL="0" distR="0" wp14:anchorId="209C09EE" wp14:editId="451AF83A">
            <wp:extent cx="4448908" cy="9869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1108" cy="991896"/>
                    </a:xfrm>
                    <a:prstGeom prst="rect">
                      <a:avLst/>
                    </a:prstGeom>
                  </pic:spPr>
                </pic:pic>
              </a:graphicData>
            </a:graphic>
          </wp:inline>
        </w:drawing>
      </w:r>
    </w:p>
    <w:p w14:paraId="5D0CA29B" w14:textId="4E6E5158" w:rsidR="00BB6871" w:rsidRDefault="00BB6871" w:rsidP="00212871">
      <w:pPr>
        <w:pStyle w:val="ListParagraph"/>
        <w:numPr>
          <w:ilvl w:val="0"/>
          <w:numId w:val="47"/>
        </w:numPr>
        <w:spacing w:before="200"/>
        <w:ind w:left="720"/>
        <w:contextualSpacing w:val="0"/>
        <w:rPr>
          <w:rFonts w:ascii="Gill Sans MT" w:hAnsi="Gill Sans MT"/>
        </w:rPr>
      </w:pPr>
      <w:r w:rsidRPr="00BB6871">
        <w:rPr>
          <w:rFonts w:ascii="Gill Sans MT" w:hAnsi="Gill Sans MT"/>
        </w:rPr>
        <w:t>Under “Alignment</w:t>
      </w:r>
      <w:r w:rsidR="00F40C78">
        <w:rPr>
          <w:rFonts w:ascii="Gill Sans MT" w:hAnsi="Gill Sans MT"/>
        </w:rPr>
        <w:t>,</w:t>
      </w:r>
      <w:r w:rsidRPr="00BB6871">
        <w:rPr>
          <w:rFonts w:ascii="Gill Sans MT" w:hAnsi="Gill Sans MT"/>
        </w:rPr>
        <w:t>” choose “Fill” from the “Horizonta</w:t>
      </w:r>
      <w:r w:rsidR="00C40FFB">
        <w:rPr>
          <w:rFonts w:ascii="Gill Sans MT" w:hAnsi="Gill Sans MT"/>
        </w:rPr>
        <w:t xml:space="preserve">l” drop-down menu (Figure </w:t>
      </w:r>
      <w:r w:rsidR="00C40FFB" w:rsidRPr="00C447B6">
        <w:rPr>
          <w:rFonts w:ascii="Gill Sans MT" w:hAnsi="Gill Sans MT"/>
        </w:rPr>
        <w:t>19</w:t>
      </w:r>
      <w:r w:rsidRPr="00BB6871">
        <w:rPr>
          <w:rFonts w:ascii="Gill Sans MT" w:hAnsi="Gill Sans MT"/>
        </w:rPr>
        <w:t>).</w:t>
      </w:r>
    </w:p>
    <w:p w14:paraId="48C6FACF" w14:textId="77777777" w:rsidR="00321771" w:rsidRDefault="00321771" w:rsidP="00DA64E9">
      <w:pPr>
        <w:pStyle w:val="Figuretitle"/>
        <w:spacing w:before="0"/>
      </w:pPr>
      <w:bookmarkStart w:id="50" w:name="_Toc68599978"/>
      <w:r w:rsidRPr="00321771">
        <w:t xml:space="preserve">Figure 19: </w:t>
      </w:r>
      <w:r w:rsidR="00ED553D" w:rsidRPr="00ED553D">
        <w:t>Showing Dot Leaders</w:t>
      </w:r>
      <w:r w:rsidR="00ED553D">
        <w:t xml:space="preserve"> 3</w:t>
      </w:r>
      <w:bookmarkEnd w:id="50"/>
    </w:p>
    <w:p w14:paraId="1490C3A0" w14:textId="77777777" w:rsidR="00BB6871" w:rsidRDefault="00321771" w:rsidP="00321771">
      <w:pPr>
        <w:spacing w:after="0" w:line="240" w:lineRule="auto"/>
        <w:ind w:right="180"/>
        <w:rPr>
          <w:rFonts w:ascii="Gill Sans MT" w:hAnsi="Gill Sans MT"/>
        </w:rPr>
      </w:pPr>
      <w:r w:rsidRPr="00BB6871">
        <w:rPr>
          <w:rFonts w:ascii="Gill Sans MT" w:hAnsi="Gill Sans MT"/>
          <w:b/>
          <w:noProof/>
        </w:rPr>
        <w:drawing>
          <wp:inline distT="0" distB="0" distL="0" distR="0" wp14:anchorId="55FDE231" wp14:editId="36B19DBD">
            <wp:extent cx="2253343" cy="202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266120" cy="2037146"/>
                    </a:xfrm>
                    <a:prstGeom prst="rect">
                      <a:avLst/>
                    </a:prstGeom>
                  </pic:spPr>
                </pic:pic>
              </a:graphicData>
            </a:graphic>
          </wp:inline>
        </w:drawing>
      </w:r>
    </w:p>
    <w:p w14:paraId="10AD7E3C" w14:textId="77777777" w:rsidR="00174B03" w:rsidRPr="00321771" w:rsidRDefault="00687E50" w:rsidP="006A1158">
      <w:pPr>
        <w:pStyle w:val="Heading2"/>
        <w:spacing w:before="240"/>
      </w:pPr>
      <w:bookmarkStart w:id="51" w:name="_Toc416192934"/>
      <w:bookmarkStart w:id="52" w:name="_Toc68599955"/>
      <w:r>
        <w:lastRenderedPageBreak/>
        <w:t>7</w:t>
      </w:r>
      <w:r w:rsidR="00174B03">
        <w:t>.</w:t>
      </w:r>
      <w:r>
        <w:t>4</w:t>
      </w:r>
      <w:r w:rsidR="00174B03">
        <w:tab/>
      </w:r>
      <w:r w:rsidR="00174B03" w:rsidRPr="00321771">
        <w:t>Q</w:t>
      </w:r>
      <w:r w:rsidR="00212871">
        <w:t>uestion text space d</w:t>
      </w:r>
      <w:r w:rsidR="00174B03" w:rsidRPr="00321771">
        <w:t>isplays #N/A</w:t>
      </w:r>
      <w:bookmarkEnd w:id="51"/>
      <w:bookmarkEnd w:id="52"/>
    </w:p>
    <w:p w14:paraId="6AD0849C" w14:textId="77777777" w:rsidR="00174B03" w:rsidRDefault="00174B03" w:rsidP="00174B03">
      <w:pPr>
        <w:pStyle w:val="BodyText1"/>
      </w:pPr>
      <w:r w:rsidRPr="00BB6871">
        <w:t xml:space="preserve">Every question in the questionnaire must have a corresponding line in the </w:t>
      </w:r>
      <w:r>
        <w:t>T</w:t>
      </w:r>
      <w:r w:rsidRPr="00BB6871">
        <w:t>ranslation</w:t>
      </w:r>
      <w:r>
        <w:t>s</w:t>
      </w:r>
      <w:r w:rsidRPr="00BB6871">
        <w:t xml:space="preserve"> worksheet. If questions are renumbered or new questions are added, </w:t>
      </w:r>
      <w:r>
        <w:t>it is necessary</w:t>
      </w:r>
      <w:r w:rsidRPr="00BB6871">
        <w:t xml:space="preserve"> to update the </w:t>
      </w:r>
      <w:r>
        <w:t>T</w:t>
      </w:r>
      <w:r w:rsidRPr="00BB6871">
        <w:t>ranslation</w:t>
      </w:r>
      <w:r>
        <w:t>s</w:t>
      </w:r>
      <w:r w:rsidRPr="00BB6871">
        <w:t xml:space="preserve"> worksheet. The question number in the questionnaire must match the question number in the </w:t>
      </w:r>
      <w:r>
        <w:t>T</w:t>
      </w:r>
      <w:r w:rsidRPr="00BB6871">
        <w:t>ranslation</w:t>
      </w:r>
      <w:r>
        <w:t>s</w:t>
      </w:r>
      <w:r w:rsidRPr="00BB6871">
        <w:t xml:space="preserve"> worksheet. Question numbers are formatted as </w:t>
      </w:r>
      <w:r>
        <w:t>“</w:t>
      </w:r>
      <w:r w:rsidRPr="00BB6871">
        <w:t>General</w:t>
      </w:r>
      <w:r>
        <w:t>,”</w:t>
      </w:r>
      <w:r w:rsidRPr="00BB6871">
        <w:t xml:space="preserve"> which stores them as </w:t>
      </w:r>
      <w:r>
        <w:t xml:space="preserve">a </w:t>
      </w:r>
      <w:r w:rsidRPr="00BB6871">
        <w:t>number</w:t>
      </w:r>
      <w:r>
        <w:t xml:space="preserve"> and</w:t>
      </w:r>
      <w:r w:rsidRPr="00BB6871">
        <w:t xml:space="preserve"> not as text.</w:t>
      </w:r>
    </w:p>
    <w:p w14:paraId="5C7C3315" w14:textId="77777777" w:rsidR="00174B03" w:rsidRPr="00687E50" w:rsidRDefault="00174B03" w:rsidP="00687E50">
      <w:pPr>
        <w:pStyle w:val="BodyText1"/>
      </w:pPr>
      <w:r w:rsidRPr="00687E50">
        <w:t>If the question displays “#N/A” instead of the question text, this is because the question numbers cannot be found in the translation page of the questionnaire file. Copy the question number and text from the translation page in the original file and paste those cells after the last row with text in the translation page of the questionnaire file. When renumbering the questions, be sure to change the numbers in both the questionnaire section and the Translations worksheet.</w:t>
      </w:r>
    </w:p>
    <w:p w14:paraId="23C08160" w14:textId="77777777" w:rsidR="00BB6871" w:rsidRPr="00BB6871" w:rsidRDefault="0086035B" w:rsidP="00212871">
      <w:pPr>
        <w:pStyle w:val="Heading1"/>
        <w:rPr>
          <w:rFonts w:eastAsia="Arial"/>
        </w:rPr>
      </w:pPr>
      <w:bookmarkStart w:id="53" w:name="_Toc416192945"/>
      <w:bookmarkStart w:id="54" w:name="_Toc68599956"/>
      <w:r>
        <w:rPr>
          <w:rFonts w:eastAsia="Arial"/>
        </w:rPr>
        <w:t>8.</w:t>
      </w:r>
      <w:r>
        <w:rPr>
          <w:rFonts w:eastAsia="Arial"/>
        </w:rPr>
        <w:tab/>
      </w:r>
      <w:r w:rsidR="00BB6871" w:rsidRPr="00BB6871">
        <w:rPr>
          <w:rFonts w:eastAsia="Arial"/>
        </w:rPr>
        <w:t xml:space="preserve">Making </w:t>
      </w:r>
      <w:r w:rsidR="00212871">
        <w:rPr>
          <w:rFonts w:eastAsia="Arial"/>
        </w:rPr>
        <w:t>g</w:t>
      </w:r>
      <w:r w:rsidR="00BB6871" w:rsidRPr="00BB6871">
        <w:rPr>
          <w:rFonts w:eastAsia="Arial"/>
        </w:rPr>
        <w:t xml:space="preserve">lobal </w:t>
      </w:r>
      <w:r w:rsidR="00872B22">
        <w:rPr>
          <w:rFonts w:eastAsia="Arial"/>
        </w:rPr>
        <w:t>c</w:t>
      </w:r>
      <w:r w:rsidR="00BB6871" w:rsidRPr="00BB6871">
        <w:rPr>
          <w:rFonts w:eastAsia="Arial"/>
        </w:rPr>
        <w:t>hanges</w:t>
      </w:r>
      <w:bookmarkEnd w:id="53"/>
      <w:bookmarkEnd w:id="54"/>
    </w:p>
    <w:p w14:paraId="2B300410" w14:textId="77777777" w:rsidR="00BB6871" w:rsidRDefault="00BB6871" w:rsidP="00DA64E9">
      <w:pPr>
        <w:pStyle w:val="BodyText1"/>
      </w:pPr>
      <w:r w:rsidRPr="00BB6871">
        <w:t xml:space="preserve">To make changes that affect all the worksheets in a document at once—for instance, to change the header or footer for the entire document—right-click on any of the tabs at the bottom of the screen and choose </w:t>
      </w:r>
      <w:r w:rsidR="00F40C78">
        <w:t>“</w:t>
      </w:r>
      <w:r w:rsidRPr="00BB6871">
        <w:t>Select All Sheets.</w:t>
      </w:r>
      <w:r w:rsidR="00F40C78">
        <w:t>”</w:t>
      </w:r>
      <w:r w:rsidRPr="00BB6871">
        <w:t xml:space="preserve"> </w:t>
      </w:r>
      <w:r w:rsidRPr="00BB6871">
        <w:rPr>
          <w:b/>
          <w:bCs/>
        </w:rPr>
        <w:t>WARNING:</w:t>
      </w:r>
      <w:r w:rsidRPr="00BB6871">
        <w:t xml:space="preserve"> Any changes you make will apply to ALL sheets. This includes changes such as deleting cell contents, so be very careful what you do when multiple sheets are selected. Note that changing the header or footer with all worksheets selected will also apply the same page layout and scaling that are used in the current worksheet</w:t>
      </w:r>
      <w:r w:rsidR="00F40C78">
        <w:t>,</w:t>
      </w:r>
      <w:r w:rsidRPr="00BB6871">
        <w:t xml:space="preserve"> even if you only change the footer. Make global changes sparingly, if ever. It is generally a good idea to save your work before choosing </w:t>
      </w:r>
      <w:r w:rsidR="00F40C78">
        <w:t>“</w:t>
      </w:r>
      <w:r w:rsidRPr="00BB6871">
        <w:t>Select All Sheets</w:t>
      </w:r>
      <w:r w:rsidR="00F40C78">
        <w:t>”</w:t>
      </w:r>
      <w:r w:rsidRPr="00BB6871">
        <w:t xml:space="preserve"> in case </w:t>
      </w:r>
      <w:r w:rsidR="00F40C78">
        <w:t>you make a change that</w:t>
      </w:r>
      <w:r w:rsidRPr="00BB6871">
        <w:t xml:space="preserve"> you did not anticipate and do not want, </w:t>
      </w:r>
      <w:r w:rsidR="00F40C78">
        <w:t xml:space="preserve">so </w:t>
      </w:r>
      <w:r w:rsidRPr="00BB6871">
        <w:t xml:space="preserve">you can revert back to the previous version. When you have finished making changes, right-click on any worksheet and select </w:t>
      </w:r>
      <w:r w:rsidR="00F40C78">
        <w:t>“</w:t>
      </w:r>
      <w:r w:rsidRPr="00BB6871">
        <w:t>Ungroup Sheets</w:t>
      </w:r>
      <w:r w:rsidR="00F40C78">
        <w:t>”</w:t>
      </w:r>
      <w:r w:rsidRPr="00BB6871">
        <w:t xml:space="preserve"> from the menu</w:t>
      </w:r>
      <w:r w:rsidR="00F40C78">
        <w:t>;</w:t>
      </w:r>
      <w:r w:rsidRPr="00BB6871">
        <w:t xml:space="preserve"> otherwise, future changes to one worksheet will continue to be made to all grouped worksheets.</w:t>
      </w:r>
    </w:p>
    <w:p w14:paraId="6C189886" w14:textId="77777777" w:rsidR="00BB6871" w:rsidRPr="00BB6871" w:rsidRDefault="0086035B" w:rsidP="00212871">
      <w:pPr>
        <w:pStyle w:val="Heading1"/>
        <w:keepNext/>
        <w:widowControl/>
        <w:rPr>
          <w:rFonts w:eastAsia="Arial"/>
        </w:rPr>
      </w:pPr>
      <w:bookmarkStart w:id="55" w:name="_Toc416192946"/>
      <w:bookmarkStart w:id="56" w:name="_Toc68599957"/>
      <w:r>
        <w:rPr>
          <w:rFonts w:eastAsia="Arial"/>
        </w:rPr>
        <w:t>9.</w:t>
      </w:r>
      <w:r>
        <w:rPr>
          <w:rFonts w:eastAsia="Arial"/>
        </w:rPr>
        <w:tab/>
      </w:r>
      <w:r w:rsidR="00BB6871" w:rsidRPr="00BB6871">
        <w:rPr>
          <w:rFonts w:eastAsia="Arial"/>
        </w:rPr>
        <w:t xml:space="preserve">Skip </w:t>
      </w:r>
      <w:r w:rsidR="00212871">
        <w:rPr>
          <w:rFonts w:eastAsia="Arial"/>
        </w:rPr>
        <w:t>a</w:t>
      </w:r>
      <w:r w:rsidR="00BB6871" w:rsidRPr="00BB6871">
        <w:rPr>
          <w:rFonts w:eastAsia="Arial"/>
        </w:rPr>
        <w:t xml:space="preserve">rrows and </w:t>
      </w:r>
      <w:r w:rsidR="00212871">
        <w:rPr>
          <w:rFonts w:eastAsia="Arial"/>
        </w:rPr>
        <w:t>b</w:t>
      </w:r>
      <w:r w:rsidR="00BB6871" w:rsidRPr="00BB6871">
        <w:rPr>
          <w:rFonts w:eastAsia="Arial"/>
        </w:rPr>
        <w:t>oxes</w:t>
      </w:r>
      <w:bookmarkEnd w:id="55"/>
      <w:bookmarkEnd w:id="56"/>
    </w:p>
    <w:p w14:paraId="06A04E29" w14:textId="77777777" w:rsidR="00BB6871" w:rsidRPr="00BB6871" w:rsidRDefault="00BB6871" w:rsidP="00D0072A">
      <w:pPr>
        <w:pStyle w:val="BodyText1"/>
      </w:pPr>
      <w:r w:rsidRPr="00BB6871">
        <w:t xml:space="preserve">The skip arrows and filter boxes are Excel </w:t>
      </w:r>
      <w:r w:rsidR="00DD30D4">
        <w:t>s</w:t>
      </w:r>
      <w:r w:rsidRPr="00BB6871">
        <w:t xml:space="preserve">hapes. Simple skip arrows are one single line with an arrow at the end. More complex shapes, </w:t>
      </w:r>
      <w:r w:rsidR="00DD30D4">
        <w:t>such as</w:t>
      </w:r>
      <w:r w:rsidR="00DD30D4" w:rsidRPr="00BB6871">
        <w:t xml:space="preserve"> </w:t>
      </w:r>
      <w:r w:rsidRPr="00BB6871">
        <w:t xml:space="preserve">bracketed skips or filter boxes, are grouped objects. The </w:t>
      </w:r>
      <w:r w:rsidR="00DD30D4">
        <w:t>s</w:t>
      </w:r>
      <w:r w:rsidRPr="00BB6871">
        <w:t xml:space="preserve">hapes can be anchored to the cells they are in, which means </w:t>
      </w:r>
      <w:r w:rsidR="00DD30D4">
        <w:t xml:space="preserve">that </w:t>
      </w:r>
      <w:r w:rsidRPr="00BB6871">
        <w:t xml:space="preserve">they will move and size with that cell. </w:t>
      </w:r>
      <w:r w:rsidR="00DD30D4">
        <w:t>They</w:t>
      </w:r>
      <w:r w:rsidRPr="00BB6871">
        <w:t xml:space="preserve"> can also be set to move but not size with the cell, or be set to not move and not size. The skip arrows should all be set to </w:t>
      </w:r>
      <w:r w:rsidR="00DD30D4">
        <w:t>“</w:t>
      </w:r>
      <w:r w:rsidRPr="00BB6871">
        <w:t>Move and</w:t>
      </w:r>
      <w:r w:rsidR="0086035B">
        <w:t xml:space="preserve"> size with cells</w:t>
      </w:r>
      <w:r w:rsidR="00DD30D4">
        <w:t>”</w:t>
      </w:r>
      <w:r w:rsidR="0086035B">
        <w:t xml:space="preserve"> (</w:t>
      </w:r>
      <w:r w:rsidR="0086035B" w:rsidRPr="007E61BD">
        <w:t>Figure 20</w:t>
      </w:r>
      <w:r w:rsidRPr="007E61BD">
        <w:t>).</w:t>
      </w:r>
    </w:p>
    <w:p w14:paraId="4EE32993" w14:textId="77777777" w:rsidR="00BB6871" w:rsidRPr="00BB6871" w:rsidRDefault="0086035B" w:rsidP="00DA64E9">
      <w:pPr>
        <w:pStyle w:val="Figuretitle"/>
      </w:pPr>
      <w:bookmarkStart w:id="57" w:name="_Toc68599979"/>
      <w:r>
        <w:lastRenderedPageBreak/>
        <w:t>Figure 20</w:t>
      </w:r>
      <w:r w:rsidR="00DD30D4">
        <w:t xml:space="preserve">: </w:t>
      </w:r>
      <w:r w:rsidR="00ED553D" w:rsidRPr="00ED553D">
        <w:t>Move and Size Skip Arrows and Boxes</w:t>
      </w:r>
      <w:bookmarkEnd w:id="57"/>
    </w:p>
    <w:p w14:paraId="7BBECC75" w14:textId="77777777" w:rsidR="00BB6871" w:rsidRPr="00BB6871" w:rsidRDefault="0086035B" w:rsidP="00D0072A">
      <w:pPr>
        <w:rPr>
          <w:rFonts w:ascii="Gill Sans MT" w:eastAsia="Times New Roman" w:hAnsi="Gill Sans MT"/>
        </w:rPr>
      </w:pPr>
      <w:r>
        <w:rPr>
          <w:noProof/>
        </w:rPr>
        <w:drawing>
          <wp:inline distT="0" distB="0" distL="0" distR="0" wp14:anchorId="6584562E" wp14:editId="56FD3F3D">
            <wp:extent cx="3774192" cy="2313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74192" cy="2313709"/>
                    </a:xfrm>
                    <a:prstGeom prst="rect">
                      <a:avLst/>
                    </a:prstGeom>
                  </pic:spPr>
                </pic:pic>
              </a:graphicData>
            </a:graphic>
          </wp:inline>
        </w:drawing>
      </w:r>
    </w:p>
    <w:p w14:paraId="61B69F76" w14:textId="77777777" w:rsidR="0086035B" w:rsidRDefault="00BB6871" w:rsidP="00D0072A">
      <w:pPr>
        <w:pStyle w:val="BodyText1"/>
      </w:pPr>
      <w:r w:rsidRPr="00BB6871">
        <w:t xml:space="preserve">Unless you need </w:t>
      </w:r>
      <w:r w:rsidR="00DD30D4">
        <w:t>a</w:t>
      </w:r>
      <w:r w:rsidRPr="00BB6871">
        <w:t xml:space="preserve"> new skip arrow shape, there is no need to create skip arrows from scratch. It is easier to copy a skip arrow or filter box that looks like what you need and modify it. The easiest way to copy and paste </w:t>
      </w:r>
      <w:r w:rsidR="00DD30D4">
        <w:t>s</w:t>
      </w:r>
      <w:r w:rsidRPr="00BB6871">
        <w:t xml:space="preserve">hapes is to select the </w:t>
      </w:r>
      <w:r w:rsidR="00DD30D4">
        <w:t>s</w:t>
      </w:r>
      <w:r w:rsidRPr="00BB6871">
        <w:t xml:space="preserve">hape, not the cell. To select the </w:t>
      </w:r>
      <w:r w:rsidR="00DD30D4">
        <w:t>s</w:t>
      </w:r>
      <w:r w:rsidRPr="00BB6871">
        <w:t>hape only, move the mouse over the shape (a skip arrow, for example) and click when the mous</w:t>
      </w:r>
      <w:r w:rsidR="0086035B">
        <w:t>e becomes four black arrows (</w:t>
      </w:r>
      <w:r w:rsidR="0086035B" w:rsidRPr="007E61BD">
        <w:t>Figure 21</w:t>
      </w:r>
      <w:r w:rsidRPr="007E61BD">
        <w:t xml:space="preserve">). </w:t>
      </w:r>
    </w:p>
    <w:p w14:paraId="36104E8E" w14:textId="77777777" w:rsidR="00BB6871" w:rsidRDefault="0086035B" w:rsidP="00D0072A">
      <w:pPr>
        <w:pStyle w:val="Figuretitle"/>
      </w:pPr>
      <w:bookmarkStart w:id="58" w:name="_Toc68599980"/>
      <w:r>
        <w:t>Figure 21</w:t>
      </w:r>
      <w:r w:rsidR="00DD30D4">
        <w:t xml:space="preserve">: </w:t>
      </w:r>
      <w:r w:rsidR="00ED553D">
        <w:t xml:space="preserve">Changing </w:t>
      </w:r>
      <w:r w:rsidR="0087717A">
        <w:t>Shape of the Arrows and Boxes</w:t>
      </w:r>
      <w:bookmarkEnd w:id="58"/>
    </w:p>
    <w:p w14:paraId="2AA26B83" w14:textId="77777777" w:rsidR="006D7E15" w:rsidRPr="00BB6871" w:rsidRDefault="0087717A" w:rsidP="0086035B">
      <w:pPr>
        <w:rPr>
          <w:rFonts w:ascii="Gill Sans MT" w:eastAsia="Arial" w:hAnsi="Gill Sans MT"/>
          <w:b/>
          <w:bCs/>
        </w:rPr>
      </w:pPr>
      <w:r>
        <w:rPr>
          <w:noProof/>
        </w:rPr>
        <mc:AlternateContent>
          <mc:Choice Requires="wps">
            <w:drawing>
              <wp:anchor distT="0" distB="0" distL="114300" distR="114300" simplePos="0" relativeHeight="251658244" behindDoc="0" locked="0" layoutInCell="1" allowOverlap="1" wp14:anchorId="7E1C7FCD" wp14:editId="4C6FF05C">
                <wp:simplePos x="0" y="0"/>
                <wp:positionH relativeFrom="column">
                  <wp:posOffset>2994660</wp:posOffset>
                </wp:positionH>
                <wp:positionV relativeFrom="paragraph">
                  <wp:posOffset>598805</wp:posOffset>
                </wp:positionV>
                <wp:extent cx="267970" cy="152400"/>
                <wp:effectExtent l="38100" t="38100" r="17780" b="19050"/>
                <wp:wrapNone/>
                <wp:docPr id="236" name="Straight Arrow Connector 236"/>
                <wp:cNvGraphicFramePr/>
                <a:graphic xmlns:a="http://schemas.openxmlformats.org/drawingml/2006/main">
                  <a:graphicData uri="http://schemas.microsoft.com/office/word/2010/wordprocessingShape">
                    <wps:wsp>
                      <wps:cNvCnPr/>
                      <wps:spPr>
                        <a:xfrm flipH="1" flipV="1">
                          <a:off x="0" y="0"/>
                          <a:ext cx="267970" cy="1524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shape w14:anchorId="1A50C4C1" id="Straight Arrow Connector 236" o:spid="_x0000_s1026" type="#_x0000_t32" style="position:absolute;margin-left:235.8pt;margin-top:47.15pt;width:21.1pt;height:12pt;flip:x y;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" strokecolor="#bc4542 [3045]" strokeweight="1.5pt">
                <v:stroke endarrow="block"/>
              </v:shape>
            </w:pict>
          </mc:Fallback>
        </mc:AlternateContent>
      </w:r>
      <w:r w:rsidR="00DD30D4">
        <w:rPr>
          <w:noProof/>
        </w:rPr>
        <w:drawing>
          <wp:inline distT="0" distB="0" distL="0" distR="0" wp14:anchorId="1D25BF6F" wp14:editId="7D64D428">
            <wp:extent cx="3262630" cy="690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62630" cy="690880"/>
                    </a:xfrm>
                    <a:prstGeom prst="rect">
                      <a:avLst/>
                    </a:prstGeom>
                  </pic:spPr>
                </pic:pic>
              </a:graphicData>
            </a:graphic>
          </wp:inline>
        </w:drawing>
      </w:r>
    </w:p>
    <w:p w14:paraId="340356D5" w14:textId="77777777" w:rsidR="00BB6871" w:rsidRPr="006D7E15" w:rsidRDefault="00BB6871" w:rsidP="00D0072A">
      <w:pPr>
        <w:pStyle w:val="BodyText1"/>
        <w:rPr>
          <w:rFonts w:eastAsia="Arial"/>
          <w:b/>
          <w:bCs/>
        </w:rPr>
      </w:pPr>
      <w:r w:rsidRPr="00BB6871">
        <w:t xml:space="preserve">To modify an existing </w:t>
      </w:r>
      <w:r w:rsidR="00DD30D4">
        <w:t>s</w:t>
      </w:r>
      <w:r w:rsidRPr="00BB6871">
        <w:t xml:space="preserve">hape (for instance, to shorten the number of coding categories that are bracketed), select the </w:t>
      </w:r>
      <w:r w:rsidR="00DD30D4">
        <w:t>s</w:t>
      </w:r>
      <w:r w:rsidRPr="00BB6871">
        <w:t>hape and then click and hold a corner. This will resi</w:t>
      </w:r>
      <w:r w:rsidR="006D7E15">
        <w:t>ze the skip arrow.</w:t>
      </w:r>
    </w:p>
    <w:p w14:paraId="7F2705D6" w14:textId="5AD3120F" w:rsidR="00683ACF" w:rsidRDefault="00BB6871" w:rsidP="00D0072A">
      <w:pPr>
        <w:pStyle w:val="BodyText1"/>
      </w:pPr>
      <w:r w:rsidRPr="00BB6871">
        <w:t>To move individual lines within a bracketed skip arrow, click the skip arrow once to select</w:t>
      </w:r>
      <w:r w:rsidR="00DD30D4">
        <w:t xml:space="preserve"> it,</w:t>
      </w:r>
      <w:r w:rsidRPr="00BB6871">
        <w:t xml:space="preserve"> then click again on the part </w:t>
      </w:r>
      <w:r w:rsidR="00DD30D4">
        <w:t>that</w:t>
      </w:r>
      <w:r w:rsidR="00DD30D4" w:rsidRPr="00BB6871">
        <w:t xml:space="preserve"> </w:t>
      </w:r>
      <w:r w:rsidRPr="00BB6871">
        <w:t>you want to move. The larger grouped object will be outlined in dashed lines</w:t>
      </w:r>
      <w:r w:rsidR="00DD30D4">
        <w:t>, and</w:t>
      </w:r>
      <w:r w:rsidRPr="00BB6871">
        <w:t xml:space="preserve"> the component piece will be selected with white squares at the ends. Using the arrow keys, move the selected </w:t>
      </w:r>
      <w:r w:rsidR="006D7E15">
        <w:t>piece up or down</w:t>
      </w:r>
      <w:r w:rsidRPr="00BB6871">
        <w:t xml:space="preserve">. To delete a </w:t>
      </w:r>
      <w:r w:rsidR="00DD30D4">
        <w:t>s</w:t>
      </w:r>
      <w:r w:rsidRPr="00BB6871">
        <w:t>hape, click on it t</w:t>
      </w:r>
      <w:r w:rsidR="006D7E15">
        <w:t xml:space="preserve">o select it, and </w:t>
      </w:r>
      <w:r w:rsidR="00DD30D4">
        <w:t xml:space="preserve">click on </w:t>
      </w:r>
      <w:r w:rsidR="00212EA4">
        <w:t>“</w:t>
      </w:r>
      <w:r w:rsidR="006D7E15">
        <w:t>Delete.</w:t>
      </w:r>
      <w:r w:rsidR="00212EA4">
        <w:t>”</w:t>
      </w:r>
      <w:r w:rsidR="006D7E15">
        <w:t xml:space="preserve"> </w:t>
      </w:r>
      <w:bookmarkStart w:id="59" w:name="_Toc416192948"/>
    </w:p>
    <w:p w14:paraId="1717E87E" w14:textId="77777777" w:rsidR="00BB6871" w:rsidRPr="00BB6871" w:rsidRDefault="00683ACF" w:rsidP="00212871">
      <w:pPr>
        <w:pStyle w:val="Heading1"/>
        <w:keepNext/>
        <w:widowControl/>
      </w:pPr>
      <w:bookmarkStart w:id="60" w:name="_Toc68599958"/>
      <w:r>
        <w:t>1</w:t>
      </w:r>
      <w:r w:rsidR="00266FF6">
        <w:t>0</w:t>
      </w:r>
      <w:r>
        <w:t>.</w:t>
      </w:r>
      <w:r>
        <w:tab/>
      </w:r>
      <w:r w:rsidR="00BB6871" w:rsidRPr="00BB6871">
        <w:t xml:space="preserve">Version </w:t>
      </w:r>
      <w:r w:rsidR="00212871">
        <w:t>c</w:t>
      </w:r>
      <w:r w:rsidR="00BB6871" w:rsidRPr="00BB6871">
        <w:t>ontrol</w:t>
      </w:r>
      <w:bookmarkEnd w:id="59"/>
      <w:bookmarkEnd w:id="60"/>
    </w:p>
    <w:p w14:paraId="0B3EE618" w14:textId="77777777" w:rsidR="00BB6871" w:rsidRPr="00BB6871" w:rsidRDefault="00BB6871" w:rsidP="00D0072A">
      <w:pPr>
        <w:pStyle w:val="BodyText1"/>
      </w:pPr>
      <w:r w:rsidRPr="00BB6871">
        <w:t>The questionnaire will require many revisions during the questionnaire design process. Keeping careful records of the multiple files created is critical. Each time you save the Excel file, you should change the name of the file. The standard file name convention is:</w:t>
      </w:r>
    </w:p>
    <w:p w14:paraId="070DE2AA" w14:textId="77777777" w:rsidR="00BB6871" w:rsidRPr="00BB6871" w:rsidRDefault="006D7E15" w:rsidP="00BB6871">
      <w:pPr>
        <w:ind w:firstLine="720"/>
        <w:rPr>
          <w:rFonts w:ascii="Gill Sans MT" w:hAnsi="Gill Sans MT"/>
        </w:rPr>
      </w:pPr>
      <w:r>
        <w:rPr>
          <w:rFonts w:ascii="Gill Sans MT" w:hAnsi="Gill Sans MT"/>
        </w:rPr>
        <w:t>[</w:t>
      </w:r>
      <w:r w:rsidRPr="00BB6871">
        <w:rPr>
          <w:rFonts w:ascii="Gill Sans MT" w:hAnsi="Gill Sans MT"/>
        </w:rPr>
        <w:t>YYYY</w:t>
      </w:r>
      <w:r>
        <w:rPr>
          <w:rFonts w:ascii="Gill Sans MT" w:hAnsi="Gill Sans MT"/>
        </w:rPr>
        <w:t>MMDD</w:t>
      </w:r>
      <w:r w:rsidRPr="00BB6871">
        <w:rPr>
          <w:rFonts w:ascii="Gill Sans MT" w:hAnsi="Gill Sans MT"/>
        </w:rPr>
        <w:t>]</w:t>
      </w:r>
      <w:r>
        <w:rPr>
          <w:rFonts w:ascii="Gill Sans MT" w:hAnsi="Gill Sans MT"/>
        </w:rPr>
        <w:t>_</w:t>
      </w:r>
      <w:r w:rsidR="00393A08">
        <w:rPr>
          <w:rFonts w:ascii="Gill Sans MT" w:hAnsi="Gill Sans MT"/>
        </w:rPr>
        <w:t>ZOI SURVEY</w:t>
      </w:r>
      <w:r>
        <w:rPr>
          <w:rFonts w:ascii="Gill Sans MT" w:hAnsi="Gill Sans MT"/>
        </w:rPr>
        <w:t xml:space="preserve"> QUESTIONNAIRE_</w:t>
      </w:r>
      <w:proofErr w:type="gramStart"/>
      <w:r w:rsidR="00683ACF">
        <w:rPr>
          <w:rFonts w:ascii="Gill Sans MT" w:hAnsi="Gill Sans MT"/>
        </w:rPr>
        <w:t>V</w:t>
      </w:r>
      <w:r>
        <w:rPr>
          <w:rFonts w:ascii="Gill Sans MT" w:hAnsi="Gill Sans MT"/>
        </w:rPr>
        <w:t>[</w:t>
      </w:r>
      <w:proofErr w:type="gramEnd"/>
      <w:r>
        <w:rPr>
          <w:rFonts w:ascii="Gill Sans MT" w:hAnsi="Gill Sans MT"/>
        </w:rPr>
        <w:t>#.#]</w:t>
      </w:r>
    </w:p>
    <w:p w14:paraId="3ABD5339" w14:textId="77777777" w:rsidR="00BB6871" w:rsidRPr="00BB6871" w:rsidRDefault="00683ACF" w:rsidP="00632862">
      <w:pPr>
        <w:rPr>
          <w:rFonts w:ascii="Gill Sans MT" w:hAnsi="Gill Sans MT"/>
        </w:rPr>
      </w:pPr>
      <w:r>
        <w:rPr>
          <w:rFonts w:ascii="Gill Sans MT" w:hAnsi="Gill Sans MT"/>
        </w:rPr>
        <w:t>For example, 20180214</w:t>
      </w:r>
      <w:r w:rsidR="00BB6871" w:rsidRPr="00BB6871">
        <w:rPr>
          <w:rFonts w:ascii="Gill Sans MT" w:hAnsi="Gill Sans MT"/>
        </w:rPr>
        <w:t>_</w:t>
      </w:r>
      <w:r w:rsidR="00393A08">
        <w:rPr>
          <w:rFonts w:ascii="Gill Sans MT" w:hAnsi="Gill Sans MT"/>
        </w:rPr>
        <w:t>ZOI SURVEY</w:t>
      </w:r>
      <w:r>
        <w:rPr>
          <w:rFonts w:ascii="Gill Sans MT" w:hAnsi="Gill Sans MT"/>
        </w:rPr>
        <w:t xml:space="preserve"> QUESTIONNAIRE_V1.0</w:t>
      </w:r>
    </w:p>
    <w:p w14:paraId="0C2E85C8" w14:textId="77777777" w:rsidR="00BB6871" w:rsidRPr="00BB6871" w:rsidRDefault="00BB6871" w:rsidP="00D0072A">
      <w:pPr>
        <w:pStyle w:val="BodyText1"/>
      </w:pPr>
      <w:r w:rsidRPr="00BB6871">
        <w:lastRenderedPageBreak/>
        <w:t xml:space="preserve">The questionnaire also contains a place for two dates on the cover page. The Formatting Date is the date when changes were last made to the format, order, or structure of the questionnaire. This date should be changed when questions are added, removed, or reordered. The Language </w:t>
      </w:r>
      <w:r w:rsidR="00DD30D4">
        <w:t>D</w:t>
      </w:r>
      <w:r w:rsidRPr="00BB6871">
        <w:t xml:space="preserve">ate is populated using a formula. This is the date </w:t>
      </w:r>
      <w:r w:rsidRPr="007E61BD">
        <w:t xml:space="preserve">that is entered </w:t>
      </w:r>
      <w:r w:rsidRPr="00BB6871">
        <w:t xml:space="preserve">on the </w:t>
      </w:r>
      <w:r w:rsidR="00DA64E9">
        <w:t>T</w:t>
      </w:r>
      <w:r w:rsidRPr="00BB6871">
        <w:t>ranslation</w:t>
      </w:r>
      <w:r w:rsidR="00DA64E9">
        <w:t>s</w:t>
      </w:r>
      <w:r w:rsidRPr="00BB6871">
        <w:t xml:space="preserve"> worksheet and should reflect the latest version</w:t>
      </w:r>
      <w:r w:rsidR="006E3965">
        <w:t xml:space="preserve"> of each language (</w:t>
      </w:r>
      <w:r w:rsidR="006E3965" w:rsidRPr="007E61BD">
        <w:t>Figure 22</w:t>
      </w:r>
      <w:r w:rsidRPr="007E61BD">
        <w:t xml:space="preserve">). </w:t>
      </w:r>
    </w:p>
    <w:p w14:paraId="6FCEF57D" w14:textId="77777777" w:rsidR="00BB6871" w:rsidRPr="00BB6871" w:rsidRDefault="006E3965" w:rsidP="00D0072A">
      <w:pPr>
        <w:pStyle w:val="Figuretitle"/>
      </w:pPr>
      <w:bookmarkStart w:id="61" w:name="_Toc68599981"/>
      <w:r>
        <w:t>Figure 22</w:t>
      </w:r>
      <w:r w:rsidR="00DD30D4">
        <w:t xml:space="preserve">: </w:t>
      </w:r>
      <w:r w:rsidR="0087717A">
        <w:t>Version Control for Questionnaire and Formatted Languages</w:t>
      </w:r>
      <w:bookmarkEnd w:id="61"/>
      <w:r w:rsidR="0087717A">
        <w:t xml:space="preserve"> </w:t>
      </w:r>
    </w:p>
    <w:p w14:paraId="71ACA036" w14:textId="77777777" w:rsidR="00BB6871" w:rsidRPr="00BB6871" w:rsidRDefault="006E3965" w:rsidP="00D0072A">
      <w:pPr>
        <w:rPr>
          <w:rFonts w:ascii="Gill Sans MT" w:hAnsi="Gill Sans MT"/>
        </w:rPr>
      </w:pPr>
      <w:r>
        <w:rPr>
          <w:noProof/>
        </w:rPr>
        <w:drawing>
          <wp:inline distT="0" distB="0" distL="0" distR="0" wp14:anchorId="183F761B" wp14:editId="55A29976">
            <wp:extent cx="5943600" cy="1108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r w:rsidR="00BB6871" w:rsidRPr="00BB6871">
        <w:rPr>
          <w:rFonts w:ascii="Gill Sans MT" w:hAnsi="Gill Sans MT"/>
          <w:noProof/>
        </w:rPr>
        <w:t xml:space="preserve"> </w:t>
      </w:r>
    </w:p>
    <w:p w14:paraId="068B35BA" w14:textId="77777777" w:rsidR="006E3965" w:rsidRPr="00BB6871" w:rsidRDefault="006E3965" w:rsidP="00D0072A">
      <w:pPr>
        <w:pStyle w:val="BodyText1"/>
      </w:pPr>
      <w:r w:rsidRPr="00BB6871">
        <w:t xml:space="preserve">Formulas are used to populate the space reserved for each question text </w:t>
      </w:r>
      <w:r w:rsidR="00DD30D4">
        <w:t>in</w:t>
      </w:r>
      <w:r w:rsidR="00DD30D4" w:rsidRPr="00BB6871">
        <w:t xml:space="preserve"> </w:t>
      </w:r>
      <w:r w:rsidRPr="00BB6871">
        <w:t xml:space="preserve">the other Excel worksheets in the questionnaire. </w:t>
      </w:r>
      <w:r w:rsidR="00DD30D4">
        <w:t>You</w:t>
      </w:r>
      <w:r w:rsidRPr="00BB6871">
        <w:t xml:space="preserve"> can select the language on the cover page of the questionnaire, and the formulas will automatically update the question text using the selected language.</w:t>
      </w:r>
    </w:p>
    <w:p w14:paraId="2598C8A9" w14:textId="77777777" w:rsidR="00ED1CB7" w:rsidRPr="00BB6871" w:rsidRDefault="00BB6871" w:rsidP="00212871">
      <w:pPr>
        <w:pStyle w:val="Heading1"/>
      </w:pPr>
      <w:r w:rsidRPr="00BB6871">
        <w:br w:type="page"/>
      </w:r>
    </w:p>
    <w:p w14:paraId="7156B5B0" w14:textId="77777777" w:rsidR="00DF049C" w:rsidRPr="00BB6871" w:rsidRDefault="00DF049C" w:rsidP="00212871">
      <w:pPr>
        <w:pStyle w:val="Heading1"/>
      </w:pPr>
      <w:bookmarkStart w:id="62" w:name="_Toc68599959"/>
      <w:r w:rsidRPr="00BB6871">
        <w:lastRenderedPageBreak/>
        <w:t>Appendix A</w:t>
      </w:r>
      <w:r w:rsidR="00DD30D4">
        <w:t>:</w:t>
      </w:r>
      <w:r w:rsidR="00F20DDA">
        <w:t xml:space="preserve"> Printing</w:t>
      </w:r>
      <w:bookmarkEnd w:id="62"/>
    </w:p>
    <w:p w14:paraId="268506EB" w14:textId="77777777" w:rsidR="00DF049C" w:rsidRPr="00BB6871" w:rsidRDefault="00DF049C" w:rsidP="00D0072A">
      <w:pPr>
        <w:pStyle w:val="BodyText1"/>
      </w:pPr>
      <w:r w:rsidRPr="00BB6871">
        <w:t xml:space="preserve">Rather than printing directly from Excel to a printer, we suggest </w:t>
      </w:r>
      <w:r w:rsidR="00DD30D4">
        <w:t>creating</w:t>
      </w:r>
      <w:r w:rsidRPr="00BB6871">
        <w:t xml:space="preserve"> a PDF. There are many free PDF print drivers. To print the entire questionnaire</w:t>
      </w:r>
      <w:r w:rsidR="00DD30D4">
        <w:t>,</w:t>
      </w:r>
      <w:r w:rsidRPr="00BB6871">
        <w:t xml:space="preserve"> including the </w:t>
      </w:r>
      <w:r w:rsidR="00DD30D4">
        <w:t>T</w:t>
      </w:r>
      <w:r w:rsidRPr="00BB6871">
        <w:t>ranslation</w:t>
      </w:r>
      <w:r w:rsidR="00DD30D4">
        <w:t>s</w:t>
      </w:r>
      <w:r w:rsidRPr="00BB6871">
        <w:t xml:space="preserve"> worksheet, go to File &gt; Print, and under the Settings section, choose “Print Entire Workbook</w:t>
      </w:r>
      <w:r w:rsidR="00DD30D4">
        <w:t>,</w:t>
      </w:r>
      <w:r w:rsidRPr="00BB6871">
        <w:t xml:space="preserve">” </w:t>
      </w:r>
      <w:r w:rsidR="00DD30D4">
        <w:t xml:space="preserve">and </w:t>
      </w:r>
      <w:r w:rsidRPr="00BB6871">
        <w:t>then click</w:t>
      </w:r>
      <w:r w:rsidR="00DD30D4">
        <w:t xml:space="preserve"> on</w:t>
      </w:r>
      <w:r w:rsidRPr="00BB6871">
        <w:t xml:space="preserve"> </w:t>
      </w:r>
      <w:r w:rsidR="00DD30D4">
        <w:t>“</w:t>
      </w:r>
      <w:r w:rsidRPr="00BB6871">
        <w:t>Print.</w:t>
      </w:r>
      <w:r w:rsidR="00DD30D4">
        <w:t>”</w:t>
      </w:r>
      <w:r w:rsidRPr="00BB6871">
        <w:t xml:space="preserve"> </w:t>
      </w:r>
    </w:p>
    <w:p w14:paraId="58672116" w14:textId="228D07C4" w:rsidR="00DF049C" w:rsidRDefault="00DF049C" w:rsidP="00D0072A">
      <w:pPr>
        <w:pStyle w:val="BodyText1"/>
      </w:pPr>
      <w:r w:rsidRPr="00BB6871">
        <w:t xml:space="preserve">To print just the questionnaire, select all worksheets except </w:t>
      </w:r>
      <w:r w:rsidR="00DD30D4">
        <w:t>T</w:t>
      </w:r>
      <w:r w:rsidRPr="00BB6871">
        <w:t>ranslations</w:t>
      </w:r>
      <w:del w:id="63" w:author="Kaur, Jasbir" w:date="2021-04-05T19:04:00Z">
        <w:r w:rsidRPr="00BB6871" w:rsidDel="006819A3">
          <w:delText xml:space="preserve"> and </w:delText>
        </w:r>
        <w:r w:rsidR="00DD30D4" w:rsidDel="006819A3">
          <w:delText>R</w:delText>
        </w:r>
        <w:r w:rsidRPr="00BB6871" w:rsidDel="006819A3">
          <w:delText xml:space="preserve">eference </w:delText>
        </w:r>
        <w:r w:rsidR="00DD30D4" w:rsidDel="006819A3">
          <w:delText>D</w:delText>
        </w:r>
        <w:r w:rsidRPr="00BB6871" w:rsidDel="006819A3">
          <w:delText>ates</w:delText>
        </w:r>
      </w:del>
      <w:r w:rsidR="00DD30D4">
        <w:t>.</w:t>
      </w:r>
      <w:r w:rsidRPr="00BB6871">
        <w:t xml:space="preserve"> Selected worksheets (tabs) will be a lighter color</w:t>
      </w:r>
      <w:r w:rsidR="00BB6871" w:rsidRPr="00BB6871">
        <w:t xml:space="preserve"> (</w:t>
      </w:r>
      <w:r w:rsidRPr="007E61BD">
        <w:t xml:space="preserve">Figure </w:t>
      </w:r>
      <w:r w:rsidR="006E3965" w:rsidRPr="007E61BD">
        <w:t>A1</w:t>
      </w:r>
      <w:r w:rsidRPr="007E61BD">
        <w:t xml:space="preserve">). </w:t>
      </w:r>
    </w:p>
    <w:p w14:paraId="076D4048" w14:textId="77777777" w:rsidR="006E3965" w:rsidRPr="006E3965" w:rsidRDefault="006E3965" w:rsidP="00D0072A">
      <w:pPr>
        <w:pStyle w:val="Figuretitle"/>
      </w:pPr>
      <w:bookmarkStart w:id="64" w:name="_Toc68599982"/>
      <w:r w:rsidRPr="006E3965">
        <w:t>Figure A1</w:t>
      </w:r>
      <w:r w:rsidR="00DD30D4">
        <w:t xml:space="preserve">: </w:t>
      </w:r>
      <w:r w:rsidR="0087717A">
        <w:t>Selecting Worksheet Tabs for Printing</w:t>
      </w:r>
      <w:bookmarkEnd w:id="64"/>
    </w:p>
    <w:p w14:paraId="0547C43B" w14:textId="77777777" w:rsidR="00F20DDA" w:rsidRDefault="00DD30D4" w:rsidP="00F20DDA">
      <w:pPr>
        <w:rPr>
          <w:rFonts w:ascii="Gill Sans MT" w:eastAsia="Times New Roman" w:hAnsi="Gill Sans MT"/>
        </w:rPr>
      </w:pPr>
      <w:r w:rsidRPr="006E3965">
        <w:rPr>
          <w:b/>
          <w:noProof/>
        </w:rPr>
        <w:drawing>
          <wp:inline distT="0" distB="0" distL="0" distR="0" wp14:anchorId="19AAB27F" wp14:editId="795685CD">
            <wp:extent cx="5943600" cy="23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31140"/>
                    </a:xfrm>
                    <a:prstGeom prst="rect">
                      <a:avLst/>
                    </a:prstGeom>
                  </pic:spPr>
                </pic:pic>
              </a:graphicData>
            </a:graphic>
          </wp:inline>
        </w:drawing>
      </w:r>
    </w:p>
    <w:p w14:paraId="2D3FB625" w14:textId="77777777" w:rsidR="00DF049C" w:rsidRDefault="00DF049C" w:rsidP="00D0072A">
      <w:pPr>
        <w:pStyle w:val="BodyText1"/>
      </w:pPr>
      <w:r w:rsidRPr="00BB6871">
        <w:t xml:space="preserve">If you want to print just one section of the questionnaire, you can choose the “Print Active Sheets” button. </w:t>
      </w:r>
      <w:r w:rsidR="00DD30D4">
        <w:t>The</w:t>
      </w:r>
      <w:r w:rsidRPr="00BB6871">
        <w:t xml:space="preserve"> page numbering</w:t>
      </w:r>
      <w:r w:rsidR="00DD30D4">
        <w:t>, however,</w:t>
      </w:r>
      <w:r w:rsidRPr="00BB6871">
        <w:t xml:space="preserve"> will not reflect the actual questionnaire page numbers. To print just part of the questionnaire with the correct page numbers, go to File &gt; Print, but </w:t>
      </w:r>
      <w:r w:rsidR="00DD30D4">
        <w:t>do not</w:t>
      </w:r>
      <w:r w:rsidR="00DD30D4" w:rsidRPr="00BB6871">
        <w:t xml:space="preserve"> </w:t>
      </w:r>
      <w:r w:rsidRPr="00BB6871">
        <w:t>choose “Print Active Sheets</w:t>
      </w:r>
      <w:r w:rsidR="00DD30D4">
        <w:t>.</w:t>
      </w:r>
      <w:r w:rsidRPr="00BB6871">
        <w:t>” Instead, choose “Print Entire Workbook</w:t>
      </w:r>
      <w:r w:rsidR="00DD30D4">
        <w:t>,</w:t>
      </w:r>
      <w:r w:rsidRPr="00BB6871">
        <w:t>”</w:t>
      </w:r>
      <w:r w:rsidR="00DD30D4">
        <w:t xml:space="preserve"> and</w:t>
      </w:r>
      <w:r w:rsidRPr="00BB6871">
        <w:t xml:space="preserve"> then click the pages in preview and determine which page numbers you </w:t>
      </w:r>
      <w:r w:rsidR="00DD30D4">
        <w:t>want</w:t>
      </w:r>
      <w:r w:rsidR="00DD30D4" w:rsidRPr="00BB6871">
        <w:t xml:space="preserve"> </w:t>
      </w:r>
      <w:r w:rsidRPr="00BB6871">
        <w:t xml:space="preserve">to print. When you know what pages you need, enter the page numbers you want under “Pages” and click </w:t>
      </w:r>
      <w:r w:rsidR="00DD30D4">
        <w:t>on “</w:t>
      </w:r>
      <w:r w:rsidRPr="00BB6871">
        <w:t>Print</w:t>
      </w:r>
      <w:r w:rsidR="00DD30D4">
        <w:t>”</w:t>
      </w:r>
      <w:r w:rsidR="00BB6871" w:rsidRPr="00BB6871">
        <w:t xml:space="preserve"> (</w:t>
      </w:r>
      <w:r w:rsidRPr="007E61BD">
        <w:t xml:space="preserve">Figure </w:t>
      </w:r>
      <w:r w:rsidR="006E3965" w:rsidRPr="007E61BD">
        <w:t>A2</w:t>
      </w:r>
      <w:r w:rsidRPr="007E61BD">
        <w:t>).</w:t>
      </w:r>
    </w:p>
    <w:p w14:paraId="003B7174" w14:textId="77777777" w:rsidR="00DA64E9" w:rsidRDefault="00DA64E9" w:rsidP="00DA64E9">
      <w:pPr>
        <w:pStyle w:val="Figuretitle"/>
        <w:spacing w:before="0"/>
      </w:pPr>
      <w:bookmarkStart w:id="65" w:name="_Toc68599983"/>
      <w:r>
        <w:t xml:space="preserve">Figure A2: </w:t>
      </w:r>
      <w:r w:rsidR="0087717A">
        <w:t>Printing the Worksheets</w:t>
      </w:r>
      <w:bookmarkEnd w:id="65"/>
    </w:p>
    <w:p w14:paraId="037C119D" w14:textId="77777777" w:rsidR="00DA64E9" w:rsidRPr="00BB6871" w:rsidRDefault="00DA64E9" w:rsidP="00D0072A">
      <w:pPr>
        <w:pStyle w:val="BodyText1"/>
      </w:pPr>
      <w:r>
        <w:rPr>
          <w:noProof/>
        </w:rPr>
        <w:drawing>
          <wp:inline distT="0" distB="0" distL="0" distR="0" wp14:anchorId="642E37B5" wp14:editId="5C1C1410">
            <wp:extent cx="1744980" cy="25425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744980" cy="2542540"/>
                    </a:xfrm>
                    <a:prstGeom prst="rect">
                      <a:avLst/>
                    </a:prstGeom>
                  </pic:spPr>
                </pic:pic>
              </a:graphicData>
            </a:graphic>
          </wp:inline>
        </w:drawing>
      </w:r>
    </w:p>
    <w:p w14:paraId="49BC566E" w14:textId="77777777" w:rsidR="00DF049C" w:rsidRPr="00BB6871" w:rsidRDefault="00BB6871" w:rsidP="00A66A77">
      <w:pPr>
        <w:pStyle w:val="BodyText1"/>
      </w:pPr>
      <w:bookmarkStart w:id="66" w:name="_Toc416192951"/>
      <w:r w:rsidRPr="00A66A77">
        <w:rPr>
          <w:b/>
        </w:rPr>
        <w:t>If t</w:t>
      </w:r>
      <w:r w:rsidR="00DF049C" w:rsidRPr="00A66A77">
        <w:rPr>
          <w:b/>
        </w:rPr>
        <w:t>he PDF file creation software prompts for multiple files</w:t>
      </w:r>
      <w:r w:rsidR="00DD30D4" w:rsidRPr="00A66A77">
        <w:rPr>
          <w:b/>
        </w:rPr>
        <w:t>:</w:t>
      </w:r>
      <w:bookmarkEnd w:id="66"/>
    </w:p>
    <w:p w14:paraId="594C8A1E" w14:textId="18565435" w:rsidR="00DF049C" w:rsidRPr="00BB6871" w:rsidRDefault="00DF049C" w:rsidP="00DF049C">
      <w:pPr>
        <w:rPr>
          <w:rFonts w:ascii="Gill Sans MT" w:eastAsia="Times New Roman" w:hAnsi="Gill Sans MT"/>
        </w:rPr>
      </w:pPr>
      <w:r w:rsidRPr="00BB6871">
        <w:rPr>
          <w:rFonts w:ascii="Gill Sans MT" w:hAnsi="Gill Sans MT"/>
        </w:rPr>
        <w:t xml:space="preserve">When printing the entire workbook, you may encounter a problem including the </w:t>
      </w:r>
      <w:r w:rsidR="00DD30D4">
        <w:rPr>
          <w:rFonts w:ascii="Gill Sans MT" w:hAnsi="Gill Sans MT"/>
        </w:rPr>
        <w:t>T</w:t>
      </w:r>
      <w:r w:rsidRPr="00BB6871">
        <w:rPr>
          <w:rFonts w:ascii="Gill Sans MT" w:hAnsi="Gill Sans MT"/>
        </w:rPr>
        <w:t xml:space="preserve">ranslations </w:t>
      </w:r>
      <w:del w:id="67" w:author="Kaur, Jasbir" w:date="2021-04-05T19:04:00Z">
        <w:r w:rsidRPr="00BB6871" w:rsidDel="006819A3">
          <w:rPr>
            <w:rFonts w:ascii="Gill Sans MT" w:hAnsi="Gill Sans MT"/>
          </w:rPr>
          <w:delText xml:space="preserve">and </w:delText>
        </w:r>
        <w:r w:rsidR="00DD30D4" w:rsidDel="006819A3">
          <w:rPr>
            <w:rFonts w:ascii="Gill Sans MT" w:hAnsi="Gill Sans MT"/>
          </w:rPr>
          <w:delText>R</w:delText>
        </w:r>
        <w:r w:rsidRPr="00BB6871" w:rsidDel="006819A3">
          <w:rPr>
            <w:rFonts w:ascii="Gill Sans MT" w:hAnsi="Gill Sans MT"/>
          </w:rPr>
          <w:delText xml:space="preserve">eference </w:delText>
        </w:r>
        <w:r w:rsidR="00DD30D4" w:rsidDel="006819A3">
          <w:rPr>
            <w:rFonts w:ascii="Gill Sans MT" w:hAnsi="Gill Sans MT"/>
          </w:rPr>
          <w:delText>D</w:delText>
        </w:r>
        <w:r w:rsidRPr="00BB6871" w:rsidDel="006819A3">
          <w:rPr>
            <w:rFonts w:ascii="Gill Sans MT" w:hAnsi="Gill Sans MT"/>
          </w:rPr>
          <w:delText xml:space="preserve">ates </w:delText>
        </w:r>
      </w:del>
      <w:r w:rsidRPr="00BB6871">
        <w:rPr>
          <w:rFonts w:ascii="Gill Sans MT" w:hAnsi="Gill Sans MT"/>
        </w:rPr>
        <w:t>worksheet</w:t>
      </w:r>
      <w:del w:id="68" w:author="Kaur, Jasbir" w:date="2021-04-05T19:04:00Z">
        <w:r w:rsidRPr="00BB6871" w:rsidDel="006819A3">
          <w:rPr>
            <w:rFonts w:ascii="Gill Sans MT" w:hAnsi="Gill Sans MT"/>
          </w:rPr>
          <w:delText>s</w:delText>
        </w:r>
      </w:del>
      <w:r w:rsidRPr="00BB6871">
        <w:rPr>
          <w:rFonts w:ascii="Gill Sans MT" w:hAnsi="Gill Sans MT"/>
        </w:rPr>
        <w:t xml:space="preserve">. The print format of these worksheets is set differently </w:t>
      </w:r>
      <w:r w:rsidR="00DD30D4">
        <w:rPr>
          <w:rFonts w:ascii="Gill Sans MT" w:hAnsi="Gill Sans MT"/>
        </w:rPr>
        <w:t>from</w:t>
      </w:r>
      <w:r w:rsidR="00DD30D4" w:rsidRPr="00BB6871">
        <w:rPr>
          <w:rFonts w:ascii="Gill Sans MT" w:hAnsi="Gill Sans MT"/>
        </w:rPr>
        <w:t xml:space="preserve"> </w:t>
      </w:r>
      <w:r w:rsidRPr="00BB6871">
        <w:rPr>
          <w:rFonts w:ascii="Gill Sans MT" w:hAnsi="Gill Sans MT"/>
        </w:rPr>
        <w:t>the other worksheets. Th</w:t>
      </w:r>
      <w:r w:rsidR="00C447B6">
        <w:rPr>
          <w:rFonts w:ascii="Gill Sans MT" w:hAnsi="Gill Sans MT"/>
        </w:rPr>
        <w:t>e PDF creation software will pause</w:t>
      </w:r>
      <w:r w:rsidRPr="00BB6871">
        <w:rPr>
          <w:rFonts w:ascii="Gill Sans MT" w:hAnsi="Gill Sans MT"/>
        </w:rPr>
        <w:t xml:space="preserve"> the print job at this point, prompting you to create an additional file. If this happens, click </w:t>
      </w:r>
      <w:r w:rsidR="00DD30D4">
        <w:rPr>
          <w:rFonts w:ascii="Gill Sans MT" w:hAnsi="Gill Sans MT"/>
        </w:rPr>
        <w:t xml:space="preserve">on </w:t>
      </w:r>
      <w:r w:rsidR="00615187">
        <w:rPr>
          <w:rFonts w:ascii="Gill Sans MT" w:hAnsi="Gill Sans MT"/>
        </w:rPr>
        <w:t>“C</w:t>
      </w:r>
      <w:r w:rsidRPr="00BB6871">
        <w:rPr>
          <w:rFonts w:ascii="Gill Sans MT" w:hAnsi="Gill Sans MT"/>
        </w:rPr>
        <w:t>ancel</w:t>
      </w:r>
      <w:r w:rsidR="00615187">
        <w:rPr>
          <w:rFonts w:ascii="Gill Sans MT" w:hAnsi="Gill Sans MT"/>
        </w:rPr>
        <w:t>”</w:t>
      </w:r>
      <w:r w:rsidRPr="00BB6871">
        <w:rPr>
          <w:rFonts w:ascii="Gill Sans MT" w:hAnsi="Gill Sans MT"/>
        </w:rPr>
        <w:t xml:space="preserve"> </w:t>
      </w:r>
      <w:r w:rsidR="00DD30D4">
        <w:rPr>
          <w:rFonts w:ascii="Gill Sans MT" w:hAnsi="Gill Sans MT"/>
        </w:rPr>
        <w:t>for</w:t>
      </w:r>
      <w:r w:rsidR="00DD30D4" w:rsidRPr="00BB6871">
        <w:rPr>
          <w:rFonts w:ascii="Gill Sans MT" w:hAnsi="Gill Sans MT"/>
        </w:rPr>
        <w:t xml:space="preserve"> </w:t>
      </w:r>
      <w:r w:rsidRPr="00BB6871">
        <w:rPr>
          <w:rFonts w:ascii="Gill Sans MT" w:hAnsi="Gill Sans MT"/>
        </w:rPr>
        <w:t xml:space="preserve">the second file name prompt. The first print request will create a file with the questionnaire worksheets excluding these two worksheets. </w:t>
      </w:r>
    </w:p>
    <w:p w14:paraId="685B97E2" w14:textId="77777777" w:rsidR="00DF049C" w:rsidRPr="00A66A77" w:rsidRDefault="00BB6871" w:rsidP="00DA64E9">
      <w:pPr>
        <w:pStyle w:val="BodyText1"/>
        <w:keepNext/>
        <w:rPr>
          <w:b/>
        </w:rPr>
      </w:pPr>
      <w:bookmarkStart w:id="69" w:name="_Toc416192952"/>
      <w:r w:rsidRPr="00A66A77">
        <w:rPr>
          <w:b/>
        </w:rPr>
        <w:lastRenderedPageBreak/>
        <w:t>If</w:t>
      </w:r>
      <w:r w:rsidR="00DF049C" w:rsidRPr="00A66A77">
        <w:rPr>
          <w:b/>
        </w:rPr>
        <w:t xml:space="preserve"> skip arrows print in different locations than how they appear on the screen</w:t>
      </w:r>
      <w:bookmarkEnd w:id="69"/>
      <w:r w:rsidR="00DD30D4" w:rsidRPr="00A66A77">
        <w:rPr>
          <w:b/>
        </w:rPr>
        <w:t>:</w:t>
      </w:r>
    </w:p>
    <w:p w14:paraId="1CDEA407" w14:textId="77777777" w:rsidR="00DF049C" w:rsidRPr="00BB6871" w:rsidRDefault="00DF049C" w:rsidP="00DF049C">
      <w:pPr>
        <w:rPr>
          <w:rFonts w:ascii="Gill Sans MT" w:eastAsia="Times New Roman" w:hAnsi="Gill Sans MT"/>
        </w:rPr>
      </w:pPr>
      <w:r w:rsidRPr="00BB6871">
        <w:rPr>
          <w:rFonts w:ascii="Gill Sans MT" w:hAnsi="Gill Sans MT"/>
        </w:rPr>
        <w:t xml:space="preserve">The skip arrows are Excel </w:t>
      </w:r>
      <w:r w:rsidR="00DD30D4">
        <w:rPr>
          <w:rFonts w:ascii="Gill Sans MT" w:hAnsi="Gill Sans MT"/>
        </w:rPr>
        <w:t>o</w:t>
      </w:r>
      <w:r w:rsidRPr="00BB6871">
        <w:rPr>
          <w:rFonts w:ascii="Gill Sans MT" w:hAnsi="Gill Sans MT"/>
        </w:rPr>
        <w:t>bjects</w:t>
      </w:r>
      <w:r w:rsidRPr="00BB6871">
        <w:rPr>
          <w:rFonts w:ascii="Gill Sans MT" w:eastAsia="Times New Roman" w:hAnsi="Gill Sans MT"/>
        </w:rPr>
        <w:t xml:space="preserve"> and their placement is determined by the print driver. If the skip arrows are shifting when printing directly to a printer, first create a PDF of the questionnaire in Excel and then print the PDF file. You can use Adobe or any free PDF creator software. </w:t>
      </w:r>
    </w:p>
    <w:p w14:paraId="24475BBD" w14:textId="77777777" w:rsidR="00DF049C" w:rsidRPr="00A66A77" w:rsidRDefault="00BB6871" w:rsidP="00A66A77">
      <w:pPr>
        <w:pStyle w:val="BodyText1"/>
        <w:rPr>
          <w:b/>
        </w:rPr>
      </w:pPr>
      <w:bookmarkStart w:id="70" w:name="_Toc416192953"/>
      <w:r w:rsidRPr="00A66A77">
        <w:rPr>
          <w:b/>
        </w:rPr>
        <w:t>If</w:t>
      </w:r>
      <w:r w:rsidR="00DF049C" w:rsidRPr="00A66A77">
        <w:rPr>
          <w:b/>
        </w:rPr>
        <w:t xml:space="preserve"> the page prints out too small, with very small text, boxes, and arrows</w:t>
      </w:r>
      <w:bookmarkEnd w:id="70"/>
      <w:r w:rsidR="00A4193C" w:rsidRPr="00A66A77">
        <w:rPr>
          <w:b/>
        </w:rPr>
        <w:t>:</w:t>
      </w:r>
    </w:p>
    <w:p w14:paraId="6097282B" w14:textId="77777777" w:rsidR="00DF049C" w:rsidRPr="00BB6871" w:rsidRDefault="00DF049C" w:rsidP="00DF049C">
      <w:pPr>
        <w:rPr>
          <w:rFonts w:ascii="Gill Sans MT" w:eastAsia="Times New Roman" w:hAnsi="Gill Sans MT"/>
        </w:rPr>
      </w:pPr>
      <w:r w:rsidRPr="00BB6871">
        <w:rPr>
          <w:rFonts w:ascii="Gill Sans MT" w:hAnsi="Gill Sans MT"/>
        </w:rPr>
        <w:t xml:space="preserve">If the manual page breaks are too far apart and allow the page to include too many questions, Excel will automatically reduce the scale of the output to fit the page. </w:t>
      </w:r>
      <w:r w:rsidRPr="00BB6871">
        <w:rPr>
          <w:rFonts w:ascii="Gill Sans MT" w:eastAsia="Times New Roman" w:hAnsi="Gill Sans MT"/>
        </w:rPr>
        <w:t xml:space="preserve">Under Page Layout, check the Scale. If the scale is less than 100%, change the scale and adjust the page breaks. All worksheets in the Model Questionnaires have been formatted at 100% (except the household schedule) and to fill the maximum space on both an 8.5” x 11” and an A4 piece of paper. </w:t>
      </w:r>
    </w:p>
    <w:p w14:paraId="21ECD08A" w14:textId="77777777" w:rsidR="00DF049C" w:rsidRPr="00A66A77" w:rsidRDefault="00BB6871" w:rsidP="00A66A77">
      <w:pPr>
        <w:pStyle w:val="BodyText1"/>
        <w:rPr>
          <w:b/>
        </w:rPr>
      </w:pPr>
      <w:bookmarkStart w:id="71" w:name="_Toc416192954"/>
      <w:r w:rsidRPr="00A66A77">
        <w:rPr>
          <w:b/>
        </w:rPr>
        <w:t xml:space="preserve">If </w:t>
      </w:r>
      <w:r w:rsidR="00DF049C" w:rsidRPr="00A66A77">
        <w:rPr>
          <w:b/>
        </w:rPr>
        <w:t>the last border on a page shows on screen but does not print</w:t>
      </w:r>
      <w:bookmarkEnd w:id="71"/>
      <w:r w:rsidR="00A4193C" w:rsidRPr="00A66A77">
        <w:rPr>
          <w:b/>
        </w:rPr>
        <w:t>:</w:t>
      </w:r>
    </w:p>
    <w:p w14:paraId="15090C96" w14:textId="09BA7258" w:rsidR="00DF049C" w:rsidRDefault="00DF049C" w:rsidP="00BB6871">
      <w:pPr>
        <w:rPr>
          <w:rFonts w:ascii="Gill Sans MT" w:hAnsi="Gill Sans MT"/>
        </w:rPr>
      </w:pPr>
      <w:r w:rsidRPr="00BB6871">
        <w:rPr>
          <w:rFonts w:ascii="Gill Sans MT" w:eastAsia="Times New Roman" w:hAnsi="Gill Sans MT"/>
        </w:rPr>
        <w:t>Another common printing problem is that the line below a question shows on screen b</w:t>
      </w:r>
      <w:r w:rsidR="00E76678">
        <w:rPr>
          <w:rFonts w:ascii="Gill Sans MT" w:eastAsia="Times New Roman" w:hAnsi="Gill Sans MT"/>
        </w:rPr>
        <w:t xml:space="preserve">ut does not print. </w:t>
      </w:r>
      <w:r w:rsidRPr="00BB6871">
        <w:rPr>
          <w:rFonts w:ascii="Gill Sans MT" w:hAnsi="Gill Sans MT"/>
        </w:rPr>
        <w:t xml:space="preserve">The last row before the page break must have a bottom border. If the first row after the page break contains a top border only, the print preview will look correct but the </w:t>
      </w:r>
      <w:r w:rsidR="00615187">
        <w:rPr>
          <w:rFonts w:ascii="Gill Sans MT" w:hAnsi="Gill Sans MT"/>
        </w:rPr>
        <w:t>printout</w:t>
      </w:r>
      <w:r w:rsidRPr="00BB6871">
        <w:rPr>
          <w:rFonts w:ascii="Gill Sans MT" w:hAnsi="Gill Sans MT"/>
        </w:rPr>
        <w:t xml:space="preserve"> will be incorrect. </w:t>
      </w:r>
      <w:r w:rsidRPr="007E61BD">
        <w:rPr>
          <w:rFonts w:ascii="Gill Sans MT" w:hAnsi="Gill Sans MT"/>
        </w:rPr>
        <w:t xml:space="preserve">Check the borders by selecting the last row on a page, which is the row just before the page break. Ensure that a bottom border is applied (Figure </w:t>
      </w:r>
      <w:r w:rsidR="00A4193C" w:rsidRPr="007E61BD">
        <w:rPr>
          <w:rFonts w:ascii="Gill Sans MT" w:hAnsi="Gill Sans MT"/>
        </w:rPr>
        <w:t>A3</w:t>
      </w:r>
      <w:r w:rsidRPr="007E61BD">
        <w:rPr>
          <w:rFonts w:ascii="Gill Sans MT" w:hAnsi="Gill Sans MT"/>
        </w:rPr>
        <w:t xml:space="preserve">). </w:t>
      </w:r>
    </w:p>
    <w:p w14:paraId="173490CA" w14:textId="77777777" w:rsidR="00A4193C" w:rsidRPr="00E76678" w:rsidRDefault="00A4193C" w:rsidP="00D0072A">
      <w:pPr>
        <w:pStyle w:val="Figuretitle"/>
        <w:rPr>
          <w:rFonts w:eastAsia="Times New Roman"/>
        </w:rPr>
      </w:pPr>
      <w:bookmarkStart w:id="72" w:name="_Toc68599984"/>
      <w:r>
        <w:t xml:space="preserve">Figure A3: </w:t>
      </w:r>
      <w:r w:rsidR="0087717A">
        <w:t>Applying Border for Printing</w:t>
      </w:r>
      <w:bookmarkEnd w:id="72"/>
    </w:p>
    <w:p w14:paraId="56A354FF" w14:textId="77777777" w:rsidR="00DF049C" w:rsidRPr="00BB6871" w:rsidRDefault="00F20DDA" w:rsidP="00D0072A">
      <w:pPr>
        <w:rPr>
          <w:rFonts w:ascii="Gill Sans MT" w:eastAsia="Times New Roman" w:hAnsi="Gill Sans MT"/>
        </w:rPr>
      </w:pPr>
      <w:r>
        <w:rPr>
          <w:noProof/>
        </w:rPr>
        <w:drawing>
          <wp:inline distT="0" distB="0" distL="0" distR="0" wp14:anchorId="3D09BF80" wp14:editId="3D1F65D2">
            <wp:extent cx="3459480" cy="3065145"/>
            <wp:effectExtent l="0" t="0" r="762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59480" cy="3065145"/>
                    </a:xfrm>
                    <a:prstGeom prst="rect">
                      <a:avLst/>
                    </a:prstGeom>
                  </pic:spPr>
                </pic:pic>
              </a:graphicData>
            </a:graphic>
          </wp:inline>
        </w:drawing>
      </w:r>
    </w:p>
    <w:p w14:paraId="53009CA4" w14:textId="77777777" w:rsidR="00F20DDA" w:rsidRDefault="00F20DDA" w:rsidP="00212871">
      <w:pPr>
        <w:pStyle w:val="Heading1"/>
      </w:pPr>
    </w:p>
    <w:p w14:paraId="59862FE5" w14:textId="77777777" w:rsidR="006E3965" w:rsidRDefault="006E3965">
      <w:pPr>
        <w:rPr>
          <w:rFonts w:ascii="Gill Sans MT" w:hAnsi="Gill Sans MT"/>
          <w:b/>
          <w:color w:val="4799B5"/>
          <w:sz w:val="32"/>
          <w:szCs w:val="32"/>
        </w:rPr>
      </w:pPr>
      <w:r>
        <w:br w:type="page"/>
      </w:r>
    </w:p>
    <w:p w14:paraId="0BE848C0" w14:textId="09F01C08" w:rsidR="00F20DDA" w:rsidDel="00E03308" w:rsidRDefault="00F20DDA" w:rsidP="00212871">
      <w:pPr>
        <w:pStyle w:val="Heading1"/>
        <w:rPr>
          <w:del w:id="73" w:author="Kaur, Jasbir" w:date="2021-04-05T18:57:00Z"/>
        </w:rPr>
      </w:pPr>
      <w:del w:id="74" w:author="Kaur, Jasbir" w:date="2021-04-05T18:57:00Z">
        <w:r w:rsidRPr="00BB6871" w:rsidDel="00E03308">
          <w:lastRenderedPageBreak/>
          <w:delText>A</w:delText>
        </w:r>
        <w:r w:rsidDel="00E03308">
          <w:delText>ppendix B</w:delText>
        </w:r>
        <w:r w:rsidR="00A4193C" w:rsidDel="00E03308">
          <w:delText>:</w:delText>
        </w:r>
        <w:r w:rsidDel="00E03308">
          <w:delText xml:space="preserve"> Reference </w:delText>
        </w:r>
        <w:r w:rsidR="00212871" w:rsidDel="00E03308">
          <w:delText>d</w:delText>
        </w:r>
        <w:r w:rsidDel="00E03308">
          <w:delText>ates</w:delText>
        </w:r>
      </w:del>
    </w:p>
    <w:p w14:paraId="693B9815" w14:textId="6B999834" w:rsidR="00F20DDA" w:rsidDel="00E03308" w:rsidRDefault="00F20DDA" w:rsidP="00D0072A">
      <w:pPr>
        <w:pStyle w:val="BodyText1"/>
        <w:rPr>
          <w:del w:id="75" w:author="Kaur, Jasbir" w:date="2021-04-05T18:57:00Z"/>
        </w:rPr>
      </w:pPr>
      <w:del w:id="76" w:author="Kaur, Jasbir" w:date="2021-04-05T18:57:00Z">
        <w:r w:rsidRPr="00BB6871" w:rsidDel="00E03308">
          <w:delText xml:space="preserve">Changing only the year of fieldwork in the </w:delText>
        </w:r>
        <w:r w:rsidR="00A4193C" w:rsidDel="00E03308">
          <w:delText>R</w:delText>
        </w:r>
        <w:r w:rsidRPr="00BB6871" w:rsidDel="00E03308">
          <w:delText xml:space="preserve">eference </w:delText>
        </w:r>
        <w:r w:rsidR="00A4193C" w:rsidDel="00E03308">
          <w:delText>D</w:delText>
        </w:r>
        <w:r w:rsidRPr="00BB6871" w:rsidDel="00E03308">
          <w:delText>ates worksheet will calculate the other reference dates and change the question, filter, or instruction text in the</w:delText>
        </w:r>
        <w:r w:rsidDel="00E03308">
          <w:delText xml:space="preserve"> questionnaire accordingly (</w:delText>
        </w:r>
        <w:r w:rsidRPr="007E61BD" w:rsidDel="00E03308">
          <w:delText xml:space="preserve">Figure </w:delText>
        </w:r>
        <w:r w:rsidR="006E3965" w:rsidRPr="007E61BD" w:rsidDel="00E03308">
          <w:delText>B1</w:delText>
        </w:r>
        <w:r w:rsidR="00C447B6" w:rsidRPr="007E61BD" w:rsidDel="00E03308">
          <w:delText xml:space="preserve">). </w:delText>
        </w:r>
        <w:r w:rsidR="00C447B6" w:rsidDel="00E03308">
          <w:delText>See “Reference dates</w:delText>
        </w:r>
        <w:r w:rsidRPr="00BB6871" w:rsidDel="00E03308">
          <w:delText xml:space="preserve">” </w:delText>
        </w:r>
        <w:r w:rsidR="00C447B6" w:rsidDel="00E03308">
          <w:delText xml:space="preserve">tab </w:delText>
        </w:r>
        <w:r w:rsidRPr="00BB6871" w:rsidDel="00E03308">
          <w:delText xml:space="preserve">to understand how the formulas work. </w:delText>
        </w:r>
        <w:r w:rsidR="00A4193C" w:rsidDel="00E03308">
          <w:delText xml:space="preserve">Although </w:delText>
        </w:r>
        <w:r w:rsidRPr="00BB6871" w:rsidDel="00E03308">
          <w:delText xml:space="preserve">the formulas do the work for you, it is critical that all results of the formulas be checked to ensure that the correct dates appear. </w:delText>
        </w:r>
      </w:del>
    </w:p>
    <w:p w14:paraId="2E464F85" w14:textId="69FE86AA" w:rsidR="006E3965" w:rsidRPr="006E3965" w:rsidDel="00E03308" w:rsidRDefault="006E3965" w:rsidP="00D0072A">
      <w:pPr>
        <w:pStyle w:val="Figuretitle"/>
        <w:rPr>
          <w:del w:id="77" w:author="Kaur, Jasbir" w:date="2021-04-05T18:57:00Z"/>
        </w:rPr>
      </w:pPr>
      <w:del w:id="78" w:author="Kaur, Jasbir" w:date="2021-04-05T18:57:00Z">
        <w:r w:rsidRPr="006E3965" w:rsidDel="00E03308">
          <w:delText>Figure B1</w:delText>
        </w:r>
        <w:r w:rsidR="00A4193C" w:rsidDel="00E03308">
          <w:delText xml:space="preserve">: </w:delText>
        </w:r>
        <w:r w:rsidR="0087717A" w:rsidRPr="0087717A" w:rsidDel="00E03308">
          <w:delText>Reference Dates</w:delText>
        </w:r>
      </w:del>
    </w:p>
    <w:p w14:paraId="5A657EC0" w14:textId="0BA479B9" w:rsidR="00F20DDA" w:rsidRPr="00BB6871" w:rsidDel="00E03308" w:rsidRDefault="00F20DDA" w:rsidP="00D0072A">
      <w:pPr>
        <w:rPr>
          <w:del w:id="79" w:author="Kaur, Jasbir" w:date="2021-04-05T18:57:00Z"/>
          <w:rFonts w:ascii="Gill Sans MT" w:hAnsi="Gill Sans MT"/>
          <w:noProof/>
        </w:rPr>
      </w:pPr>
      <w:del w:id="80" w:author="Kaur, Jasbir" w:date="2021-04-05T18:57:00Z">
        <w:r w:rsidDel="00E03308">
          <w:rPr>
            <w:noProof/>
          </w:rPr>
          <w:drawing>
            <wp:inline distT="0" distB="0" distL="0" distR="0" wp14:anchorId="08002625" wp14:editId="08C41889">
              <wp:extent cx="2313305" cy="1080135"/>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13305" cy="1080135"/>
                      </a:xfrm>
                      <a:prstGeom prst="rect">
                        <a:avLst/>
                      </a:prstGeom>
                    </pic:spPr>
                  </pic:pic>
                </a:graphicData>
              </a:graphic>
            </wp:inline>
          </w:drawing>
        </w:r>
        <w:r w:rsidRPr="00BB6871" w:rsidDel="00E03308">
          <w:rPr>
            <w:rFonts w:ascii="Gill Sans MT" w:hAnsi="Gill Sans MT"/>
          </w:rPr>
          <w:delText xml:space="preserve"> </w:delText>
        </w:r>
        <w:r w:rsidRPr="00BB6871" w:rsidDel="00E03308">
          <w:rPr>
            <w:rFonts w:ascii="Gill Sans MT" w:hAnsi="Gill Sans MT"/>
            <w:noProof/>
          </w:rPr>
          <w:delText xml:space="preserve"> </w:delText>
        </w:r>
      </w:del>
    </w:p>
    <w:p w14:paraId="02BC7900" w14:textId="77777777" w:rsidR="00DF049C" w:rsidRPr="00BB6871" w:rsidRDefault="00DF049C" w:rsidP="00CC68F9">
      <w:pPr>
        <w:pStyle w:val="BodyText1"/>
      </w:pPr>
    </w:p>
    <w:sectPr w:rsidR="00DF049C" w:rsidRPr="00BB6871" w:rsidSect="0021287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Kiersten Johnson" w:date="2021-04-22T14:55:00Z" w:initials="KJ">
    <w:p w14:paraId="2910DE1E" w14:textId="6BAA2E8F" w:rsidR="006C7EE7" w:rsidRDefault="006C7EE7" w:rsidP="006C7EE7">
      <w:pPr>
        <w:pStyle w:val="CommentText"/>
      </w:pPr>
      <w:r>
        <w:rPr>
          <w:rStyle w:val="CommentReference"/>
        </w:rPr>
        <w:annotationRef/>
      </w:r>
      <w:r>
        <w:t>The responses should be translated as well.  If the spreadsheet can't manage this, then there should be an instruction to the implementer that they will need to do this manually.</w:t>
      </w:r>
    </w:p>
  </w:comment>
  <w:comment w:id="19" w:author="Kaur, Jasbir" w:date="2021-04-30T01:36:00Z" w:initials="KJ">
    <w:p w14:paraId="6BC6C598" w14:textId="577C3112" w:rsidR="00F41915" w:rsidRDefault="00F41915">
      <w:pPr>
        <w:pStyle w:val="CommentText"/>
      </w:pPr>
      <w:r>
        <w:rPr>
          <w:rStyle w:val="CommentReference"/>
        </w:rPr>
        <w:annotationRef/>
      </w:r>
      <w:r>
        <w:t xml:space="preserve">We will get back to this sentence after exploring the option to add response categories to the translation tab. </w:t>
      </w:r>
      <w:bookmarkStart w:id="20" w:name="_GoBack"/>
      <w:bookmarkEnd w:id="2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10DE1E" w15:done="0"/>
  <w15:commentEx w15:paraId="6BC6C598" w15:paraIdParent="2910DE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C0CE6" w16cex:dateUtc="2021-04-22T18:55:00Z"/>
  <w16cex:commentExtensible w16cex:durableId="2435DD8B" w16cex:dateUtc="2021-04-30T0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10DE1E" w16cid:durableId="242C0CE6"/>
  <w16cid:commentId w16cid:paraId="6BC6C598" w16cid:durableId="2435DD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AD493" w14:textId="77777777" w:rsidR="0015627D" w:rsidRDefault="0015627D">
      <w:pPr>
        <w:spacing w:line="240" w:lineRule="auto"/>
      </w:pPr>
      <w:r>
        <w:separator/>
      </w:r>
    </w:p>
  </w:endnote>
  <w:endnote w:type="continuationSeparator" w:id="0">
    <w:p w14:paraId="6599E9B4" w14:textId="77777777" w:rsidR="0015627D" w:rsidRDefault="0015627D">
      <w:pPr>
        <w:spacing w:line="240" w:lineRule="auto"/>
      </w:pPr>
      <w:r>
        <w:continuationSeparator/>
      </w:r>
    </w:p>
  </w:endnote>
  <w:endnote w:type="continuationNotice" w:id="1">
    <w:p w14:paraId="203D9B4A" w14:textId="77777777" w:rsidR="0015627D" w:rsidRDefault="001562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bin">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Light">
    <w:altName w:val="Arial"/>
    <w:charset w:val="00"/>
    <w:family w:val="auto"/>
    <w:pitch w:val="variable"/>
    <w:sig w:usb0="00000000" w:usb1="00000000" w:usb2="00000000" w:usb3="00000000" w:csb0="000001F7" w:csb1="00000000"/>
  </w:font>
  <w:font w:name="CG Times">
    <w:altName w:val="Times New Roman"/>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4877B" w14:textId="2CD1C583" w:rsidR="00212871" w:rsidRPr="00891CD7" w:rsidRDefault="00212871" w:rsidP="002E52A2">
    <w:pPr>
      <w:pBdr>
        <w:top w:val="single" w:sz="8" w:space="1" w:color="D37D28"/>
      </w:pBdr>
      <w:tabs>
        <w:tab w:val="center" w:pos="4680"/>
        <w:tab w:val="right" w:pos="9360"/>
      </w:tabs>
      <w:spacing w:after="0" w:line="240" w:lineRule="auto"/>
      <w:rPr>
        <w:rFonts w:ascii="Gill Sans MT" w:hAnsi="Gill Sans MT" w:cs="Arial"/>
        <w:b/>
        <w:sz w:val="18"/>
        <w:szCs w:val="18"/>
      </w:rPr>
    </w:pPr>
    <w:r>
      <w:rPr>
        <w:rFonts w:ascii="Gill Sans MT" w:hAnsi="Gill Sans MT" w:cs="Arial"/>
        <w:b/>
        <w:sz w:val="18"/>
        <w:szCs w:val="18"/>
      </w:rPr>
      <w:t xml:space="preserve">FEED THE FUTURE | Using the Workbook Features of the ZOI </w:t>
    </w:r>
    <w:r w:rsidR="00580B71">
      <w:rPr>
        <w:rFonts w:ascii="Gill Sans MT" w:hAnsi="Gill Sans MT" w:cs="Arial"/>
        <w:b/>
        <w:sz w:val="18"/>
        <w:szCs w:val="18"/>
      </w:rPr>
      <w:t xml:space="preserve">Midline </w:t>
    </w:r>
    <w:r>
      <w:rPr>
        <w:rFonts w:ascii="Gill Sans MT" w:hAnsi="Gill Sans MT" w:cs="Arial"/>
        <w:b/>
        <w:sz w:val="18"/>
        <w:szCs w:val="18"/>
      </w:rPr>
      <w:t>Survey Questionnaire</w:t>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F90535">
      <w:rPr>
        <w:rFonts w:ascii="Gill Sans MT" w:hAnsi="Gill Sans MT"/>
        <w:b/>
        <w:noProof/>
        <w:sz w:val="18"/>
        <w:szCs w:val="18"/>
      </w:rPr>
      <w:t>15</w:t>
    </w:r>
    <w:r w:rsidRPr="002E52A2">
      <w:rPr>
        <w:rFonts w:ascii="Gill Sans MT" w:hAnsi="Gill Sans MT"/>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57F71" w14:textId="77777777" w:rsidR="00212871" w:rsidRDefault="00212871">
    <w:pPr>
      <w:pStyle w:val="Footer"/>
    </w:pPr>
    <w:r w:rsidRPr="006858D0">
      <w:rPr>
        <w:rFonts w:ascii="Gill Sans MT" w:hAnsi="Gill Sans MT"/>
        <w:noProof/>
      </w:rPr>
      <w:drawing>
        <wp:anchor distT="0" distB="0" distL="114300" distR="114300" simplePos="0" relativeHeight="251658240" behindDoc="0" locked="0" layoutInCell="0" hidden="0" allowOverlap="0" wp14:anchorId="4B31DD74" wp14:editId="5309780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9A185" w14:textId="77777777" w:rsidR="00212871" w:rsidRDefault="002128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B2362" w14:textId="77777777" w:rsidR="00212871" w:rsidRDefault="00212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FE848" w14:textId="77777777" w:rsidR="0015627D" w:rsidRDefault="0015627D">
      <w:pPr>
        <w:spacing w:line="240" w:lineRule="auto"/>
      </w:pPr>
      <w:r>
        <w:separator/>
      </w:r>
    </w:p>
  </w:footnote>
  <w:footnote w:type="continuationSeparator" w:id="0">
    <w:p w14:paraId="2176DF7F" w14:textId="77777777" w:rsidR="0015627D" w:rsidRDefault="0015627D">
      <w:pPr>
        <w:spacing w:line="240" w:lineRule="auto"/>
      </w:pPr>
      <w:r>
        <w:continuationSeparator/>
      </w:r>
    </w:p>
  </w:footnote>
  <w:footnote w:type="continuationNotice" w:id="1">
    <w:p w14:paraId="15D579AB" w14:textId="77777777" w:rsidR="0015627D" w:rsidRDefault="001562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B9232" w14:textId="77777777" w:rsidR="00212871" w:rsidRDefault="00212871">
    <w:pPr>
      <w:pStyle w:val="Header"/>
    </w:pPr>
    <w:r>
      <w:rPr>
        <w:rFonts w:ascii="Gill Sans MT" w:hAnsi="Gill Sans MT"/>
        <w:noProof/>
      </w:rPr>
      <mc:AlternateContent>
        <mc:Choice Requires="wpg">
          <w:drawing>
            <wp:anchor distT="0" distB="0" distL="114300" distR="114300" simplePos="0" relativeHeight="251658241" behindDoc="0" locked="0" layoutInCell="1" allowOverlap="1" wp14:anchorId="036B93A5" wp14:editId="510BC282">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xmlns:w16sdtdh="http://schemas.microsoft.com/office/word/2020/wordml/sdtdatahash">
          <w:pict>
            <v:group w14:anchorId="657560A2" id="Group 17" o:spid="_x0000_s1026" style="position:absolute;margin-left:-69pt;margin-top:-28.8pt;width:599.1pt;height:78.6pt;z-index:251658241"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">
              <v:rect id="Rectangle 27" o:spid="_x0000_s1027" style="position:absolute;top:9220;width:760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r:id="rId2" o:title="horizontal CMYK blue"/>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BFA5D" w14:textId="77777777" w:rsidR="00212871" w:rsidRDefault="002128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B0AFD" w14:textId="77777777" w:rsidR="00212871" w:rsidRDefault="00212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pt;height: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" o:bullet="t">
        <v:imagedata r:id="rId1" o:title="" cropleft="-16526f" cropright="-18236f"/>
      </v:shape>
    </w:pict>
  </w:numPicBullet>
  <w:abstractNum w:abstractNumId="0" w15:restartNumberingAfterBreak="0">
    <w:nsid w:val="007C41E4"/>
    <w:multiLevelType w:val="hybridMultilevel"/>
    <w:tmpl w:val="67E05F86"/>
    <w:lvl w:ilvl="0" w:tplc="B54010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C6FC1"/>
    <w:multiLevelType w:val="hybridMultilevel"/>
    <w:tmpl w:val="1FF8CECC"/>
    <w:lvl w:ilvl="0" w:tplc="2AA8E37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81CC1"/>
    <w:multiLevelType w:val="hybridMultilevel"/>
    <w:tmpl w:val="F8C422B8"/>
    <w:lvl w:ilvl="0" w:tplc="C3005FDC">
      <w:start w:val="4"/>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23B00"/>
    <w:multiLevelType w:val="multilevel"/>
    <w:tmpl w:val="17F8F35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002F3"/>
    <w:multiLevelType w:val="hybridMultilevel"/>
    <w:tmpl w:val="CC9AD5C0"/>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596C6F"/>
    <w:multiLevelType w:val="hybridMultilevel"/>
    <w:tmpl w:val="0540BC0A"/>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7E3F"/>
    <w:multiLevelType w:val="hybridMultilevel"/>
    <w:tmpl w:val="5A2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D5F8A"/>
    <w:multiLevelType w:val="hybridMultilevel"/>
    <w:tmpl w:val="F3280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B113B"/>
    <w:multiLevelType w:val="hybridMultilevel"/>
    <w:tmpl w:val="514E85F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D021EC7"/>
    <w:multiLevelType w:val="hybridMultilevel"/>
    <w:tmpl w:val="C0062CC2"/>
    <w:lvl w:ilvl="0" w:tplc="73225BB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3C4BA1"/>
    <w:multiLevelType w:val="hybridMultilevel"/>
    <w:tmpl w:val="3198F2E0"/>
    <w:lvl w:ilvl="0" w:tplc="D494C07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15C0FB9"/>
    <w:multiLevelType w:val="hybridMultilevel"/>
    <w:tmpl w:val="8A2C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46AF6"/>
    <w:multiLevelType w:val="hybridMultilevel"/>
    <w:tmpl w:val="6626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5285A"/>
    <w:multiLevelType w:val="hybridMultilevel"/>
    <w:tmpl w:val="DC400372"/>
    <w:lvl w:ilvl="0" w:tplc="01B6F34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B15C1"/>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F6F49"/>
    <w:multiLevelType w:val="hybridMultilevel"/>
    <w:tmpl w:val="3320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BF20F8"/>
    <w:multiLevelType w:val="hybridMultilevel"/>
    <w:tmpl w:val="34FAB2FA"/>
    <w:lvl w:ilvl="0" w:tplc="4AC2491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0612BAE"/>
    <w:multiLevelType w:val="hybridMultilevel"/>
    <w:tmpl w:val="CFE05298"/>
    <w:lvl w:ilvl="0" w:tplc="2AA8E37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4323B"/>
    <w:multiLevelType w:val="hybridMultilevel"/>
    <w:tmpl w:val="4916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707F9"/>
    <w:multiLevelType w:val="hybridMultilevel"/>
    <w:tmpl w:val="0772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E005B"/>
    <w:multiLevelType w:val="multilevel"/>
    <w:tmpl w:val="8058248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93448D"/>
    <w:multiLevelType w:val="hybridMultilevel"/>
    <w:tmpl w:val="C8F4CF58"/>
    <w:lvl w:ilvl="0" w:tplc="87FEA342">
      <w:start w:val="1"/>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20ADC"/>
    <w:multiLevelType w:val="hybridMultilevel"/>
    <w:tmpl w:val="B972D88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E991C26"/>
    <w:multiLevelType w:val="hybridMultilevel"/>
    <w:tmpl w:val="4A109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4146B8"/>
    <w:multiLevelType w:val="hybridMultilevel"/>
    <w:tmpl w:val="7CE6E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0941022"/>
    <w:multiLevelType w:val="hybridMultilevel"/>
    <w:tmpl w:val="9F889612"/>
    <w:lvl w:ilvl="0" w:tplc="AA88C0DC">
      <w:start w:val="1"/>
      <w:numFmt w:val="decimal"/>
      <w:lvlText w:val="(%1)"/>
      <w:lvlJc w:val="left"/>
      <w:pPr>
        <w:ind w:left="1080" w:hanging="360"/>
      </w:pPr>
      <w:rPr>
        <w:rFonts w:ascii="Gill Sans MT" w:eastAsia="Arial" w:hAnsi="Gill Sans MT" w:cs="Aria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782126"/>
    <w:multiLevelType w:val="hybridMultilevel"/>
    <w:tmpl w:val="A1FA7E86"/>
    <w:lvl w:ilvl="0" w:tplc="61A0B71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53745737"/>
    <w:multiLevelType w:val="hybridMultilevel"/>
    <w:tmpl w:val="4C0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628EC"/>
    <w:multiLevelType w:val="hybridMultilevel"/>
    <w:tmpl w:val="AB3CC0B2"/>
    <w:lvl w:ilvl="0" w:tplc="FFAA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B3526C"/>
    <w:multiLevelType w:val="hybridMultilevel"/>
    <w:tmpl w:val="C8E0BBF0"/>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688824A">
      <w:start w:val="1"/>
      <w:numFmt w:val="lowerRoman"/>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1853"/>
    <w:multiLevelType w:val="hybridMultilevel"/>
    <w:tmpl w:val="6178AAE2"/>
    <w:lvl w:ilvl="0" w:tplc="4EAC75DE">
      <w:start w:val="1"/>
      <w:numFmt w:val="decimal"/>
      <w:lvlText w:val="(%1)"/>
      <w:lvlJc w:val="left"/>
      <w:pPr>
        <w:ind w:left="720" w:hanging="360"/>
      </w:pPr>
      <w:rPr>
        <w:rFonts w:ascii="Gill Sans MT" w:eastAsia="Arial" w:hAnsi="Gill Sans MT"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A302D"/>
    <w:multiLevelType w:val="multilevel"/>
    <w:tmpl w:val="BD420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76923C"/>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BF92299"/>
    <w:multiLevelType w:val="hybridMultilevel"/>
    <w:tmpl w:val="1E6A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315DE"/>
    <w:multiLevelType w:val="multilevel"/>
    <w:tmpl w:val="3F920F26"/>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36" w15:restartNumberingAfterBreak="0">
    <w:nsid w:val="5CF152BA"/>
    <w:multiLevelType w:val="hybridMultilevel"/>
    <w:tmpl w:val="9092BD38"/>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D0429D"/>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D13F1"/>
    <w:multiLevelType w:val="hybridMultilevel"/>
    <w:tmpl w:val="92DEEB22"/>
    <w:lvl w:ilvl="0" w:tplc="FD7633D4">
      <w:numFmt w:val="bullet"/>
      <w:lvlText w:val="-"/>
      <w:lvlJc w:val="left"/>
      <w:pPr>
        <w:ind w:left="432" w:hanging="360"/>
      </w:pPr>
      <w:rPr>
        <w:rFonts w:ascii="Gill Sans MT" w:eastAsia="Arial" w:hAnsi="Gill Sans MT"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9" w15:restartNumberingAfterBreak="0">
    <w:nsid w:val="68275D54"/>
    <w:multiLevelType w:val="multilevel"/>
    <w:tmpl w:val="43AC6C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871D25"/>
    <w:multiLevelType w:val="hybridMultilevel"/>
    <w:tmpl w:val="A6EA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663C81"/>
    <w:multiLevelType w:val="hybridMultilevel"/>
    <w:tmpl w:val="9AE8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20D24"/>
    <w:multiLevelType w:val="hybridMultilevel"/>
    <w:tmpl w:val="5156A872"/>
    <w:lvl w:ilvl="0" w:tplc="18E2EB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F0D20"/>
    <w:multiLevelType w:val="hybridMultilevel"/>
    <w:tmpl w:val="8CFA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F307E"/>
    <w:multiLevelType w:val="hybridMultilevel"/>
    <w:tmpl w:val="26A60B9A"/>
    <w:lvl w:ilvl="0" w:tplc="BE74DA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
  </w:num>
  <w:num w:numId="3">
    <w:abstractNumId w:val="14"/>
  </w:num>
  <w:num w:numId="4">
    <w:abstractNumId w:val="29"/>
  </w:num>
  <w:num w:numId="5">
    <w:abstractNumId w:val="33"/>
  </w:num>
  <w:num w:numId="6">
    <w:abstractNumId w:val="19"/>
  </w:num>
  <w:num w:numId="7">
    <w:abstractNumId w:val="32"/>
  </w:num>
  <w:num w:numId="8">
    <w:abstractNumId w:val="27"/>
  </w:num>
  <w:num w:numId="9">
    <w:abstractNumId w:val="1"/>
  </w:num>
  <w:num w:numId="10">
    <w:abstractNumId w:val="0"/>
  </w:num>
  <w:num w:numId="11">
    <w:abstractNumId w:val="42"/>
  </w:num>
  <w:num w:numId="12">
    <w:abstractNumId w:val="5"/>
  </w:num>
  <w:num w:numId="13">
    <w:abstractNumId w:val="13"/>
  </w:num>
  <w:num w:numId="14">
    <w:abstractNumId w:val="17"/>
  </w:num>
  <w:num w:numId="15">
    <w:abstractNumId w:val="41"/>
  </w:num>
  <w:num w:numId="16">
    <w:abstractNumId w:val="16"/>
  </w:num>
  <w:num w:numId="17">
    <w:abstractNumId w:val="37"/>
  </w:num>
  <w:num w:numId="18">
    <w:abstractNumId w:val="36"/>
  </w:num>
  <w:num w:numId="19">
    <w:abstractNumId w:val="30"/>
  </w:num>
  <w:num w:numId="20">
    <w:abstractNumId w:val="23"/>
  </w:num>
  <w:num w:numId="21">
    <w:abstractNumId w:val="2"/>
  </w:num>
  <w:num w:numId="22">
    <w:abstractNumId w:val="26"/>
  </w:num>
  <w:num w:numId="23">
    <w:abstractNumId w:val="43"/>
  </w:num>
  <w:num w:numId="24">
    <w:abstractNumId w:val="31"/>
  </w:num>
  <w:num w:numId="25">
    <w:abstractNumId w:val="6"/>
  </w:num>
  <w:num w:numId="26">
    <w:abstractNumId w:val="44"/>
  </w:num>
  <w:num w:numId="27">
    <w:abstractNumId w:val="8"/>
  </w:num>
  <w:num w:numId="28">
    <w:abstractNumId w:val="11"/>
  </w:num>
  <w:num w:numId="29">
    <w:abstractNumId w:val="21"/>
  </w:num>
  <w:num w:numId="30">
    <w:abstractNumId w:val="20"/>
  </w:num>
  <w:num w:numId="31">
    <w:abstractNumId w:val="25"/>
  </w:num>
  <w:num w:numId="32">
    <w:abstractNumId w:val="22"/>
  </w:num>
  <w:num w:numId="33">
    <w:abstractNumId w:val="38"/>
  </w:num>
  <w:num w:numId="34">
    <w:abstractNumId w:val="15"/>
  </w:num>
  <w:num w:numId="35">
    <w:abstractNumId w:val="40"/>
  </w:num>
  <w:num w:numId="36">
    <w:abstractNumId w:val="35"/>
  </w:num>
  <w:num w:numId="37">
    <w:abstractNumId w:val="39"/>
  </w:num>
  <w:num w:numId="38">
    <w:abstractNumId w:val="4"/>
  </w:num>
  <w:num w:numId="39">
    <w:abstractNumId w:val="9"/>
  </w:num>
  <w:num w:numId="40">
    <w:abstractNumId w:val="12"/>
  </w:num>
  <w:num w:numId="41">
    <w:abstractNumId w:val="7"/>
  </w:num>
  <w:num w:numId="42">
    <w:abstractNumId w:val="5"/>
  </w:num>
  <w:num w:numId="43">
    <w:abstractNumId w:val="35"/>
  </w:num>
  <w:num w:numId="44">
    <w:abstractNumId w:val="5"/>
  </w:num>
  <w:num w:numId="45">
    <w:abstractNumId w:val="24"/>
  </w:num>
  <w:num w:numId="46">
    <w:abstractNumId w:val="28"/>
  </w:num>
  <w:num w:numId="47">
    <w:abstractNumId w:val="10"/>
  </w:num>
  <w:num w:numId="48">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ur, Jasbir">
    <w15:presenceInfo w15:providerId="AD" w15:userId="S::21775@icf.com::6dd8b9b3-31d8-4f3d-9a63-74b9c2165c1b"/>
  </w15:person>
  <w15:person w15:author="Kiersten Johnson">
    <w15:presenceInfo w15:providerId="Windows Live" w15:userId="756920d31d83ea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CF"/>
    <w:rsid w:val="000004BB"/>
    <w:rsid w:val="00001021"/>
    <w:rsid w:val="00001FBA"/>
    <w:rsid w:val="00003138"/>
    <w:rsid w:val="0000321B"/>
    <w:rsid w:val="00003818"/>
    <w:rsid w:val="00006A66"/>
    <w:rsid w:val="0001034B"/>
    <w:rsid w:val="00011C62"/>
    <w:rsid w:val="000128BE"/>
    <w:rsid w:val="0001413E"/>
    <w:rsid w:val="00016EBF"/>
    <w:rsid w:val="00017205"/>
    <w:rsid w:val="00017F0D"/>
    <w:rsid w:val="000220E2"/>
    <w:rsid w:val="00022A92"/>
    <w:rsid w:val="00023E4E"/>
    <w:rsid w:val="000242F0"/>
    <w:rsid w:val="0002544D"/>
    <w:rsid w:val="00027889"/>
    <w:rsid w:val="000316A9"/>
    <w:rsid w:val="00032E2F"/>
    <w:rsid w:val="00034E21"/>
    <w:rsid w:val="00043F6A"/>
    <w:rsid w:val="00045435"/>
    <w:rsid w:val="00047CF2"/>
    <w:rsid w:val="00050CF8"/>
    <w:rsid w:val="00051985"/>
    <w:rsid w:val="0005223D"/>
    <w:rsid w:val="00055015"/>
    <w:rsid w:val="00060E92"/>
    <w:rsid w:val="0006275D"/>
    <w:rsid w:val="00066D0F"/>
    <w:rsid w:val="00066FCE"/>
    <w:rsid w:val="00070BD3"/>
    <w:rsid w:val="00073BC4"/>
    <w:rsid w:val="000743BB"/>
    <w:rsid w:val="000839CA"/>
    <w:rsid w:val="000844D1"/>
    <w:rsid w:val="000878A4"/>
    <w:rsid w:val="00087B53"/>
    <w:rsid w:val="00087BE2"/>
    <w:rsid w:val="00087F3A"/>
    <w:rsid w:val="000904FE"/>
    <w:rsid w:val="000953FF"/>
    <w:rsid w:val="00097435"/>
    <w:rsid w:val="000A31BA"/>
    <w:rsid w:val="000A41DA"/>
    <w:rsid w:val="000A4AB9"/>
    <w:rsid w:val="000A639B"/>
    <w:rsid w:val="000B167C"/>
    <w:rsid w:val="000B1745"/>
    <w:rsid w:val="000B3752"/>
    <w:rsid w:val="000B429B"/>
    <w:rsid w:val="000B47C5"/>
    <w:rsid w:val="000B48C5"/>
    <w:rsid w:val="000B4EAB"/>
    <w:rsid w:val="000B6B1A"/>
    <w:rsid w:val="000C02FE"/>
    <w:rsid w:val="000C0898"/>
    <w:rsid w:val="000C2001"/>
    <w:rsid w:val="000C309F"/>
    <w:rsid w:val="000C4250"/>
    <w:rsid w:val="000C5F8A"/>
    <w:rsid w:val="000C6E01"/>
    <w:rsid w:val="000C7267"/>
    <w:rsid w:val="000C7297"/>
    <w:rsid w:val="000D0191"/>
    <w:rsid w:val="000D0E67"/>
    <w:rsid w:val="000D44BD"/>
    <w:rsid w:val="000E1DA0"/>
    <w:rsid w:val="000E2BE2"/>
    <w:rsid w:val="000E433B"/>
    <w:rsid w:val="000E43E4"/>
    <w:rsid w:val="000E6F05"/>
    <w:rsid w:val="000F069C"/>
    <w:rsid w:val="000F07A0"/>
    <w:rsid w:val="000F2F3A"/>
    <w:rsid w:val="000F30B5"/>
    <w:rsid w:val="000F3585"/>
    <w:rsid w:val="000F4F8C"/>
    <w:rsid w:val="000F66E8"/>
    <w:rsid w:val="000F76D5"/>
    <w:rsid w:val="000F7D54"/>
    <w:rsid w:val="00100B96"/>
    <w:rsid w:val="00100CED"/>
    <w:rsid w:val="001026CD"/>
    <w:rsid w:val="001051CD"/>
    <w:rsid w:val="001053F6"/>
    <w:rsid w:val="00105FAA"/>
    <w:rsid w:val="00110CD4"/>
    <w:rsid w:val="00111CF2"/>
    <w:rsid w:val="001120E4"/>
    <w:rsid w:val="001133A2"/>
    <w:rsid w:val="001135CB"/>
    <w:rsid w:val="0011474E"/>
    <w:rsid w:val="001163FD"/>
    <w:rsid w:val="0011678E"/>
    <w:rsid w:val="00116FD4"/>
    <w:rsid w:val="001179B0"/>
    <w:rsid w:val="001204F9"/>
    <w:rsid w:val="001216CF"/>
    <w:rsid w:val="00122355"/>
    <w:rsid w:val="00122D3B"/>
    <w:rsid w:val="00122E61"/>
    <w:rsid w:val="00124D49"/>
    <w:rsid w:val="00130873"/>
    <w:rsid w:val="00131C25"/>
    <w:rsid w:val="001325EF"/>
    <w:rsid w:val="00132A65"/>
    <w:rsid w:val="00134F59"/>
    <w:rsid w:val="00136AEE"/>
    <w:rsid w:val="001374D2"/>
    <w:rsid w:val="00137857"/>
    <w:rsid w:val="00140921"/>
    <w:rsid w:val="00141096"/>
    <w:rsid w:val="001418E6"/>
    <w:rsid w:val="0014217A"/>
    <w:rsid w:val="0014272F"/>
    <w:rsid w:val="001428CB"/>
    <w:rsid w:val="00142929"/>
    <w:rsid w:val="00143037"/>
    <w:rsid w:val="001435FB"/>
    <w:rsid w:val="00143AB9"/>
    <w:rsid w:val="00143D89"/>
    <w:rsid w:val="0014462F"/>
    <w:rsid w:val="00145FCF"/>
    <w:rsid w:val="00146C76"/>
    <w:rsid w:val="0014799A"/>
    <w:rsid w:val="001506FC"/>
    <w:rsid w:val="00150BEC"/>
    <w:rsid w:val="0015223E"/>
    <w:rsid w:val="00154417"/>
    <w:rsid w:val="00154928"/>
    <w:rsid w:val="0015627D"/>
    <w:rsid w:val="00156404"/>
    <w:rsid w:val="00157FE9"/>
    <w:rsid w:val="00160683"/>
    <w:rsid w:val="00160FDE"/>
    <w:rsid w:val="00162C46"/>
    <w:rsid w:val="00162F35"/>
    <w:rsid w:val="0016484B"/>
    <w:rsid w:val="001718D4"/>
    <w:rsid w:val="0017204D"/>
    <w:rsid w:val="0017281D"/>
    <w:rsid w:val="0017370E"/>
    <w:rsid w:val="0017388B"/>
    <w:rsid w:val="00173F42"/>
    <w:rsid w:val="00174B03"/>
    <w:rsid w:val="001763AD"/>
    <w:rsid w:val="00177624"/>
    <w:rsid w:val="00181480"/>
    <w:rsid w:val="001842FF"/>
    <w:rsid w:val="00184A92"/>
    <w:rsid w:val="00186FEA"/>
    <w:rsid w:val="001871E5"/>
    <w:rsid w:val="001876F9"/>
    <w:rsid w:val="0019128F"/>
    <w:rsid w:val="00191CE0"/>
    <w:rsid w:val="0019459F"/>
    <w:rsid w:val="00195B86"/>
    <w:rsid w:val="00195F9A"/>
    <w:rsid w:val="00197FA7"/>
    <w:rsid w:val="001A0262"/>
    <w:rsid w:val="001A5F15"/>
    <w:rsid w:val="001A7245"/>
    <w:rsid w:val="001B013B"/>
    <w:rsid w:val="001B0288"/>
    <w:rsid w:val="001B1DC4"/>
    <w:rsid w:val="001B2565"/>
    <w:rsid w:val="001B2617"/>
    <w:rsid w:val="001B4AC2"/>
    <w:rsid w:val="001B78E6"/>
    <w:rsid w:val="001C1689"/>
    <w:rsid w:val="001C18F6"/>
    <w:rsid w:val="001C2561"/>
    <w:rsid w:val="001C2E2D"/>
    <w:rsid w:val="001C615A"/>
    <w:rsid w:val="001C62EF"/>
    <w:rsid w:val="001C67C3"/>
    <w:rsid w:val="001C7370"/>
    <w:rsid w:val="001D2EA7"/>
    <w:rsid w:val="001D3DA7"/>
    <w:rsid w:val="001D555D"/>
    <w:rsid w:val="001D5B91"/>
    <w:rsid w:val="001D78BC"/>
    <w:rsid w:val="001D7B9C"/>
    <w:rsid w:val="001E01F5"/>
    <w:rsid w:val="001E0513"/>
    <w:rsid w:val="001E1F61"/>
    <w:rsid w:val="001E1FAF"/>
    <w:rsid w:val="001E24C6"/>
    <w:rsid w:val="001E6413"/>
    <w:rsid w:val="001E6E59"/>
    <w:rsid w:val="001F1981"/>
    <w:rsid w:val="001F1FB4"/>
    <w:rsid w:val="001F36CC"/>
    <w:rsid w:val="001F671D"/>
    <w:rsid w:val="001F7BBF"/>
    <w:rsid w:val="001F7CAD"/>
    <w:rsid w:val="002012BF"/>
    <w:rsid w:val="00201AD0"/>
    <w:rsid w:val="00202CFA"/>
    <w:rsid w:val="00202F3E"/>
    <w:rsid w:val="00203F43"/>
    <w:rsid w:val="00204B67"/>
    <w:rsid w:val="002056B7"/>
    <w:rsid w:val="002058B0"/>
    <w:rsid w:val="00205E97"/>
    <w:rsid w:val="00206060"/>
    <w:rsid w:val="002071FC"/>
    <w:rsid w:val="0021228C"/>
    <w:rsid w:val="00212871"/>
    <w:rsid w:val="00212EA4"/>
    <w:rsid w:val="00213D2C"/>
    <w:rsid w:val="00221CE0"/>
    <w:rsid w:val="002238FF"/>
    <w:rsid w:val="002273CF"/>
    <w:rsid w:val="00232D20"/>
    <w:rsid w:val="00234F26"/>
    <w:rsid w:val="00235973"/>
    <w:rsid w:val="00235C98"/>
    <w:rsid w:val="0023636C"/>
    <w:rsid w:val="0023725F"/>
    <w:rsid w:val="00237B5C"/>
    <w:rsid w:val="00237C62"/>
    <w:rsid w:val="002404FA"/>
    <w:rsid w:val="00241458"/>
    <w:rsid w:val="00241540"/>
    <w:rsid w:val="002417B3"/>
    <w:rsid w:val="00245116"/>
    <w:rsid w:val="00245519"/>
    <w:rsid w:val="002501F0"/>
    <w:rsid w:val="0025135C"/>
    <w:rsid w:val="002514A4"/>
    <w:rsid w:val="00252948"/>
    <w:rsid w:val="00253B32"/>
    <w:rsid w:val="002559F1"/>
    <w:rsid w:val="00256C5D"/>
    <w:rsid w:val="0026122B"/>
    <w:rsid w:val="0026243A"/>
    <w:rsid w:val="00266FF6"/>
    <w:rsid w:val="00267B4E"/>
    <w:rsid w:val="00267D1F"/>
    <w:rsid w:val="00271212"/>
    <w:rsid w:val="00273C57"/>
    <w:rsid w:val="00274E3C"/>
    <w:rsid w:val="00275F3D"/>
    <w:rsid w:val="00282600"/>
    <w:rsid w:val="00284C63"/>
    <w:rsid w:val="00286090"/>
    <w:rsid w:val="0028651D"/>
    <w:rsid w:val="00286B6C"/>
    <w:rsid w:val="0029175A"/>
    <w:rsid w:val="002923A5"/>
    <w:rsid w:val="00295E56"/>
    <w:rsid w:val="00295F4E"/>
    <w:rsid w:val="00296607"/>
    <w:rsid w:val="002A04B3"/>
    <w:rsid w:val="002A0600"/>
    <w:rsid w:val="002A1614"/>
    <w:rsid w:val="002A1709"/>
    <w:rsid w:val="002A198B"/>
    <w:rsid w:val="002A2B42"/>
    <w:rsid w:val="002A4524"/>
    <w:rsid w:val="002A769F"/>
    <w:rsid w:val="002B036E"/>
    <w:rsid w:val="002B1B9E"/>
    <w:rsid w:val="002B3990"/>
    <w:rsid w:val="002B4CCD"/>
    <w:rsid w:val="002B5186"/>
    <w:rsid w:val="002B5E7A"/>
    <w:rsid w:val="002B6EE3"/>
    <w:rsid w:val="002C13A1"/>
    <w:rsid w:val="002C140B"/>
    <w:rsid w:val="002C59C9"/>
    <w:rsid w:val="002C7E38"/>
    <w:rsid w:val="002D015E"/>
    <w:rsid w:val="002D06A3"/>
    <w:rsid w:val="002D5630"/>
    <w:rsid w:val="002E1A77"/>
    <w:rsid w:val="002E52A2"/>
    <w:rsid w:val="002F193E"/>
    <w:rsid w:val="002F2806"/>
    <w:rsid w:val="002F2A5F"/>
    <w:rsid w:val="002F4974"/>
    <w:rsid w:val="00303049"/>
    <w:rsid w:val="00303649"/>
    <w:rsid w:val="0030714A"/>
    <w:rsid w:val="00311535"/>
    <w:rsid w:val="00313ABB"/>
    <w:rsid w:val="0031461D"/>
    <w:rsid w:val="00317020"/>
    <w:rsid w:val="00321771"/>
    <w:rsid w:val="00321E2C"/>
    <w:rsid w:val="00322789"/>
    <w:rsid w:val="003253B7"/>
    <w:rsid w:val="0032705F"/>
    <w:rsid w:val="00327195"/>
    <w:rsid w:val="00327A50"/>
    <w:rsid w:val="00327FEA"/>
    <w:rsid w:val="00332099"/>
    <w:rsid w:val="00337053"/>
    <w:rsid w:val="0034012E"/>
    <w:rsid w:val="00340329"/>
    <w:rsid w:val="003437DD"/>
    <w:rsid w:val="003438B6"/>
    <w:rsid w:val="0034624A"/>
    <w:rsid w:val="003468AE"/>
    <w:rsid w:val="003468C7"/>
    <w:rsid w:val="0035076A"/>
    <w:rsid w:val="00350ED0"/>
    <w:rsid w:val="00351343"/>
    <w:rsid w:val="00354BDD"/>
    <w:rsid w:val="00357171"/>
    <w:rsid w:val="00363036"/>
    <w:rsid w:val="00364055"/>
    <w:rsid w:val="0036485F"/>
    <w:rsid w:val="00365320"/>
    <w:rsid w:val="003654B6"/>
    <w:rsid w:val="00371842"/>
    <w:rsid w:val="00372CDA"/>
    <w:rsid w:val="003746A2"/>
    <w:rsid w:val="003751E8"/>
    <w:rsid w:val="00376B34"/>
    <w:rsid w:val="00381811"/>
    <w:rsid w:val="003828BC"/>
    <w:rsid w:val="003839A6"/>
    <w:rsid w:val="00384BE6"/>
    <w:rsid w:val="003868CB"/>
    <w:rsid w:val="00387CC3"/>
    <w:rsid w:val="00392DE1"/>
    <w:rsid w:val="00393A08"/>
    <w:rsid w:val="00394E80"/>
    <w:rsid w:val="003966E4"/>
    <w:rsid w:val="00396E99"/>
    <w:rsid w:val="0039783F"/>
    <w:rsid w:val="003A1C14"/>
    <w:rsid w:val="003A1DC2"/>
    <w:rsid w:val="003A5A57"/>
    <w:rsid w:val="003B0A0C"/>
    <w:rsid w:val="003B10A1"/>
    <w:rsid w:val="003B159D"/>
    <w:rsid w:val="003B2324"/>
    <w:rsid w:val="003B265A"/>
    <w:rsid w:val="003B6D44"/>
    <w:rsid w:val="003B7158"/>
    <w:rsid w:val="003C0544"/>
    <w:rsid w:val="003C5A54"/>
    <w:rsid w:val="003C5C30"/>
    <w:rsid w:val="003C60DB"/>
    <w:rsid w:val="003C6E08"/>
    <w:rsid w:val="003D2997"/>
    <w:rsid w:val="003D465F"/>
    <w:rsid w:val="003D677C"/>
    <w:rsid w:val="003D6AD9"/>
    <w:rsid w:val="003E254F"/>
    <w:rsid w:val="003E30C3"/>
    <w:rsid w:val="003E351A"/>
    <w:rsid w:val="003E4596"/>
    <w:rsid w:val="003E4A2D"/>
    <w:rsid w:val="003E587C"/>
    <w:rsid w:val="003E65A6"/>
    <w:rsid w:val="003E6FF2"/>
    <w:rsid w:val="003F01C3"/>
    <w:rsid w:val="003F05E6"/>
    <w:rsid w:val="003F0749"/>
    <w:rsid w:val="003F1065"/>
    <w:rsid w:val="003F3606"/>
    <w:rsid w:val="003F426F"/>
    <w:rsid w:val="003F4474"/>
    <w:rsid w:val="003F55B4"/>
    <w:rsid w:val="003F6015"/>
    <w:rsid w:val="004005F2"/>
    <w:rsid w:val="00400AD6"/>
    <w:rsid w:val="00400EE9"/>
    <w:rsid w:val="00401432"/>
    <w:rsid w:val="00401522"/>
    <w:rsid w:val="004029F4"/>
    <w:rsid w:val="00404140"/>
    <w:rsid w:val="00405D72"/>
    <w:rsid w:val="00410F22"/>
    <w:rsid w:val="004148CB"/>
    <w:rsid w:val="004175EE"/>
    <w:rsid w:val="0042443B"/>
    <w:rsid w:val="0042598D"/>
    <w:rsid w:val="00425DA8"/>
    <w:rsid w:val="004267BD"/>
    <w:rsid w:val="004274B1"/>
    <w:rsid w:val="00427D40"/>
    <w:rsid w:val="00431254"/>
    <w:rsid w:val="00432F4A"/>
    <w:rsid w:val="00434300"/>
    <w:rsid w:val="0043534F"/>
    <w:rsid w:val="00436813"/>
    <w:rsid w:val="00437AD4"/>
    <w:rsid w:val="004424DA"/>
    <w:rsid w:val="00442CC7"/>
    <w:rsid w:val="00445621"/>
    <w:rsid w:val="00450ED0"/>
    <w:rsid w:val="00451F43"/>
    <w:rsid w:val="00452555"/>
    <w:rsid w:val="00453141"/>
    <w:rsid w:val="0045323D"/>
    <w:rsid w:val="004544A4"/>
    <w:rsid w:val="00454780"/>
    <w:rsid w:val="00457B70"/>
    <w:rsid w:val="00461399"/>
    <w:rsid w:val="0046152F"/>
    <w:rsid w:val="00462C27"/>
    <w:rsid w:val="00464357"/>
    <w:rsid w:val="00465BB9"/>
    <w:rsid w:val="00467C20"/>
    <w:rsid w:val="00467F63"/>
    <w:rsid w:val="00470283"/>
    <w:rsid w:val="0047261A"/>
    <w:rsid w:val="00472904"/>
    <w:rsid w:val="00473D67"/>
    <w:rsid w:val="00473E84"/>
    <w:rsid w:val="00475076"/>
    <w:rsid w:val="004757E4"/>
    <w:rsid w:val="00477012"/>
    <w:rsid w:val="00481A23"/>
    <w:rsid w:val="00481A2E"/>
    <w:rsid w:val="00483F4A"/>
    <w:rsid w:val="00485950"/>
    <w:rsid w:val="0048771D"/>
    <w:rsid w:val="004906B1"/>
    <w:rsid w:val="004921A2"/>
    <w:rsid w:val="004924C6"/>
    <w:rsid w:val="00492944"/>
    <w:rsid w:val="004948B4"/>
    <w:rsid w:val="00494A95"/>
    <w:rsid w:val="00494DFC"/>
    <w:rsid w:val="00494E24"/>
    <w:rsid w:val="00494FAF"/>
    <w:rsid w:val="00495019"/>
    <w:rsid w:val="00495941"/>
    <w:rsid w:val="00496CFF"/>
    <w:rsid w:val="004A1C8B"/>
    <w:rsid w:val="004A2DA8"/>
    <w:rsid w:val="004A4048"/>
    <w:rsid w:val="004A5A34"/>
    <w:rsid w:val="004B1906"/>
    <w:rsid w:val="004B2351"/>
    <w:rsid w:val="004B2733"/>
    <w:rsid w:val="004B2774"/>
    <w:rsid w:val="004B472B"/>
    <w:rsid w:val="004B5B71"/>
    <w:rsid w:val="004C418C"/>
    <w:rsid w:val="004D033A"/>
    <w:rsid w:val="004D455A"/>
    <w:rsid w:val="004D4B84"/>
    <w:rsid w:val="004E02FE"/>
    <w:rsid w:val="004E0557"/>
    <w:rsid w:val="004E2AE8"/>
    <w:rsid w:val="004E5A2B"/>
    <w:rsid w:val="004E71A0"/>
    <w:rsid w:val="004F03CD"/>
    <w:rsid w:val="004F146A"/>
    <w:rsid w:val="004F24BE"/>
    <w:rsid w:val="004F3B9F"/>
    <w:rsid w:val="004F4BA9"/>
    <w:rsid w:val="004F7AD5"/>
    <w:rsid w:val="005017A4"/>
    <w:rsid w:val="00501A1A"/>
    <w:rsid w:val="00501E19"/>
    <w:rsid w:val="00503BC3"/>
    <w:rsid w:val="0051151C"/>
    <w:rsid w:val="00511E6E"/>
    <w:rsid w:val="005126F7"/>
    <w:rsid w:val="00512FA0"/>
    <w:rsid w:val="00514FEB"/>
    <w:rsid w:val="005155C1"/>
    <w:rsid w:val="00515617"/>
    <w:rsid w:val="00521003"/>
    <w:rsid w:val="00521164"/>
    <w:rsid w:val="00521981"/>
    <w:rsid w:val="0052216C"/>
    <w:rsid w:val="005226F8"/>
    <w:rsid w:val="00524473"/>
    <w:rsid w:val="00524FED"/>
    <w:rsid w:val="0052728F"/>
    <w:rsid w:val="005279FC"/>
    <w:rsid w:val="0053255C"/>
    <w:rsid w:val="0053288D"/>
    <w:rsid w:val="00535490"/>
    <w:rsid w:val="00536387"/>
    <w:rsid w:val="00541DDC"/>
    <w:rsid w:val="00542814"/>
    <w:rsid w:val="0054283F"/>
    <w:rsid w:val="00545A1E"/>
    <w:rsid w:val="00553DFA"/>
    <w:rsid w:val="00553E08"/>
    <w:rsid w:val="00553FFF"/>
    <w:rsid w:val="005604B9"/>
    <w:rsid w:val="00560C64"/>
    <w:rsid w:val="00560DCD"/>
    <w:rsid w:val="00561401"/>
    <w:rsid w:val="00566531"/>
    <w:rsid w:val="00566E51"/>
    <w:rsid w:val="00573A40"/>
    <w:rsid w:val="0057496B"/>
    <w:rsid w:val="00576EA5"/>
    <w:rsid w:val="00577061"/>
    <w:rsid w:val="005778D6"/>
    <w:rsid w:val="00580B71"/>
    <w:rsid w:val="00580F13"/>
    <w:rsid w:val="005811C2"/>
    <w:rsid w:val="00581944"/>
    <w:rsid w:val="00581DC6"/>
    <w:rsid w:val="00583D6A"/>
    <w:rsid w:val="00584632"/>
    <w:rsid w:val="005872C6"/>
    <w:rsid w:val="0059041B"/>
    <w:rsid w:val="00590500"/>
    <w:rsid w:val="00591AA8"/>
    <w:rsid w:val="00592352"/>
    <w:rsid w:val="0059369E"/>
    <w:rsid w:val="00594D9F"/>
    <w:rsid w:val="0059582F"/>
    <w:rsid w:val="0059797B"/>
    <w:rsid w:val="00597B6F"/>
    <w:rsid w:val="005A0C55"/>
    <w:rsid w:val="005A1875"/>
    <w:rsid w:val="005A42B3"/>
    <w:rsid w:val="005A7CDF"/>
    <w:rsid w:val="005B0183"/>
    <w:rsid w:val="005B109E"/>
    <w:rsid w:val="005B22E8"/>
    <w:rsid w:val="005B35A2"/>
    <w:rsid w:val="005B4B12"/>
    <w:rsid w:val="005B4C0E"/>
    <w:rsid w:val="005B51DE"/>
    <w:rsid w:val="005B58D5"/>
    <w:rsid w:val="005B59C8"/>
    <w:rsid w:val="005B6B9F"/>
    <w:rsid w:val="005B7830"/>
    <w:rsid w:val="005C1552"/>
    <w:rsid w:val="005C22BA"/>
    <w:rsid w:val="005C26E0"/>
    <w:rsid w:val="005C2B24"/>
    <w:rsid w:val="005C3F7F"/>
    <w:rsid w:val="005C41C3"/>
    <w:rsid w:val="005C4969"/>
    <w:rsid w:val="005C5A37"/>
    <w:rsid w:val="005C64E4"/>
    <w:rsid w:val="005C715F"/>
    <w:rsid w:val="005D0CA5"/>
    <w:rsid w:val="005D0DFA"/>
    <w:rsid w:val="005D40DD"/>
    <w:rsid w:val="005D7307"/>
    <w:rsid w:val="005E148D"/>
    <w:rsid w:val="005E2E52"/>
    <w:rsid w:val="005E2EFA"/>
    <w:rsid w:val="005E4906"/>
    <w:rsid w:val="005E66DB"/>
    <w:rsid w:val="005E676E"/>
    <w:rsid w:val="005E7A92"/>
    <w:rsid w:val="005E7E9D"/>
    <w:rsid w:val="005F1CCD"/>
    <w:rsid w:val="005F2331"/>
    <w:rsid w:val="005F53F1"/>
    <w:rsid w:val="005F75D3"/>
    <w:rsid w:val="005F77F0"/>
    <w:rsid w:val="005F7CE7"/>
    <w:rsid w:val="005F7DFD"/>
    <w:rsid w:val="00600FFA"/>
    <w:rsid w:val="0060110E"/>
    <w:rsid w:val="006017C6"/>
    <w:rsid w:val="00602060"/>
    <w:rsid w:val="0060479C"/>
    <w:rsid w:val="00604AD3"/>
    <w:rsid w:val="00605488"/>
    <w:rsid w:val="00606F6B"/>
    <w:rsid w:val="006074F5"/>
    <w:rsid w:val="00610009"/>
    <w:rsid w:val="00613113"/>
    <w:rsid w:val="00615187"/>
    <w:rsid w:val="00617733"/>
    <w:rsid w:val="006206FB"/>
    <w:rsid w:val="00621393"/>
    <w:rsid w:val="00621473"/>
    <w:rsid w:val="00624C03"/>
    <w:rsid w:val="006258B5"/>
    <w:rsid w:val="006267A4"/>
    <w:rsid w:val="00632862"/>
    <w:rsid w:val="00632EA6"/>
    <w:rsid w:val="00635ADF"/>
    <w:rsid w:val="00636659"/>
    <w:rsid w:val="00637092"/>
    <w:rsid w:val="00641845"/>
    <w:rsid w:val="0064221A"/>
    <w:rsid w:val="006432A5"/>
    <w:rsid w:val="006435F7"/>
    <w:rsid w:val="00644242"/>
    <w:rsid w:val="00644C94"/>
    <w:rsid w:val="00644CB5"/>
    <w:rsid w:val="00644EC6"/>
    <w:rsid w:val="00647E47"/>
    <w:rsid w:val="00653ED8"/>
    <w:rsid w:val="00654D4C"/>
    <w:rsid w:val="00655072"/>
    <w:rsid w:val="006550D3"/>
    <w:rsid w:val="00656991"/>
    <w:rsid w:val="00662043"/>
    <w:rsid w:val="006639BD"/>
    <w:rsid w:val="006647BF"/>
    <w:rsid w:val="006704A7"/>
    <w:rsid w:val="006707E7"/>
    <w:rsid w:val="00670BD5"/>
    <w:rsid w:val="00670FB4"/>
    <w:rsid w:val="006719F9"/>
    <w:rsid w:val="00673039"/>
    <w:rsid w:val="0067379A"/>
    <w:rsid w:val="00673904"/>
    <w:rsid w:val="0067771E"/>
    <w:rsid w:val="0068008E"/>
    <w:rsid w:val="00680681"/>
    <w:rsid w:val="006819A3"/>
    <w:rsid w:val="0068381B"/>
    <w:rsid w:val="00683ACF"/>
    <w:rsid w:val="00683F61"/>
    <w:rsid w:val="00684ACA"/>
    <w:rsid w:val="00684E25"/>
    <w:rsid w:val="006858D0"/>
    <w:rsid w:val="00685AEC"/>
    <w:rsid w:val="00687E50"/>
    <w:rsid w:val="00692683"/>
    <w:rsid w:val="00694E34"/>
    <w:rsid w:val="00695F0B"/>
    <w:rsid w:val="006962EA"/>
    <w:rsid w:val="00697F6D"/>
    <w:rsid w:val="006A1158"/>
    <w:rsid w:val="006A11BB"/>
    <w:rsid w:val="006A2EB6"/>
    <w:rsid w:val="006A376B"/>
    <w:rsid w:val="006A3F9E"/>
    <w:rsid w:val="006A46FF"/>
    <w:rsid w:val="006A586F"/>
    <w:rsid w:val="006A5C01"/>
    <w:rsid w:val="006A5F5A"/>
    <w:rsid w:val="006B2364"/>
    <w:rsid w:val="006B2A7D"/>
    <w:rsid w:val="006B78AB"/>
    <w:rsid w:val="006C0AD0"/>
    <w:rsid w:val="006C0DA3"/>
    <w:rsid w:val="006C3442"/>
    <w:rsid w:val="006C358E"/>
    <w:rsid w:val="006C445B"/>
    <w:rsid w:val="006C6DBD"/>
    <w:rsid w:val="006C741B"/>
    <w:rsid w:val="006C78FA"/>
    <w:rsid w:val="006C7EE7"/>
    <w:rsid w:val="006D34E2"/>
    <w:rsid w:val="006D3A5F"/>
    <w:rsid w:val="006D7981"/>
    <w:rsid w:val="006D7E15"/>
    <w:rsid w:val="006E0538"/>
    <w:rsid w:val="006E12E9"/>
    <w:rsid w:val="006E1BD1"/>
    <w:rsid w:val="006E3770"/>
    <w:rsid w:val="006E3965"/>
    <w:rsid w:val="006E3A8D"/>
    <w:rsid w:val="006E52C4"/>
    <w:rsid w:val="006E5718"/>
    <w:rsid w:val="006E6134"/>
    <w:rsid w:val="006E61B3"/>
    <w:rsid w:val="006F1EE0"/>
    <w:rsid w:val="006F267D"/>
    <w:rsid w:val="006F3538"/>
    <w:rsid w:val="006F3589"/>
    <w:rsid w:val="006F3AB8"/>
    <w:rsid w:val="006F5D02"/>
    <w:rsid w:val="006F695C"/>
    <w:rsid w:val="006F74F6"/>
    <w:rsid w:val="007007D3"/>
    <w:rsid w:val="00700A4D"/>
    <w:rsid w:val="00700B22"/>
    <w:rsid w:val="00700DD4"/>
    <w:rsid w:val="00701268"/>
    <w:rsid w:val="00701794"/>
    <w:rsid w:val="00704EA0"/>
    <w:rsid w:val="00704EA7"/>
    <w:rsid w:val="00705E36"/>
    <w:rsid w:val="00705EF2"/>
    <w:rsid w:val="00706630"/>
    <w:rsid w:val="00706942"/>
    <w:rsid w:val="007150D8"/>
    <w:rsid w:val="00716C34"/>
    <w:rsid w:val="007170A1"/>
    <w:rsid w:val="0072060A"/>
    <w:rsid w:val="0072091E"/>
    <w:rsid w:val="007226B3"/>
    <w:rsid w:val="00722986"/>
    <w:rsid w:val="00722CEC"/>
    <w:rsid w:val="00723372"/>
    <w:rsid w:val="007240BB"/>
    <w:rsid w:val="007259AC"/>
    <w:rsid w:val="007260C1"/>
    <w:rsid w:val="00727BA8"/>
    <w:rsid w:val="00732CE6"/>
    <w:rsid w:val="007333E1"/>
    <w:rsid w:val="00735503"/>
    <w:rsid w:val="00735945"/>
    <w:rsid w:val="00741757"/>
    <w:rsid w:val="00742209"/>
    <w:rsid w:val="0074252E"/>
    <w:rsid w:val="007459F9"/>
    <w:rsid w:val="00751899"/>
    <w:rsid w:val="00751E9B"/>
    <w:rsid w:val="00752788"/>
    <w:rsid w:val="00752CA6"/>
    <w:rsid w:val="0075789F"/>
    <w:rsid w:val="0075796B"/>
    <w:rsid w:val="007579D0"/>
    <w:rsid w:val="007604EC"/>
    <w:rsid w:val="007610A2"/>
    <w:rsid w:val="00761710"/>
    <w:rsid w:val="00761997"/>
    <w:rsid w:val="007622F0"/>
    <w:rsid w:val="007626D6"/>
    <w:rsid w:val="00764B5B"/>
    <w:rsid w:val="00764F87"/>
    <w:rsid w:val="00765820"/>
    <w:rsid w:val="00770C07"/>
    <w:rsid w:val="00770F82"/>
    <w:rsid w:val="00772413"/>
    <w:rsid w:val="007731DC"/>
    <w:rsid w:val="0077500F"/>
    <w:rsid w:val="00775954"/>
    <w:rsid w:val="007779D9"/>
    <w:rsid w:val="007808A7"/>
    <w:rsid w:val="00782641"/>
    <w:rsid w:val="007832A8"/>
    <w:rsid w:val="007833B1"/>
    <w:rsid w:val="007837D4"/>
    <w:rsid w:val="007853F3"/>
    <w:rsid w:val="00786B3F"/>
    <w:rsid w:val="00787609"/>
    <w:rsid w:val="00787770"/>
    <w:rsid w:val="0078793F"/>
    <w:rsid w:val="0079010A"/>
    <w:rsid w:val="0079157D"/>
    <w:rsid w:val="00791C72"/>
    <w:rsid w:val="00792EC8"/>
    <w:rsid w:val="007944C3"/>
    <w:rsid w:val="007974BE"/>
    <w:rsid w:val="007A0B52"/>
    <w:rsid w:val="007A3082"/>
    <w:rsid w:val="007A42E0"/>
    <w:rsid w:val="007A4EA1"/>
    <w:rsid w:val="007A5829"/>
    <w:rsid w:val="007B0EDC"/>
    <w:rsid w:val="007B50D5"/>
    <w:rsid w:val="007B6CFB"/>
    <w:rsid w:val="007C015D"/>
    <w:rsid w:val="007C0A6C"/>
    <w:rsid w:val="007C279C"/>
    <w:rsid w:val="007C34FD"/>
    <w:rsid w:val="007C5EE9"/>
    <w:rsid w:val="007C6E2F"/>
    <w:rsid w:val="007C7E27"/>
    <w:rsid w:val="007D0318"/>
    <w:rsid w:val="007D1E1A"/>
    <w:rsid w:val="007D2E35"/>
    <w:rsid w:val="007D2EFD"/>
    <w:rsid w:val="007E1341"/>
    <w:rsid w:val="007E38A1"/>
    <w:rsid w:val="007E4DA4"/>
    <w:rsid w:val="007E5618"/>
    <w:rsid w:val="007E5C4F"/>
    <w:rsid w:val="007E61BD"/>
    <w:rsid w:val="007E6DB5"/>
    <w:rsid w:val="007F0448"/>
    <w:rsid w:val="007F4248"/>
    <w:rsid w:val="007F4F2B"/>
    <w:rsid w:val="007F5226"/>
    <w:rsid w:val="007F538D"/>
    <w:rsid w:val="007F74AF"/>
    <w:rsid w:val="00803795"/>
    <w:rsid w:val="00804262"/>
    <w:rsid w:val="0080476A"/>
    <w:rsid w:val="00810051"/>
    <w:rsid w:val="00811741"/>
    <w:rsid w:val="0081238E"/>
    <w:rsid w:val="008133BB"/>
    <w:rsid w:val="00813DF2"/>
    <w:rsid w:val="008147A6"/>
    <w:rsid w:val="00814F7C"/>
    <w:rsid w:val="00815D51"/>
    <w:rsid w:val="00816C2F"/>
    <w:rsid w:val="008209E8"/>
    <w:rsid w:val="00821192"/>
    <w:rsid w:val="008238DE"/>
    <w:rsid w:val="00825640"/>
    <w:rsid w:val="00825D3E"/>
    <w:rsid w:val="00826829"/>
    <w:rsid w:val="008278E9"/>
    <w:rsid w:val="0082794C"/>
    <w:rsid w:val="00827DA2"/>
    <w:rsid w:val="0083019E"/>
    <w:rsid w:val="00830869"/>
    <w:rsid w:val="00832771"/>
    <w:rsid w:val="0083363E"/>
    <w:rsid w:val="0083606B"/>
    <w:rsid w:val="00841DEA"/>
    <w:rsid w:val="00842C9D"/>
    <w:rsid w:val="00844B82"/>
    <w:rsid w:val="00845465"/>
    <w:rsid w:val="00846916"/>
    <w:rsid w:val="00850DAD"/>
    <w:rsid w:val="00852F18"/>
    <w:rsid w:val="008546BB"/>
    <w:rsid w:val="00854D9A"/>
    <w:rsid w:val="00857287"/>
    <w:rsid w:val="00857411"/>
    <w:rsid w:val="00857EB7"/>
    <w:rsid w:val="008602C4"/>
    <w:rsid w:val="008602E9"/>
    <w:rsid w:val="0086035B"/>
    <w:rsid w:val="00860B9F"/>
    <w:rsid w:val="008624B0"/>
    <w:rsid w:val="008646D4"/>
    <w:rsid w:val="00864B59"/>
    <w:rsid w:val="00864B5A"/>
    <w:rsid w:val="00865B5C"/>
    <w:rsid w:val="00870254"/>
    <w:rsid w:val="008723AD"/>
    <w:rsid w:val="00872B22"/>
    <w:rsid w:val="0087343F"/>
    <w:rsid w:val="0087717A"/>
    <w:rsid w:val="00877D02"/>
    <w:rsid w:val="00882159"/>
    <w:rsid w:val="008821F8"/>
    <w:rsid w:val="00883123"/>
    <w:rsid w:val="00883498"/>
    <w:rsid w:val="00883D14"/>
    <w:rsid w:val="00883D1C"/>
    <w:rsid w:val="00883F88"/>
    <w:rsid w:val="00884527"/>
    <w:rsid w:val="00885B9B"/>
    <w:rsid w:val="008875F7"/>
    <w:rsid w:val="00887833"/>
    <w:rsid w:val="00891CD7"/>
    <w:rsid w:val="008925D6"/>
    <w:rsid w:val="00895C0A"/>
    <w:rsid w:val="00896921"/>
    <w:rsid w:val="00896B74"/>
    <w:rsid w:val="00896C59"/>
    <w:rsid w:val="00896D47"/>
    <w:rsid w:val="008A01F9"/>
    <w:rsid w:val="008A2647"/>
    <w:rsid w:val="008A3B9C"/>
    <w:rsid w:val="008A57DF"/>
    <w:rsid w:val="008B0AC3"/>
    <w:rsid w:val="008B1837"/>
    <w:rsid w:val="008B1B70"/>
    <w:rsid w:val="008B1DE2"/>
    <w:rsid w:val="008B4032"/>
    <w:rsid w:val="008B5DD0"/>
    <w:rsid w:val="008B6313"/>
    <w:rsid w:val="008C19AE"/>
    <w:rsid w:val="008C379D"/>
    <w:rsid w:val="008C3CF8"/>
    <w:rsid w:val="008C4478"/>
    <w:rsid w:val="008C4484"/>
    <w:rsid w:val="008C47FC"/>
    <w:rsid w:val="008C5246"/>
    <w:rsid w:val="008C6127"/>
    <w:rsid w:val="008C7C7B"/>
    <w:rsid w:val="008D00EB"/>
    <w:rsid w:val="008D2CA0"/>
    <w:rsid w:val="008D4042"/>
    <w:rsid w:val="008D5536"/>
    <w:rsid w:val="008E0064"/>
    <w:rsid w:val="008E2FB7"/>
    <w:rsid w:val="008E4F01"/>
    <w:rsid w:val="008E50D0"/>
    <w:rsid w:val="008E693D"/>
    <w:rsid w:val="008E751F"/>
    <w:rsid w:val="008E7738"/>
    <w:rsid w:val="008F23E1"/>
    <w:rsid w:val="008F2E55"/>
    <w:rsid w:val="008F5885"/>
    <w:rsid w:val="008F5EB1"/>
    <w:rsid w:val="00901450"/>
    <w:rsid w:val="00903969"/>
    <w:rsid w:val="00910794"/>
    <w:rsid w:val="00914B32"/>
    <w:rsid w:val="0091511B"/>
    <w:rsid w:val="009152E5"/>
    <w:rsid w:val="00916676"/>
    <w:rsid w:val="00916DBF"/>
    <w:rsid w:val="00917311"/>
    <w:rsid w:val="009208D3"/>
    <w:rsid w:val="00926E8D"/>
    <w:rsid w:val="0092700E"/>
    <w:rsid w:val="00931389"/>
    <w:rsid w:val="00931EF3"/>
    <w:rsid w:val="009326B7"/>
    <w:rsid w:val="00932CBB"/>
    <w:rsid w:val="00932CE7"/>
    <w:rsid w:val="00935447"/>
    <w:rsid w:val="0093576A"/>
    <w:rsid w:val="0094057E"/>
    <w:rsid w:val="00942EC4"/>
    <w:rsid w:val="00943638"/>
    <w:rsid w:val="009509B5"/>
    <w:rsid w:val="009531DF"/>
    <w:rsid w:val="0095325A"/>
    <w:rsid w:val="009533D9"/>
    <w:rsid w:val="00954461"/>
    <w:rsid w:val="00955578"/>
    <w:rsid w:val="00962DF9"/>
    <w:rsid w:val="00967D5A"/>
    <w:rsid w:val="009755D6"/>
    <w:rsid w:val="00976718"/>
    <w:rsid w:val="00976966"/>
    <w:rsid w:val="00977923"/>
    <w:rsid w:val="00985D0E"/>
    <w:rsid w:val="00987534"/>
    <w:rsid w:val="0098795E"/>
    <w:rsid w:val="00990BB1"/>
    <w:rsid w:val="009914DF"/>
    <w:rsid w:val="009940D5"/>
    <w:rsid w:val="00994F36"/>
    <w:rsid w:val="009950A5"/>
    <w:rsid w:val="009957D5"/>
    <w:rsid w:val="009966D3"/>
    <w:rsid w:val="00996D0D"/>
    <w:rsid w:val="009A095B"/>
    <w:rsid w:val="009A1923"/>
    <w:rsid w:val="009A1B8D"/>
    <w:rsid w:val="009A22A6"/>
    <w:rsid w:val="009A2AEE"/>
    <w:rsid w:val="009A2CB7"/>
    <w:rsid w:val="009A4672"/>
    <w:rsid w:val="009A4C20"/>
    <w:rsid w:val="009A5DA5"/>
    <w:rsid w:val="009A6834"/>
    <w:rsid w:val="009B12E6"/>
    <w:rsid w:val="009B2583"/>
    <w:rsid w:val="009B2AA2"/>
    <w:rsid w:val="009B2DA8"/>
    <w:rsid w:val="009B3A86"/>
    <w:rsid w:val="009B711F"/>
    <w:rsid w:val="009B7798"/>
    <w:rsid w:val="009B7C1C"/>
    <w:rsid w:val="009C01E5"/>
    <w:rsid w:val="009C3723"/>
    <w:rsid w:val="009D0A7A"/>
    <w:rsid w:val="009D15CB"/>
    <w:rsid w:val="009D2B8B"/>
    <w:rsid w:val="009D3C40"/>
    <w:rsid w:val="009D46FA"/>
    <w:rsid w:val="009D6999"/>
    <w:rsid w:val="009D7E74"/>
    <w:rsid w:val="009E10E0"/>
    <w:rsid w:val="009E1B08"/>
    <w:rsid w:val="009E23AC"/>
    <w:rsid w:val="009E5896"/>
    <w:rsid w:val="009E6BA9"/>
    <w:rsid w:val="009E6FC1"/>
    <w:rsid w:val="009E77EE"/>
    <w:rsid w:val="009E7E2C"/>
    <w:rsid w:val="009F01B1"/>
    <w:rsid w:val="009F2449"/>
    <w:rsid w:val="009F5266"/>
    <w:rsid w:val="009F5DCC"/>
    <w:rsid w:val="00A00A54"/>
    <w:rsid w:val="00A011BB"/>
    <w:rsid w:val="00A01BDA"/>
    <w:rsid w:val="00A02684"/>
    <w:rsid w:val="00A03247"/>
    <w:rsid w:val="00A03BCF"/>
    <w:rsid w:val="00A04966"/>
    <w:rsid w:val="00A11F60"/>
    <w:rsid w:val="00A120A2"/>
    <w:rsid w:val="00A132B9"/>
    <w:rsid w:val="00A17E33"/>
    <w:rsid w:val="00A23BBB"/>
    <w:rsid w:val="00A24512"/>
    <w:rsid w:val="00A25848"/>
    <w:rsid w:val="00A25A2A"/>
    <w:rsid w:val="00A26490"/>
    <w:rsid w:val="00A2781B"/>
    <w:rsid w:val="00A3044F"/>
    <w:rsid w:val="00A31136"/>
    <w:rsid w:val="00A34D0C"/>
    <w:rsid w:val="00A40786"/>
    <w:rsid w:val="00A40EAF"/>
    <w:rsid w:val="00A41435"/>
    <w:rsid w:val="00A4181B"/>
    <w:rsid w:val="00A4193C"/>
    <w:rsid w:val="00A43ED0"/>
    <w:rsid w:val="00A44015"/>
    <w:rsid w:val="00A44276"/>
    <w:rsid w:val="00A45871"/>
    <w:rsid w:val="00A474D8"/>
    <w:rsid w:val="00A47699"/>
    <w:rsid w:val="00A51350"/>
    <w:rsid w:val="00A51A34"/>
    <w:rsid w:val="00A52E35"/>
    <w:rsid w:val="00A53116"/>
    <w:rsid w:val="00A55A7F"/>
    <w:rsid w:val="00A57A6B"/>
    <w:rsid w:val="00A61037"/>
    <w:rsid w:val="00A614E8"/>
    <w:rsid w:val="00A639F4"/>
    <w:rsid w:val="00A647E0"/>
    <w:rsid w:val="00A64DF0"/>
    <w:rsid w:val="00A65C85"/>
    <w:rsid w:val="00A6662D"/>
    <w:rsid w:val="00A66A77"/>
    <w:rsid w:val="00A66FAD"/>
    <w:rsid w:val="00A701AB"/>
    <w:rsid w:val="00A75573"/>
    <w:rsid w:val="00A76AF2"/>
    <w:rsid w:val="00A8296B"/>
    <w:rsid w:val="00A8376E"/>
    <w:rsid w:val="00A83C8D"/>
    <w:rsid w:val="00A84DE6"/>
    <w:rsid w:val="00A858B9"/>
    <w:rsid w:val="00A86068"/>
    <w:rsid w:val="00A86445"/>
    <w:rsid w:val="00A866C8"/>
    <w:rsid w:val="00A86CF2"/>
    <w:rsid w:val="00A9020C"/>
    <w:rsid w:val="00A9297A"/>
    <w:rsid w:val="00A93EF2"/>
    <w:rsid w:val="00A9447E"/>
    <w:rsid w:val="00A96641"/>
    <w:rsid w:val="00A96F33"/>
    <w:rsid w:val="00AA164C"/>
    <w:rsid w:val="00AA19CD"/>
    <w:rsid w:val="00AA25F2"/>
    <w:rsid w:val="00AA2B4C"/>
    <w:rsid w:val="00AA2B7A"/>
    <w:rsid w:val="00AA47AE"/>
    <w:rsid w:val="00AA660A"/>
    <w:rsid w:val="00AA7CAD"/>
    <w:rsid w:val="00AA7F5E"/>
    <w:rsid w:val="00AB00B8"/>
    <w:rsid w:val="00AB2CEA"/>
    <w:rsid w:val="00AB54B9"/>
    <w:rsid w:val="00AB5815"/>
    <w:rsid w:val="00AB62B4"/>
    <w:rsid w:val="00AB6676"/>
    <w:rsid w:val="00AB7401"/>
    <w:rsid w:val="00AC08A2"/>
    <w:rsid w:val="00AC0B71"/>
    <w:rsid w:val="00AC10AC"/>
    <w:rsid w:val="00AC2B7F"/>
    <w:rsid w:val="00AC2BB1"/>
    <w:rsid w:val="00AC40C1"/>
    <w:rsid w:val="00AC6421"/>
    <w:rsid w:val="00AC6690"/>
    <w:rsid w:val="00AD0594"/>
    <w:rsid w:val="00AD0C86"/>
    <w:rsid w:val="00AD27EE"/>
    <w:rsid w:val="00AD2A3F"/>
    <w:rsid w:val="00AD3E70"/>
    <w:rsid w:val="00AD3EB1"/>
    <w:rsid w:val="00AD6CA8"/>
    <w:rsid w:val="00AD7003"/>
    <w:rsid w:val="00AE0B31"/>
    <w:rsid w:val="00AE17DA"/>
    <w:rsid w:val="00AE7FF5"/>
    <w:rsid w:val="00AF13E6"/>
    <w:rsid w:val="00AF1F7F"/>
    <w:rsid w:val="00AF2509"/>
    <w:rsid w:val="00AF28BE"/>
    <w:rsid w:val="00AF3686"/>
    <w:rsid w:val="00AF5DF5"/>
    <w:rsid w:val="00AF633C"/>
    <w:rsid w:val="00AF6386"/>
    <w:rsid w:val="00AF66A7"/>
    <w:rsid w:val="00AF6AC2"/>
    <w:rsid w:val="00B01DB6"/>
    <w:rsid w:val="00B01DEA"/>
    <w:rsid w:val="00B01FD4"/>
    <w:rsid w:val="00B0208C"/>
    <w:rsid w:val="00B029C5"/>
    <w:rsid w:val="00B104DA"/>
    <w:rsid w:val="00B1073F"/>
    <w:rsid w:val="00B1350A"/>
    <w:rsid w:val="00B1351B"/>
    <w:rsid w:val="00B15E5E"/>
    <w:rsid w:val="00B16E66"/>
    <w:rsid w:val="00B20730"/>
    <w:rsid w:val="00B21BAE"/>
    <w:rsid w:val="00B23D08"/>
    <w:rsid w:val="00B2415D"/>
    <w:rsid w:val="00B24632"/>
    <w:rsid w:val="00B251E7"/>
    <w:rsid w:val="00B260CD"/>
    <w:rsid w:val="00B264FB"/>
    <w:rsid w:val="00B27969"/>
    <w:rsid w:val="00B3343C"/>
    <w:rsid w:val="00B46590"/>
    <w:rsid w:val="00B469AF"/>
    <w:rsid w:val="00B51746"/>
    <w:rsid w:val="00B55501"/>
    <w:rsid w:val="00B5614D"/>
    <w:rsid w:val="00B561BD"/>
    <w:rsid w:val="00B56712"/>
    <w:rsid w:val="00B601C2"/>
    <w:rsid w:val="00B647AA"/>
    <w:rsid w:val="00B64E10"/>
    <w:rsid w:val="00B65E4D"/>
    <w:rsid w:val="00B65F42"/>
    <w:rsid w:val="00B6681E"/>
    <w:rsid w:val="00B70793"/>
    <w:rsid w:val="00B74AE3"/>
    <w:rsid w:val="00B7565F"/>
    <w:rsid w:val="00B76272"/>
    <w:rsid w:val="00B76273"/>
    <w:rsid w:val="00B77927"/>
    <w:rsid w:val="00B809E5"/>
    <w:rsid w:val="00B816AC"/>
    <w:rsid w:val="00B8185E"/>
    <w:rsid w:val="00B82DA9"/>
    <w:rsid w:val="00B837D1"/>
    <w:rsid w:val="00B83A17"/>
    <w:rsid w:val="00B83B08"/>
    <w:rsid w:val="00B8469C"/>
    <w:rsid w:val="00B85017"/>
    <w:rsid w:val="00B864A9"/>
    <w:rsid w:val="00B87697"/>
    <w:rsid w:val="00B90888"/>
    <w:rsid w:val="00B923B2"/>
    <w:rsid w:val="00B934F5"/>
    <w:rsid w:val="00B95447"/>
    <w:rsid w:val="00B9681D"/>
    <w:rsid w:val="00B96D17"/>
    <w:rsid w:val="00B976D1"/>
    <w:rsid w:val="00BA20E6"/>
    <w:rsid w:val="00BA2EAA"/>
    <w:rsid w:val="00BA4F23"/>
    <w:rsid w:val="00BA634C"/>
    <w:rsid w:val="00BA7090"/>
    <w:rsid w:val="00BB1ECE"/>
    <w:rsid w:val="00BB2819"/>
    <w:rsid w:val="00BB3282"/>
    <w:rsid w:val="00BB35FB"/>
    <w:rsid w:val="00BB6778"/>
    <w:rsid w:val="00BB6871"/>
    <w:rsid w:val="00BB6D94"/>
    <w:rsid w:val="00BB6E31"/>
    <w:rsid w:val="00BC092F"/>
    <w:rsid w:val="00BC1383"/>
    <w:rsid w:val="00BC1D22"/>
    <w:rsid w:val="00BC1E53"/>
    <w:rsid w:val="00BC3211"/>
    <w:rsid w:val="00BC5143"/>
    <w:rsid w:val="00BC5BAC"/>
    <w:rsid w:val="00BC71D8"/>
    <w:rsid w:val="00BC7A4C"/>
    <w:rsid w:val="00BD0C4A"/>
    <w:rsid w:val="00BD1C80"/>
    <w:rsid w:val="00BD3B6B"/>
    <w:rsid w:val="00BD3F41"/>
    <w:rsid w:val="00BD40C8"/>
    <w:rsid w:val="00BD4FCE"/>
    <w:rsid w:val="00BD63DC"/>
    <w:rsid w:val="00BD6F0D"/>
    <w:rsid w:val="00BE2300"/>
    <w:rsid w:val="00BE2515"/>
    <w:rsid w:val="00BE2BA5"/>
    <w:rsid w:val="00BF02A2"/>
    <w:rsid w:val="00BF0A91"/>
    <w:rsid w:val="00BF0B9D"/>
    <w:rsid w:val="00BF0F54"/>
    <w:rsid w:val="00BF2128"/>
    <w:rsid w:val="00BF3E1D"/>
    <w:rsid w:val="00BF5C1B"/>
    <w:rsid w:val="00BF6163"/>
    <w:rsid w:val="00BF7CB8"/>
    <w:rsid w:val="00BF7D18"/>
    <w:rsid w:val="00C00903"/>
    <w:rsid w:val="00C0173D"/>
    <w:rsid w:val="00C0272A"/>
    <w:rsid w:val="00C03F22"/>
    <w:rsid w:val="00C05767"/>
    <w:rsid w:val="00C06AC7"/>
    <w:rsid w:val="00C06BE8"/>
    <w:rsid w:val="00C1084D"/>
    <w:rsid w:val="00C10AF4"/>
    <w:rsid w:val="00C11750"/>
    <w:rsid w:val="00C12EDF"/>
    <w:rsid w:val="00C12FCA"/>
    <w:rsid w:val="00C172D1"/>
    <w:rsid w:val="00C173DD"/>
    <w:rsid w:val="00C17B18"/>
    <w:rsid w:val="00C20133"/>
    <w:rsid w:val="00C20AC1"/>
    <w:rsid w:val="00C21191"/>
    <w:rsid w:val="00C21D86"/>
    <w:rsid w:val="00C21E55"/>
    <w:rsid w:val="00C23DAC"/>
    <w:rsid w:val="00C24D7E"/>
    <w:rsid w:val="00C32424"/>
    <w:rsid w:val="00C32F33"/>
    <w:rsid w:val="00C33889"/>
    <w:rsid w:val="00C33B1B"/>
    <w:rsid w:val="00C34A19"/>
    <w:rsid w:val="00C362E5"/>
    <w:rsid w:val="00C36CC7"/>
    <w:rsid w:val="00C405AA"/>
    <w:rsid w:val="00C40FFB"/>
    <w:rsid w:val="00C432FA"/>
    <w:rsid w:val="00C447B6"/>
    <w:rsid w:val="00C44FD0"/>
    <w:rsid w:val="00C475E8"/>
    <w:rsid w:val="00C50907"/>
    <w:rsid w:val="00C51609"/>
    <w:rsid w:val="00C51881"/>
    <w:rsid w:val="00C52E66"/>
    <w:rsid w:val="00C609FF"/>
    <w:rsid w:val="00C63445"/>
    <w:rsid w:val="00C664CE"/>
    <w:rsid w:val="00C67C13"/>
    <w:rsid w:val="00C70855"/>
    <w:rsid w:val="00C72E30"/>
    <w:rsid w:val="00C752F3"/>
    <w:rsid w:val="00C758DC"/>
    <w:rsid w:val="00C777EA"/>
    <w:rsid w:val="00C818F2"/>
    <w:rsid w:val="00C85FBD"/>
    <w:rsid w:val="00C86805"/>
    <w:rsid w:val="00C92825"/>
    <w:rsid w:val="00C943FD"/>
    <w:rsid w:val="00C95A34"/>
    <w:rsid w:val="00C95DC3"/>
    <w:rsid w:val="00C96FD8"/>
    <w:rsid w:val="00CA03F9"/>
    <w:rsid w:val="00CA4BB5"/>
    <w:rsid w:val="00CA707A"/>
    <w:rsid w:val="00CB021D"/>
    <w:rsid w:val="00CB2062"/>
    <w:rsid w:val="00CB2B68"/>
    <w:rsid w:val="00CB2CA3"/>
    <w:rsid w:val="00CB4043"/>
    <w:rsid w:val="00CB4F8A"/>
    <w:rsid w:val="00CB5000"/>
    <w:rsid w:val="00CB75CB"/>
    <w:rsid w:val="00CC314A"/>
    <w:rsid w:val="00CC3F1E"/>
    <w:rsid w:val="00CC68F9"/>
    <w:rsid w:val="00CD638A"/>
    <w:rsid w:val="00CE18C2"/>
    <w:rsid w:val="00CE2356"/>
    <w:rsid w:val="00CE3BF2"/>
    <w:rsid w:val="00CE5F02"/>
    <w:rsid w:val="00CF1A81"/>
    <w:rsid w:val="00CF2A98"/>
    <w:rsid w:val="00CF33FD"/>
    <w:rsid w:val="00CF395D"/>
    <w:rsid w:val="00CF4045"/>
    <w:rsid w:val="00CF44DB"/>
    <w:rsid w:val="00CF6946"/>
    <w:rsid w:val="00D0072A"/>
    <w:rsid w:val="00D0133C"/>
    <w:rsid w:val="00D0251C"/>
    <w:rsid w:val="00D04333"/>
    <w:rsid w:val="00D05475"/>
    <w:rsid w:val="00D06B32"/>
    <w:rsid w:val="00D071A4"/>
    <w:rsid w:val="00D11A73"/>
    <w:rsid w:val="00D13FB6"/>
    <w:rsid w:val="00D163B8"/>
    <w:rsid w:val="00D179F8"/>
    <w:rsid w:val="00D217D6"/>
    <w:rsid w:val="00D23585"/>
    <w:rsid w:val="00D23B45"/>
    <w:rsid w:val="00D23FB3"/>
    <w:rsid w:val="00D24153"/>
    <w:rsid w:val="00D244C8"/>
    <w:rsid w:val="00D266E4"/>
    <w:rsid w:val="00D27A3E"/>
    <w:rsid w:val="00D309B2"/>
    <w:rsid w:val="00D31769"/>
    <w:rsid w:val="00D33690"/>
    <w:rsid w:val="00D34819"/>
    <w:rsid w:val="00D35C86"/>
    <w:rsid w:val="00D37081"/>
    <w:rsid w:val="00D413EB"/>
    <w:rsid w:val="00D42D49"/>
    <w:rsid w:val="00D42EEB"/>
    <w:rsid w:val="00D43EFA"/>
    <w:rsid w:val="00D46205"/>
    <w:rsid w:val="00D4646D"/>
    <w:rsid w:val="00D4698F"/>
    <w:rsid w:val="00D46D1F"/>
    <w:rsid w:val="00D46D3F"/>
    <w:rsid w:val="00D51AF1"/>
    <w:rsid w:val="00D54102"/>
    <w:rsid w:val="00D57326"/>
    <w:rsid w:val="00D6059D"/>
    <w:rsid w:val="00D60B1E"/>
    <w:rsid w:val="00D61BF8"/>
    <w:rsid w:val="00D62B4C"/>
    <w:rsid w:val="00D635FA"/>
    <w:rsid w:val="00D65EC1"/>
    <w:rsid w:val="00D665B7"/>
    <w:rsid w:val="00D66E97"/>
    <w:rsid w:val="00D672A9"/>
    <w:rsid w:val="00D70532"/>
    <w:rsid w:val="00D73A45"/>
    <w:rsid w:val="00D73F3F"/>
    <w:rsid w:val="00D74E67"/>
    <w:rsid w:val="00D77375"/>
    <w:rsid w:val="00D77E24"/>
    <w:rsid w:val="00D80A78"/>
    <w:rsid w:val="00D831AF"/>
    <w:rsid w:val="00D84CC3"/>
    <w:rsid w:val="00D868D4"/>
    <w:rsid w:val="00D90200"/>
    <w:rsid w:val="00D90522"/>
    <w:rsid w:val="00D912F7"/>
    <w:rsid w:val="00D95D02"/>
    <w:rsid w:val="00D975FA"/>
    <w:rsid w:val="00DA1251"/>
    <w:rsid w:val="00DA1404"/>
    <w:rsid w:val="00DA29FC"/>
    <w:rsid w:val="00DA42A6"/>
    <w:rsid w:val="00DA4827"/>
    <w:rsid w:val="00DA482E"/>
    <w:rsid w:val="00DA6265"/>
    <w:rsid w:val="00DA64E9"/>
    <w:rsid w:val="00DA67BE"/>
    <w:rsid w:val="00DA6CD6"/>
    <w:rsid w:val="00DA6EC7"/>
    <w:rsid w:val="00DA7F59"/>
    <w:rsid w:val="00DB0207"/>
    <w:rsid w:val="00DB0EB3"/>
    <w:rsid w:val="00DB120B"/>
    <w:rsid w:val="00DB1B9F"/>
    <w:rsid w:val="00DB1CD6"/>
    <w:rsid w:val="00DB2832"/>
    <w:rsid w:val="00DC0553"/>
    <w:rsid w:val="00DC1B3C"/>
    <w:rsid w:val="00DC30DA"/>
    <w:rsid w:val="00DC30F2"/>
    <w:rsid w:val="00DC315A"/>
    <w:rsid w:val="00DC3D89"/>
    <w:rsid w:val="00DC76CA"/>
    <w:rsid w:val="00DD0AFC"/>
    <w:rsid w:val="00DD30D4"/>
    <w:rsid w:val="00DD4F5D"/>
    <w:rsid w:val="00DD554F"/>
    <w:rsid w:val="00DD6169"/>
    <w:rsid w:val="00DD71B5"/>
    <w:rsid w:val="00DE0304"/>
    <w:rsid w:val="00DE1464"/>
    <w:rsid w:val="00DE178C"/>
    <w:rsid w:val="00DE257E"/>
    <w:rsid w:val="00DE2BFB"/>
    <w:rsid w:val="00DE321A"/>
    <w:rsid w:val="00DE4947"/>
    <w:rsid w:val="00DE4C04"/>
    <w:rsid w:val="00DE6639"/>
    <w:rsid w:val="00DE7090"/>
    <w:rsid w:val="00DE7F6A"/>
    <w:rsid w:val="00DF0457"/>
    <w:rsid w:val="00DF049C"/>
    <w:rsid w:val="00DF1484"/>
    <w:rsid w:val="00DF7344"/>
    <w:rsid w:val="00DF73C7"/>
    <w:rsid w:val="00E00A9B"/>
    <w:rsid w:val="00E01328"/>
    <w:rsid w:val="00E01E04"/>
    <w:rsid w:val="00E01E8B"/>
    <w:rsid w:val="00E03308"/>
    <w:rsid w:val="00E04628"/>
    <w:rsid w:val="00E07757"/>
    <w:rsid w:val="00E07FEF"/>
    <w:rsid w:val="00E10AC5"/>
    <w:rsid w:val="00E13F6F"/>
    <w:rsid w:val="00E144FB"/>
    <w:rsid w:val="00E14CD1"/>
    <w:rsid w:val="00E15F4E"/>
    <w:rsid w:val="00E16098"/>
    <w:rsid w:val="00E2040D"/>
    <w:rsid w:val="00E21D46"/>
    <w:rsid w:val="00E23305"/>
    <w:rsid w:val="00E31090"/>
    <w:rsid w:val="00E31BD5"/>
    <w:rsid w:val="00E334B9"/>
    <w:rsid w:val="00E344F1"/>
    <w:rsid w:val="00E3613E"/>
    <w:rsid w:val="00E37D57"/>
    <w:rsid w:val="00E37F61"/>
    <w:rsid w:val="00E406D4"/>
    <w:rsid w:val="00E43509"/>
    <w:rsid w:val="00E4350E"/>
    <w:rsid w:val="00E4426A"/>
    <w:rsid w:val="00E4485D"/>
    <w:rsid w:val="00E44C36"/>
    <w:rsid w:val="00E4530F"/>
    <w:rsid w:val="00E47EE1"/>
    <w:rsid w:val="00E5145E"/>
    <w:rsid w:val="00E51BE0"/>
    <w:rsid w:val="00E53A68"/>
    <w:rsid w:val="00E540CB"/>
    <w:rsid w:val="00E55368"/>
    <w:rsid w:val="00E554B0"/>
    <w:rsid w:val="00E616FB"/>
    <w:rsid w:val="00E6585C"/>
    <w:rsid w:val="00E66E9B"/>
    <w:rsid w:val="00E673E1"/>
    <w:rsid w:val="00E7086A"/>
    <w:rsid w:val="00E70E7D"/>
    <w:rsid w:val="00E75511"/>
    <w:rsid w:val="00E76134"/>
    <w:rsid w:val="00E76678"/>
    <w:rsid w:val="00E767B9"/>
    <w:rsid w:val="00E84580"/>
    <w:rsid w:val="00E84A47"/>
    <w:rsid w:val="00E850DC"/>
    <w:rsid w:val="00E864E9"/>
    <w:rsid w:val="00E86586"/>
    <w:rsid w:val="00E86F51"/>
    <w:rsid w:val="00E918B9"/>
    <w:rsid w:val="00E9238D"/>
    <w:rsid w:val="00E9264E"/>
    <w:rsid w:val="00E94025"/>
    <w:rsid w:val="00E9418E"/>
    <w:rsid w:val="00E94B03"/>
    <w:rsid w:val="00E9631A"/>
    <w:rsid w:val="00E97926"/>
    <w:rsid w:val="00EA1096"/>
    <w:rsid w:val="00EA1334"/>
    <w:rsid w:val="00EA19F2"/>
    <w:rsid w:val="00EA2379"/>
    <w:rsid w:val="00EA2787"/>
    <w:rsid w:val="00EA3431"/>
    <w:rsid w:val="00EA6C47"/>
    <w:rsid w:val="00EA6E7C"/>
    <w:rsid w:val="00EA6EAE"/>
    <w:rsid w:val="00EB0C36"/>
    <w:rsid w:val="00EB11E0"/>
    <w:rsid w:val="00EB2688"/>
    <w:rsid w:val="00EB2FE2"/>
    <w:rsid w:val="00EB4CD6"/>
    <w:rsid w:val="00EB52FF"/>
    <w:rsid w:val="00EC0B1A"/>
    <w:rsid w:val="00EC248A"/>
    <w:rsid w:val="00EC54B7"/>
    <w:rsid w:val="00EC5617"/>
    <w:rsid w:val="00EC6707"/>
    <w:rsid w:val="00ED0F9C"/>
    <w:rsid w:val="00ED1779"/>
    <w:rsid w:val="00ED1CB7"/>
    <w:rsid w:val="00ED3A65"/>
    <w:rsid w:val="00ED41BA"/>
    <w:rsid w:val="00ED4438"/>
    <w:rsid w:val="00ED553D"/>
    <w:rsid w:val="00ED55D2"/>
    <w:rsid w:val="00ED7F92"/>
    <w:rsid w:val="00EE1A2B"/>
    <w:rsid w:val="00EE20C4"/>
    <w:rsid w:val="00EE29EF"/>
    <w:rsid w:val="00EE379E"/>
    <w:rsid w:val="00EE3B5F"/>
    <w:rsid w:val="00EE4C48"/>
    <w:rsid w:val="00EE5E29"/>
    <w:rsid w:val="00EE7936"/>
    <w:rsid w:val="00EE7ECB"/>
    <w:rsid w:val="00EF0090"/>
    <w:rsid w:val="00EF1A64"/>
    <w:rsid w:val="00EF1C56"/>
    <w:rsid w:val="00EF267A"/>
    <w:rsid w:val="00EF3948"/>
    <w:rsid w:val="00EF41C2"/>
    <w:rsid w:val="00EF65FD"/>
    <w:rsid w:val="00EF6F8B"/>
    <w:rsid w:val="00F00B74"/>
    <w:rsid w:val="00F0142A"/>
    <w:rsid w:val="00F03205"/>
    <w:rsid w:val="00F03DBA"/>
    <w:rsid w:val="00F042D3"/>
    <w:rsid w:val="00F05C0F"/>
    <w:rsid w:val="00F06E1A"/>
    <w:rsid w:val="00F07952"/>
    <w:rsid w:val="00F106C4"/>
    <w:rsid w:val="00F119B1"/>
    <w:rsid w:val="00F13BF7"/>
    <w:rsid w:val="00F14297"/>
    <w:rsid w:val="00F15154"/>
    <w:rsid w:val="00F15625"/>
    <w:rsid w:val="00F170E2"/>
    <w:rsid w:val="00F17752"/>
    <w:rsid w:val="00F20DDA"/>
    <w:rsid w:val="00F23AB3"/>
    <w:rsid w:val="00F24F01"/>
    <w:rsid w:val="00F2641E"/>
    <w:rsid w:val="00F30491"/>
    <w:rsid w:val="00F305BC"/>
    <w:rsid w:val="00F32525"/>
    <w:rsid w:val="00F3427C"/>
    <w:rsid w:val="00F343EC"/>
    <w:rsid w:val="00F344C1"/>
    <w:rsid w:val="00F3614B"/>
    <w:rsid w:val="00F40C78"/>
    <w:rsid w:val="00F41915"/>
    <w:rsid w:val="00F42CAA"/>
    <w:rsid w:val="00F441D1"/>
    <w:rsid w:val="00F44698"/>
    <w:rsid w:val="00F4541C"/>
    <w:rsid w:val="00F45E7D"/>
    <w:rsid w:val="00F50409"/>
    <w:rsid w:val="00F509D1"/>
    <w:rsid w:val="00F60788"/>
    <w:rsid w:val="00F6142F"/>
    <w:rsid w:val="00F62BDE"/>
    <w:rsid w:val="00F670A5"/>
    <w:rsid w:val="00F7244E"/>
    <w:rsid w:val="00F72FC9"/>
    <w:rsid w:val="00F74E60"/>
    <w:rsid w:val="00F77C02"/>
    <w:rsid w:val="00F82C4F"/>
    <w:rsid w:val="00F838BD"/>
    <w:rsid w:val="00F86763"/>
    <w:rsid w:val="00F90535"/>
    <w:rsid w:val="00F909CE"/>
    <w:rsid w:val="00F91150"/>
    <w:rsid w:val="00F91432"/>
    <w:rsid w:val="00F917E1"/>
    <w:rsid w:val="00F96B86"/>
    <w:rsid w:val="00F971E5"/>
    <w:rsid w:val="00FA345D"/>
    <w:rsid w:val="00FA3941"/>
    <w:rsid w:val="00FA46C4"/>
    <w:rsid w:val="00FA764A"/>
    <w:rsid w:val="00FB0687"/>
    <w:rsid w:val="00FB0BFE"/>
    <w:rsid w:val="00FB2342"/>
    <w:rsid w:val="00FB2581"/>
    <w:rsid w:val="00FB25D6"/>
    <w:rsid w:val="00FB5A12"/>
    <w:rsid w:val="00FB6548"/>
    <w:rsid w:val="00FB655A"/>
    <w:rsid w:val="00FB7598"/>
    <w:rsid w:val="00FB782F"/>
    <w:rsid w:val="00FB78E9"/>
    <w:rsid w:val="00FB7C27"/>
    <w:rsid w:val="00FB7DCF"/>
    <w:rsid w:val="00FC0265"/>
    <w:rsid w:val="00FC2FEC"/>
    <w:rsid w:val="00FC3C30"/>
    <w:rsid w:val="00FC5AB4"/>
    <w:rsid w:val="00FC6902"/>
    <w:rsid w:val="00FC7BC1"/>
    <w:rsid w:val="00FD0CC7"/>
    <w:rsid w:val="00FD3474"/>
    <w:rsid w:val="00FD3A20"/>
    <w:rsid w:val="00FD53FB"/>
    <w:rsid w:val="00FD6E9B"/>
    <w:rsid w:val="00FE3159"/>
    <w:rsid w:val="00FE38C3"/>
    <w:rsid w:val="00FF12D4"/>
    <w:rsid w:val="00FF2783"/>
    <w:rsid w:val="00FF323D"/>
    <w:rsid w:val="00FF40EA"/>
    <w:rsid w:val="00FF48A9"/>
    <w:rsid w:val="00FF60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49B8EF"/>
  <w15:docId w15:val="{5CA6DAE1-D403-4948-B1F6-0DBA58454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771"/>
    <w:rPr>
      <w:rFonts w:ascii="Calibri" w:eastAsia="Calibri" w:hAnsi="Calibri" w:cs="Times New Roman"/>
    </w:rPr>
  </w:style>
  <w:style w:type="paragraph" w:styleId="Heading1">
    <w:name w:val="heading 1"/>
    <w:basedOn w:val="Normal"/>
    <w:next w:val="Normal"/>
    <w:link w:val="Heading1Char"/>
    <w:uiPriority w:val="9"/>
    <w:qFormat/>
    <w:rsid w:val="00212871"/>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212871"/>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321771"/>
    <w:pPr>
      <w:keepNext/>
      <w:keepLines/>
      <w:spacing w:before="40" w:after="0"/>
      <w:outlineLvl w:val="2"/>
    </w:pPr>
    <w:rPr>
      <w:rFonts w:ascii="Gill Sans MT" w:eastAsia="Cabin" w:hAnsi="Gill Sans MT" w:cs="Cabin"/>
      <w:b/>
      <w:color w:val="000000"/>
    </w:rPr>
  </w:style>
  <w:style w:type="paragraph" w:styleId="Heading4">
    <w:name w:val="heading 4"/>
    <w:basedOn w:val="Tabletitle"/>
    <w:next w:val="Normal"/>
    <w:link w:val="Heading4Char"/>
    <w:uiPriority w:val="9"/>
    <w:unhideWhenUsed/>
    <w:qFormat/>
    <w:rsid w:val="00321771"/>
    <w:pPr>
      <w:spacing w:after="0"/>
      <w:outlineLvl w:val="3"/>
    </w:pPr>
    <w:rPr>
      <w:b w:val="0"/>
      <w:i/>
    </w:rPr>
  </w:style>
  <w:style w:type="paragraph" w:styleId="Heading5">
    <w:name w:val="heading 5"/>
    <w:basedOn w:val="Normal"/>
    <w:next w:val="Normal"/>
    <w:rsid w:val="00321771"/>
    <w:pPr>
      <w:keepNext/>
      <w:keepLines/>
      <w:spacing w:before="220" w:after="40"/>
      <w:contextualSpacing/>
      <w:outlineLvl w:val="4"/>
    </w:pPr>
    <w:rPr>
      <w:b/>
    </w:rPr>
  </w:style>
  <w:style w:type="paragraph" w:styleId="Heading6">
    <w:name w:val="heading 6"/>
    <w:basedOn w:val="Normal"/>
    <w:next w:val="Normal"/>
    <w:rsid w:val="00321771"/>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1771"/>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paragraph" w:styleId="Subtitle">
    <w:name w:val="Subtitle"/>
    <w:basedOn w:val="Normal"/>
    <w:next w:val="Normal"/>
    <w:rsid w:val="00321771"/>
    <w:pPr>
      <w:keepNext/>
      <w:keepLines/>
      <w:spacing w:before="360" w:after="80"/>
      <w:contextualSpacing/>
    </w:pPr>
    <w:rPr>
      <w:rFonts w:ascii="Georgia" w:eastAsia="Georgia" w:hAnsi="Georgia" w:cs="Georgia"/>
      <w:i/>
      <w:color w:val="666666"/>
      <w:sz w:val="48"/>
    </w:rPr>
  </w:style>
  <w:style w:type="paragraph" w:styleId="CommentText">
    <w:name w:val="annotation text"/>
    <w:basedOn w:val="Normal"/>
    <w:link w:val="CommentTextChar"/>
    <w:uiPriority w:val="99"/>
    <w:unhideWhenUsed/>
    <w:rsid w:val="00321771"/>
    <w:rPr>
      <w:sz w:val="20"/>
      <w:szCs w:val="20"/>
    </w:rPr>
  </w:style>
  <w:style w:type="character" w:customStyle="1" w:styleId="CommentTextChar">
    <w:name w:val="Comment Text Char"/>
    <w:basedOn w:val="DefaultParagraphFont"/>
    <w:link w:val="CommentText"/>
    <w:uiPriority w:val="99"/>
    <w:rsid w:val="00321771"/>
    <w:rPr>
      <w:rFonts w:ascii="Calibri" w:eastAsia="Calibri" w:hAnsi="Calibri" w:cs="Times New Roman"/>
      <w:sz w:val="20"/>
      <w:szCs w:val="20"/>
    </w:rPr>
  </w:style>
  <w:style w:type="character" w:styleId="CommentReference">
    <w:name w:val="annotation reference"/>
    <w:uiPriority w:val="99"/>
    <w:unhideWhenUsed/>
    <w:rsid w:val="00321771"/>
    <w:rPr>
      <w:sz w:val="16"/>
      <w:szCs w:val="16"/>
    </w:rPr>
  </w:style>
  <w:style w:type="paragraph" w:styleId="BalloonText">
    <w:name w:val="Balloon Text"/>
    <w:basedOn w:val="Normal"/>
    <w:link w:val="BalloonTextChar"/>
    <w:uiPriority w:val="99"/>
    <w:semiHidden/>
    <w:unhideWhenUsed/>
    <w:rsid w:val="00321771"/>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321771"/>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321771"/>
    <w:rPr>
      <w:b/>
      <w:bCs/>
      <w:lang w:val="x-none" w:eastAsia="x-none"/>
    </w:rPr>
  </w:style>
  <w:style w:type="character" w:customStyle="1" w:styleId="CommentSubjectChar">
    <w:name w:val="Comment Subject Char"/>
    <w:link w:val="CommentSubject"/>
    <w:uiPriority w:val="99"/>
    <w:semiHidden/>
    <w:rsid w:val="00321771"/>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321771"/>
    <w:pPr>
      <w:ind w:left="720"/>
      <w:contextualSpacing/>
    </w:pPr>
  </w:style>
  <w:style w:type="paragraph" w:styleId="Header">
    <w:name w:val="header"/>
    <w:basedOn w:val="Normal"/>
    <w:link w:val="HeaderChar"/>
    <w:uiPriority w:val="99"/>
    <w:unhideWhenUsed/>
    <w:rsid w:val="00321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771"/>
    <w:rPr>
      <w:rFonts w:ascii="Calibri" w:eastAsia="Calibri" w:hAnsi="Calibri" w:cs="Times New Roman"/>
    </w:rPr>
  </w:style>
  <w:style w:type="paragraph" w:styleId="Footer">
    <w:name w:val="footer"/>
    <w:basedOn w:val="Normal"/>
    <w:link w:val="FooterChar"/>
    <w:uiPriority w:val="99"/>
    <w:unhideWhenUsed/>
    <w:rsid w:val="00321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771"/>
    <w:rPr>
      <w:rFonts w:ascii="Calibri" w:eastAsia="Calibri" w:hAnsi="Calibri" w:cs="Times New Roman"/>
    </w:rPr>
  </w:style>
  <w:style w:type="paragraph" w:styleId="TOCHeading">
    <w:name w:val="TOC Heading"/>
    <w:basedOn w:val="Heading1"/>
    <w:next w:val="Normal"/>
    <w:uiPriority w:val="39"/>
    <w:semiHidden/>
    <w:unhideWhenUsed/>
    <w:qFormat/>
    <w:rsid w:val="00321771"/>
    <w:pPr>
      <w:keepNext/>
      <w:keepLines/>
      <w:outlineLvl w:val="9"/>
    </w:pPr>
    <w:rPr>
      <w:rFonts w:ascii="Cambria" w:eastAsia="SimSun" w:hAnsi="Cambria"/>
      <w:bCs/>
      <w:color w:val="365F91"/>
      <w:szCs w:val="28"/>
      <w:lang w:eastAsia="ja-JP"/>
    </w:rPr>
  </w:style>
  <w:style w:type="paragraph" w:styleId="TOC1">
    <w:name w:val="toc 1"/>
    <w:basedOn w:val="Normal"/>
    <w:next w:val="Normal"/>
    <w:autoRedefine/>
    <w:uiPriority w:val="39"/>
    <w:unhideWhenUsed/>
    <w:rsid w:val="00321771"/>
    <w:pPr>
      <w:tabs>
        <w:tab w:val="left" w:pos="450"/>
        <w:tab w:val="right" w:leader="dot" w:pos="9350"/>
      </w:tabs>
      <w:spacing w:after="100"/>
    </w:pPr>
    <w:rPr>
      <w:rFonts w:ascii="Gill Sans MT" w:hAnsi="Gill Sans MT"/>
      <w:noProof/>
    </w:rPr>
  </w:style>
  <w:style w:type="paragraph" w:styleId="TOC2">
    <w:name w:val="toc 2"/>
    <w:basedOn w:val="Normal"/>
    <w:next w:val="Normal"/>
    <w:autoRedefine/>
    <w:uiPriority w:val="39"/>
    <w:unhideWhenUsed/>
    <w:rsid w:val="00321771"/>
    <w:pPr>
      <w:tabs>
        <w:tab w:val="left" w:pos="990"/>
        <w:tab w:val="right" w:leader="dot" w:pos="9350"/>
      </w:tabs>
      <w:spacing w:after="100"/>
      <w:ind w:left="990" w:hanging="540"/>
    </w:pPr>
    <w:rPr>
      <w:rFonts w:ascii="Gill Sans MT" w:hAnsi="Gill Sans MT"/>
      <w:noProof/>
    </w:rPr>
  </w:style>
  <w:style w:type="paragraph" w:styleId="TOC3">
    <w:name w:val="toc 3"/>
    <w:basedOn w:val="Normal"/>
    <w:next w:val="Normal"/>
    <w:autoRedefine/>
    <w:uiPriority w:val="39"/>
    <w:unhideWhenUsed/>
    <w:rsid w:val="00321771"/>
    <w:pPr>
      <w:spacing w:after="100"/>
      <w:ind w:left="440"/>
    </w:pPr>
  </w:style>
  <w:style w:type="character" w:styleId="Hyperlink">
    <w:name w:val="Hyperlink"/>
    <w:uiPriority w:val="99"/>
    <w:unhideWhenUsed/>
    <w:rsid w:val="00321771"/>
    <w:rPr>
      <w:color w:val="0000FF"/>
      <w:u w:val="single"/>
    </w:rPr>
  </w:style>
  <w:style w:type="paragraph" w:styleId="NormalWeb">
    <w:name w:val="Normal (Web)"/>
    <w:basedOn w:val="Normal"/>
    <w:uiPriority w:val="99"/>
    <w:unhideWhenUsed/>
    <w:rsid w:val="00321771"/>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basedOn w:val="Normal"/>
    <w:link w:val="FootnoteTextChar"/>
    <w:uiPriority w:val="99"/>
    <w:unhideWhenUsed/>
    <w:rsid w:val="00321771"/>
    <w:pPr>
      <w:spacing w:after="0" w:line="240" w:lineRule="auto"/>
    </w:pPr>
    <w:rPr>
      <w:sz w:val="20"/>
      <w:szCs w:val="20"/>
    </w:rPr>
  </w:style>
  <w:style w:type="character" w:customStyle="1" w:styleId="FootnoteTextChar">
    <w:name w:val="Footnote Text Char"/>
    <w:basedOn w:val="DefaultParagraphFont"/>
    <w:link w:val="FootnoteText"/>
    <w:uiPriority w:val="99"/>
    <w:rsid w:val="00321771"/>
    <w:rPr>
      <w:rFonts w:ascii="Calibri" w:eastAsia="Calibri" w:hAnsi="Calibri" w:cs="Times New Roman"/>
      <w:sz w:val="20"/>
      <w:szCs w:val="20"/>
    </w:rPr>
  </w:style>
  <w:style w:type="character" w:styleId="FootnoteReference">
    <w:name w:val="footnote reference"/>
    <w:link w:val="BVIfnr1"/>
    <w:uiPriority w:val="99"/>
    <w:unhideWhenUsed/>
    <w:rsid w:val="00321771"/>
    <w:rPr>
      <w:vertAlign w:val="superscript"/>
    </w:rPr>
  </w:style>
  <w:style w:type="character" w:customStyle="1" w:styleId="apple-converted-space">
    <w:name w:val="apple-converted-space"/>
    <w:basedOn w:val="DefaultParagraphFont"/>
    <w:rsid w:val="00321771"/>
  </w:style>
  <w:style w:type="paragraph" w:styleId="BodyText2">
    <w:name w:val="Body Text 2"/>
    <w:basedOn w:val="Normal"/>
    <w:link w:val="BodyText2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link w:val="BodyText2"/>
    <w:rsid w:val="00321771"/>
    <w:rPr>
      <w:rFonts w:ascii="Times New Roman" w:eastAsia="Times New Roman" w:hAnsi="Times New Roman" w:cs="Times New Roman"/>
      <w:smallCaps/>
      <w:szCs w:val="20"/>
    </w:rPr>
  </w:style>
  <w:style w:type="paragraph" w:styleId="BodyText3">
    <w:name w:val="Body Text 3"/>
    <w:basedOn w:val="Normal"/>
    <w:link w:val="BodyText3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link w:val="BodyText3"/>
    <w:rsid w:val="00321771"/>
    <w:rPr>
      <w:rFonts w:ascii="Times New Roman" w:eastAsia="Times New Roman" w:hAnsi="Times New Roman" w:cs="Times New Roman"/>
      <w:i/>
      <w:szCs w:val="20"/>
    </w:rPr>
  </w:style>
  <w:style w:type="paragraph" w:styleId="Caption">
    <w:name w:val="caption"/>
    <w:basedOn w:val="Normal"/>
    <w:next w:val="Normal"/>
    <w:uiPriority w:val="35"/>
    <w:qFormat/>
    <w:rsid w:val="00321771"/>
    <w:pPr>
      <w:spacing w:line="240" w:lineRule="auto"/>
    </w:pPr>
    <w:rPr>
      <w:b/>
      <w:bCs/>
      <w:color w:val="4F81BD"/>
      <w:sz w:val="18"/>
      <w:szCs w:val="18"/>
    </w:rPr>
  </w:style>
  <w:style w:type="paragraph" w:customStyle="1" w:styleId="L1-FlLSp12">
    <w:name w:val="L1-FlL Sp&amp;1/2"/>
    <w:basedOn w:val="Normal"/>
    <w:rsid w:val="00321771"/>
    <w:pPr>
      <w:tabs>
        <w:tab w:val="left" w:pos="1152"/>
      </w:tabs>
      <w:spacing w:line="360" w:lineRule="atLeast"/>
    </w:pPr>
    <w:rPr>
      <w:rFonts w:eastAsia="Times New Roman"/>
      <w:sz w:val="24"/>
      <w:szCs w:val="20"/>
    </w:rPr>
  </w:style>
  <w:style w:type="paragraph" w:customStyle="1" w:styleId="N1-1stBullet">
    <w:name w:val="N1-1st Bullet"/>
    <w:basedOn w:val="Normal"/>
    <w:rsid w:val="00321771"/>
    <w:pPr>
      <w:numPr>
        <w:numId w:val="44"/>
      </w:numPr>
      <w:spacing w:after="240" w:line="240" w:lineRule="atLeast"/>
    </w:pPr>
    <w:rPr>
      <w:rFonts w:eastAsia="Times New Roman"/>
      <w:sz w:val="24"/>
      <w:szCs w:val="20"/>
    </w:rPr>
  </w:style>
  <w:style w:type="table" w:styleId="TableGrid">
    <w:name w:val="Table Grid"/>
    <w:basedOn w:val="TableNormal"/>
    <w:uiPriority w:val="59"/>
    <w:rsid w:val="0032177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1771"/>
    <w:pPr>
      <w:spacing w:after="0" w:line="240" w:lineRule="auto"/>
    </w:pPr>
    <w:rPr>
      <w:rFonts w:ascii="Calibri" w:eastAsia="SimSun" w:hAnsi="Calibri" w:cs="Arial"/>
    </w:rPr>
  </w:style>
  <w:style w:type="character" w:customStyle="1" w:styleId="NoSpacingChar">
    <w:name w:val="No Spacing Char"/>
    <w:basedOn w:val="DefaultParagraphFont"/>
    <w:link w:val="NoSpacing"/>
    <w:uiPriority w:val="1"/>
    <w:rsid w:val="00321771"/>
    <w:rPr>
      <w:rFonts w:ascii="Calibri" w:eastAsia="SimSun" w:hAnsi="Calibri" w:cs="Arial"/>
    </w:rPr>
  </w:style>
  <w:style w:type="paragraph" w:customStyle="1" w:styleId="AParagraph">
    <w:name w:val="A_Paragraph"/>
    <w:qFormat/>
    <w:rsid w:val="00321771"/>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321771"/>
    <w:pPr>
      <w:ind w:left="720" w:firstLine="0"/>
    </w:pPr>
  </w:style>
  <w:style w:type="paragraph" w:customStyle="1" w:styleId="TABLETEXT">
    <w:name w:val="TABLE TEXT"/>
    <w:basedOn w:val="Normal"/>
    <w:autoRedefine/>
    <w:rsid w:val="00321771"/>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321771"/>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321771"/>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321771"/>
    <w:rPr>
      <w:color w:val="954F72"/>
      <w:u w:val="single"/>
    </w:rPr>
  </w:style>
  <w:style w:type="paragraph" w:customStyle="1" w:styleId="xl65">
    <w:name w:val="xl65"/>
    <w:basedOn w:val="Normal"/>
    <w:rsid w:val="00321771"/>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321771"/>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321771"/>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321771"/>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321771"/>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321771"/>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321771"/>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32177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321771"/>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32177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321771"/>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32177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321771"/>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321771"/>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321771"/>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321771"/>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321771"/>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321771"/>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321771"/>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321771"/>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321771"/>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321771"/>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21771"/>
    <w:pPr>
      <w:spacing w:after="40"/>
    </w:pPr>
    <w:rPr>
      <w:rFonts w:eastAsia="Times New Roman"/>
      <w:sz w:val="18"/>
    </w:rPr>
  </w:style>
  <w:style w:type="paragraph" w:customStyle="1" w:styleId="SL-FlLftSgl">
    <w:name w:val="SL-Fl Lft Sgl"/>
    <w:basedOn w:val="Normal"/>
    <w:rsid w:val="00321771"/>
    <w:pPr>
      <w:spacing w:after="0" w:line="240" w:lineRule="atLeast"/>
    </w:pPr>
    <w:rPr>
      <w:rFonts w:ascii="Garamond" w:eastAsia="Times New Roman" w:hAnsi="Garamond"/>
      <w:szCs w:val="20"/>
    </w:rPr>
  </w:style>
  <w:style w:type="paragraph" w:customStyle="1" w:styleId="BodyText1">
    <w:name w:val="Body Text1"/>
    <w:basedOn w:val="Normal"/>
    <w:qFormat/>
    <w:rsid w:val="00321771"/>
    <w:rPr>
      <w:rFonts w:ascii="Gill Sans MT" w:hAnsi="Gill Sans MT"/>
    </w:rPr>
  </w:style>
  <w:style w:type="paragraph" w:customStyle="1" w:styleId="Bulletedlist">
    <w:name w:val="Bulleted list"/>
    <w:basedOn w:val="CommentText"/>
    <w:qFormat/>
    <w:rsid w:val="00321771"/>
    <w:pPr>
      <w:numPr>
        <w:numId w:val="43"/>
      </w:numPr>
      <w:spacing w:after="8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321771"/>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321771"/>
    <w:rPr>
      <w:rFonts w:ascii="Times New Roman" w:eastAsia="Times New Roman" w:hAnsi="Times New Roman" w:cs="Times New Roman"/>
      <w:sz w:val="24"/>
      <w:szCs w:val="24"/>
    </w:rPr>
  </w:style>
  <w:style w:type="paragraph" w:customStyle="1" w:styleId="Default">
    <w:name w:val="Default"/>
    <w:rsid w:val="00321771"/>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Tabletitle">
    <w:name w:val="Table title"/>
    <w:basedOn w:val="Normal"/>
    <w:qFormat/>
    <w:rsid w:val="00321771"/>
    <w:pPr>
      <w:keepNext/>
      <w:spacing w:before="220" w:after="120"/>
    </w:pPr>
    <w:rPr>
      <w:rFonts w:ascii="Gill Sans MT" w:hAnsi="Gill Sans MT"/>
      <w:b/>
    </w:rPr>
  </w:style>
  <w:style w:type="paragraph" w:customStyle="1" w:styleId="Figuretitle">
    <w:name w:val="Figure title"/>
    <w:basedOn w:val="Tabletitle"/>
    <w:qFormat/>
    <w:rsid w:val="00321771"/>
  </w:style>
  <w:style w:type="character" w:customStyle="1" w:styleId="Heading1Char">
    <w:name w:val="Heading 1 Char"/>
    <w:basedOn w:val="DefaultParagraphFont"/>
    <w:link w:val="Heading1"/>
    <w:uiPriority w:val="9"/>
    <w:rsid w:val="00212871"/>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212871"/>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321771"/>
    <w:rPr>
      <w:rFonts w:ascii="Gill Sans MT" w:eastAsia="Cabin" w:hAnsi="Gill Sans MT" w:cs="Cabin"/>
      <w:b/>
      <w:color w:val="000000"/>
    </w:rPr>
  </w:style>
  <w:style w:type="character" w:customStyle="1" w:styleId="Heading4Char">
    <w:name w:val="Heading 4 Char"/>
    <w:basedOn w:val="DefaultParagraphFont"/>
    <w:link w:val="Heading4"/>
    <w:uiPriority w:val="9"/>
    <w:rsid w:val="00321771"/>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321771"/>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321771"/>
    <w:rPr>
      <w:rFonts w:ascii="Calibri" w:eastAsia="Times New Roman" w:hAnsi="Calibri" w:cs="Times New Roman"/>
      <w:lang w:val="x-none" w:eastAsia="x-none"/>
    </w:rPr>
  </w:style>
  <w:style w:type="paragraph" w:customStyle="1" w:styleId="MediumGrid21">
    <w:name w:val="Medium Grid 21"/>
    <w:uiPriority w:val="1"/>
    <w:qFormat/>
    <w:rsid w:val="00321771"/>
    <w:pPr>
      <w:spacing w:after="0" w:line="240" w:lineRule="auto"/>
    </w:pPr>
    <w:rPr>
      <w:rFonts w:ascii="Calibri" w:eastAsia="Times New Roman" w:hAnsi="Calibri" w:cs="Times New Roman"/>
    </w:rPr>
  </w:style>
  <w:style w:type="character" w:styleId="PageNumber">
    <w:name w:val="page number"/>
    <w:rsid w:val="00321771"/>
  </w:style>
  <w:style w:type="paragraph" w:customStyle="1" w:styleId="Body1">
    <w:name w:val="Body 1"/>
    <w:basedOn w:val="Normal"/>
    <w:link w:val="Body1Char"/>
    <w:qFormat/>
    <w:rsid w:val="00321771"/>
    <w:pPr>
      <w:autoSpaceDE w:val="0"/>
      <w:autoSpaceDN w:val="0"/>
      <w:adjustRightInd w:val="0"/>
      <w:spacing w:after="120" w:line="240" w:lineRule="auto"/>
    </w:pPr>
    <w:rPr>
      <w:rFonts w:ascii="Gill Sans MT" w:eastAsia="Times New Roman" w:hAnsi="Gill Sans MT" w:cs="Gill Sans Light"/>
    </w:rPr>
  </w:style>
  <w:style w:type="character" w:customStyle="1" w:styleId="Body1Char">
    <w:name w:val="Body 1 Char"/>
    <w:basedOn w:val="DefaultParagraphFont"/>
    <w:link w:val="Body1"/>
    <w:rsid w:val="00321771"/>
    <w:rPr>
      <w:rFonts w:ascii="Gill Sans MT" w:eastAsia="Times New Roman" w:hAnsi="Gill Sans MT" w:cs="Gill Sans Ligh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321771"/>
    <w:pPr>
      <w:spacing w:after="160" w:line="240" w:lineRule="exact"/>
    </w:pPr>
    <w:rPr>
      <w:rFonts w:asciiTheme="minorHAnsi" w:eastAsiaTheme="minorEastAsia" w:hAnsiTheme="minorHAnsi" w:cstheme="minorBidi"/>
      <w:vertAlign w:val="superscript"/>
    </w:rPr>
  </w:style>
  <w:style w:type="character" w:customStyle="1" w:styleId="ColorfulList-Accent1Char">
    <w:name w:val="Colorful List - Accent 1 Char"/>
    <w:uiPriority w:val="34"/>
    <w:rsid w:val="00321771"/>
    <w:rPr>
      <w:rFonts w:ascii="CG Times" w:eastAsia="Times New Roman" w:hAnsi="CG Times" w:cs="Times New Roman"/>
      <w:sz w:val="24"/>
      <w:szCs w:val="24"/>
    </w:rPr>
  </w:style>
  <w:style w:type="character" w:styleId="Emphasis">
    <w:name w:val="Emphasis"/>
    <w:basedOn w:val="DefaultParagraphFont"/>
    <w:uiPriority w:val="20"/>
    <w:qFormat/>
    <w:rsid w:val="00321771"/>
    <w:rPr>
      <w:i/>
      <w:iCs/>
    </w:rPr>
  </w:style>
  <w:style w:type="table" w:customStyle="1" w:styleId="GridTable4-Accent51">
    <w:name w:val="Grid Table 4 - Accent 51"/>
    <w:basedOn w:val="TableNormal"/>
    <w:uiPriority w:val="49"/>
    <w:rsid w:val="00321771"/>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Reference">
    <w:name w:val="Intense Reference"/>
    <w:basedOn w:val="DefaultParagraphFont"/>
    <w:uiPriority w:val="32"/>
    <w:qFormat/>
    <w:rsid w:val="00321771"/>
    <w:rPr>
      <w:b/>
      <w:bCs/>
      <w:smallCaps/>
      <w:color w:val="4F81BD" w:themeColor="accent1"/>
      <w:spacing w:val="5"/>
    </w:rPr>
  </w:style>
  <w:style w:type="character" w:customStyle="1" w:styleId="ListParagraphChar">
    <w:name w:val="List Paragraph Char"/>
    <w:link w:val="ListParagraph"/>
    <w:uiPriority w:val="34"/>
    <w:locked/>
    <w:rsid w:val="00321771"/>
    <w:rPr>
      <w:rFonts w:ascii="Calibri" w:eastAsia="Calibri" w:hAnsi="Calibri" w:cs="Times New Roman"/>
    </w:rPr>
  </w:style>
  <w:style w:type="paragraph" w:customStyle="1" w:styleId="ProposalTableHeading1">
    <w:name w:val="Proposal Table Heading 1"/>
    <w:basedOn w:val="Normal"/>
    <w:rsid w:val="00321771"/>
    <w:pPr>
      <w:autoSpaceDE w:val="0"/>
      <w:autoSpaceDN w:val="0"/>
      <w:adjustRightInd w:val="0"/>
      <w:spacing w:line="240" w:lineRule="auto"/>
      <w:jc w:val="center"/>
    </w:pPr>
    <w:rPr>
      <w:rFonts w:ascii="Arial Narrow" w:eastAsia="Times New Roman" w:hAnsi="Arial Narrow"/>
      <w:b/>
      <w:bCs/>
      <w:color w:val="FFFFFF"/>
      <w:sz w:val="20"/>
      <w:szCs w:val="20"/>
    </w:rPr>
  </w:style>
  <w:style w:type="paragraph" w:customStyle="1" w:styleId="ProposalTableText">
    <w:name w:val="Proposal Table Text"/>
    <w:basedOn w:val="Normal"/>
    <w:rsid w:val="00321771"/>
    <w:pPr>
      <w:autoSpaceDE w:val="0"/>
      <w:autoSpaceDN w:val="0"/>
      <w:adjustRightInd w:val="0"/>
      <w:spacing w:line="240" w:lineRule="auto"/>
    </w:pPr>
    <w:rPr>
      <w:rFonts w:ascii="Arial Narrow" w:eastAsia="Times New Roman" w:hAnsi="Arial Narrow"/>
      <w:sz w:val="20"/>
      <w:szCs w:val="20"/>
    </w:rPr>
  </w:style>
  <w:style w:type="paragraph" w:customStyle="1" w:styleId="DocumentDate">
    <w:name w:val="Document Date"/>
    <w:basedOn w:val="Normal"/>
    <w:link w:val="DocumentDateChar"/>
    <w:qFormat/>
    <w:rsid w:val="00321771"/>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321771"/>
    <w:rPr>
      <w:rFonts w:ascii="Gill Sans MT" w:eastAsia="Times New Roman" w:hAnsi="Gill Sans MT" w:cs="Times New Roman"/>
      <w:b/>
      <w:caps/>
      <w:color w:val="94A545"/>
    </w:rPr>
  </w:style>
  <w:style w:type="paragraph" w:customStyle="1" w:styleId="NormalBeforeBullet">
    <w:name w:val="Normal Before Bullet"/>
    <w:basedOn w:val="Normal"/>
    <w:qFormat/>
    <w:rsid w:val="00321771"/>
    <w:pPr>
      <w:keepNext/>
      <w:spacing w:after="60" w:line="264" w:lineRule="auto"/>
    </w:pPr>
    <w:rPr>
      <w:rFonts w:eastAsia="Times New Roman"/>
      <w:szCs w:val="24"/>
    </w:rPr>
  </w:style>
  <w:style w:type="paragraph" w:customStyle="1" w:styleId="Normal1">
    <w:name w:val="Normal1"/>
    <w:rsid w:val="00321771"/>
    <w:pPr>
      <w:pBdr>
        <w:top w:val="nil"/>
        <w:left w:val="nil"/>
        <w:bottom w:val="nil"/>
        <w:right w:val="nil"/>
        <w:between w:val="nil"/>
      </w:pBdr>
    </w:pPr>
    <w:rPr>
      <w:rFonts w:ascii="Calibri" w:eastAsia="Calibri" w:hAnsi="Calibri" w:cs="Calibri"/>
      <w:color w:val="000000"/>
    </w:rPr>
  </w:style>
  <w:style w:type="character" w:customStyle="1" w:styleId="TitleChar">
    <w:name w:val="Title Char"/>
    <w:link w:val="Title"/>
    <w:uiPriority w:val="10"/>
    <w:rsid w:val="00321771"/>
    <w:rPr>
      <w:rFonts w:ascii="Calibri Light" w:eastAsia="Times New Roman" w:hAnsi="Calibri Light" w:cs="Times New Roman"/>
      <w:color w:val="323E4F"/>
      <w:spacing w:val="5"/>
      <w:kern w:val="28"/>
      <w:sz w:val="52"/>
      <w:szCs w:val="52"/>
    </w:rPr>
  </w:style>
  <w:style w:type="character" w:customStyle="1" w:styleId="TL2">
    <w:name w:val="TL2"/>
    <w:rsid w:val="00321771"/>
  </w:style>
  <w:style w:type="paragraph" w:customStyle="1" w:styleId="DocumentNameHeadline">
    <w:name w:val="Document Name/Headline"/>
    <w:basedOn w:val="Normal"/>
    <w:link w:val="DocumentNameHeadlineChar"/>
    <w:qFormat/>
    <w:rsid w:val="00212871"/>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212871"/>
    <w:rPr>
      <w:rFonts w:ascii="Gill Sans MT" w:eastAsia="Times New Roman" w:hAnsi="Gill Sans MT" w:cs="Arial"/>
      <w:b/>
      <w:caps/>
      <w:color w:val="94A545"/>
      <w:sz w:val="28"/>
      <w:szCs w:val="36"/>
    </w:rPr>
  </w:style>
  <w:style w:type="character" w:styleId="UnresolvedMention">
    <w:name w:val="Unresolved Mention"/>
    <w:basedOn w:val="DefaultParagraphFont"/>
    <w:uiPriority w:val="99"/>
    <w:semiHidden/>
    <w:unhideWhenUsed/>
    <w:rsid w:val="00221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470289474">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218668383">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639920804">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emf"/><Relationship Id="rId39" Type="http://schemas.openxmlformats.org/officeDocument/2006/relationships/image" Target="media/image20.png"/><Relationship Id="rId21" Type="http://schemas.microsoft.com/office/2011/relationships/commentsExtended" Target="commentsExtended.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eader" Target="header2.xml"/><Relationship Id="rId23" Type="http://schemas.microsoft.com/office/2018/08/relationships/commentsExtensible" Target="commentsExtensible.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eedthefuture.gov" TargetMode="Externa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comments" Target="comments.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SharedWithUsers xmlns="a7a5a0b0-47c5-4056-9505-4cb74804ae11">
      <UserInfo>
        <DisplayName/>
        <AccountId xsi:nil="true"/>
        <AccountType/>
      </UserInfo>
    </SharedWithUsers>
    <MediaLengthInSeconds xmlns="0d58e8a2-dff7-4492-a987-8cd66a35f01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3B9D1-5A26-4706-BC2C-A8EABEBAAF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EC3D5A-7DEF-4B99-B451-E680CA1B687A}"/>
</file>

<file path=customXml/itemProps3.xml><?xml version="1.0" encoding="utf-8"?>
<ds:datastoreItem xmlns:ds="http://schemas.openxmlformats.org/officeDocument/2006/customXml" ds:itemID="{3C6965A3-A48D-4CF1-B2E0-E380A8509A0B}">
  <ds:schemaRefs>
    <ds:schemaRef ds:uri="http://schemas.microsoft.com/sharepoint/v3/contenttype/forms"/>
  </ds:schemaRefs>
</ds:datastoreItem>
</file>

<file path=customXml/itemProps4.xml><?xml version="1.0" encoding="utf-8"?>
<ds:datastoreItem xmlns:ds="http://schemas.openxmlformats.org/officeDocument/2006/customXml" ds:itemID="{88576AC0-6057-4F0A-871C-F21243C47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3931</Words>
  <Characters>22412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26291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Kiersten Johnson</dc:creator>
  <cp:keywords/>
  <dc:description/>
  <cp:lastModifiedBy>Kaur, Jasbir</cp:lastModifiedBy>
  <cp:revision>11</cp:revision>
  <cp:lastPrinted>2018-02-15T16:13:00Z</cp:lastPrinted>
  <dcterms:created xsi:type="dcterms:W3CDTF">2021-04-22T19:38:00Z</dcterms:created>
  <dcterms:modified xsi:type="dcterms:W3CDTF">2021-04-30T05:36:00Z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Order">
    <vt:r8>14800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